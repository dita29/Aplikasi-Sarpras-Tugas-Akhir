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193BE9" w14:textId="201C9824" w:rsidR="00AE69D2" w:rsidRDefault="00D847BE" w:rsidP="00AE69D2">
      <w:pPr>
        <w:pStyle w:val="NoSpacing"/>
        <w:jc w:val="center"/>
        <w:rPr>
          <w:rFonts w:ascii="Times New Roman" w:hAnsi="Times New Roman" w:cs="Times New Roman"/>
          <w:b/>
          <w:sz w:val="28"/>
          <w:szCs w:val="24"/>
        </w:rPr>
      </w:pPr>
      <w:bookmarkStart w:id="0" w:name="_Hlk160723245"/>
      <w:bookmarkStart w:id="1" w:name="_Hlk152532232"/>
      <w:bookmarkStart w:id="2" w:name="_Hlk166273346"/>
      <w:bookmarkEnd w:id="0"/>
      <w:r>
        <w:rPr>
          <w:rFonts w:ascii="Times New Roman" w:hAnsi="Times New Roman" w:cs="Times New Roman"/>
          <w:b/>
          <w:sz w:val="28"/>
          <w:szCs w:val="24"/>
        </w:rPr>
        <w:t xml:space="preserve"> </w:t>
      </w:r>
      <w:r w:rsidR="004772EB">
        <w:rPr>
          <w:rFonts w:ascii="Times New Roman" w:hAnsi="Times New Roman" w:cs="Times New Roman"/>
          <w:b/>
          <w:sz w:val="28"/>
          <w:szCs w:val="24"/>
        </w:rPr>
        <w:t xml:space="preserve"> </w:t>
      </w:r>
      <w:r w:rsidR="003B4B47">
        <w:rPr>
          <w:rFonts w:ascii="Times New Roman" w:hAnsi="Times New Roman" w:cs="Times New Roman"/>
          <w:b/>
          <w:sz w:val="28"/>
          <w:szCs w:val="24"/>
        </w:rPr>
        <w:t xml:space="preserve"> </w:t>
      </w:r>
      <w:r w:rsidR="00AE69D2">
        <w:rPr>
          <w:rFonts w:ascii="Times New Roman" w:hAnsi="Times New Roman" w:cs="Times New Roman"/>
          <w:b/>
          <w:sz w:val="28"/>
          <w:szCs w:val="24"/>
        </w:rPr>
        <w:t>SISTEM INFORMASI PENGOLAHAN DATA PEMINJAMAN SARANA DAN PRASARANA (SARPRAS) BERBASIS WEB DI STMIK PPKIA PRADNYA PARAMITA</w:t>
      </w:r>
    </w:p>
    <w:p w14:paraId="001C21E1" w14:textId="77777777" w:rsidR="00AE69D2" w:rsidRDefault="00AE69D2" w:rsidP="00AE69D2">
      <w:pPr>
        <w:pStyle w:val="NoSpacing"/>
        <w:jc w:val="center"/>
        <w:rPr>
          <w:rFonts w:ascii="Times New Roman" w:hAnsi="Times New Roman" w:cs="Times New Roman"/>
          <w:sz w:val="28"/>
          <w:szCs w:val="28"/>
          <w:lang w:val="id-ID"/>
        </w:rPr>
      </w:pPr>
      <w:r>
        <w:rPr>
          <w:rFonts w:ascii="Times New Roman" w:hAnsi="Times New Roman" w:cs="Times New Roman"/>
          <w:b/>
          <w:sz w:val="28"/>
          <w:szCs w:val="24"/>
        </w:rPr>
        <w:t xml:space="preserve"> MALANG </w:t>
      </w:r>
    </w:p>
    <w:bookmarkEnd w:id="1"/>
    <w:p w14:paraId="6DC7B1F3" w14:textId="77777777" w:rsidR="001B1F9F" w:rsidRPr="00943F76" w:rsidRDefault="001B1F9F" w:rsidP="007C5429">
      <w:pPr>
        <w:spacing w:after="0" w:line="240" w:lineRule="auto"/>
        <w:jc w:val="center"/>
        <w:outlineLvl w:val="0"/>
        <w:rPr>
          <w:rFonts w:ascii="Times New Roman" w:hAnsi="Times New Roman" w:cs="Times New Roman"/>
          <w:b/>
          <w:sz w:val="28"/>
          <w:szCs w:val="28"/>
        </w:rPr>
      </w:pPr>
    </w:p>
    <w:p w14:paraId="2102B130" w14:textId="77777777" w:rsidR="001B1F9F" w:rsidRPr="00943F76" w:rsidRDefault="001B1F9F" w:rsidP="007C5429">
      <w:pPr>
        <w:spacing w:after="0" w:line="240" w:lineRule="auto"/>
        <w:jc w:val="center"/>
        <w:outlineLvl w:val="0"/>
        <w:rPr>
          <w:rFonts w:ascii="Times New Roman" w:hAnsi="Times New Roman" w:cs="Times New Roman"/>
          <w:b/>
          <w:sz w:val="28"/>
          <w:szCs w:val="28"/>
        </w:rPr>
      </w:pPr>
    </w:p>
    <w:p w14:paraId="7F54464A" w14:textId="77777777" w:rsidR="001B1F9F" w:rsidRPr="00943F76" w:rsidRDefault="001B1F9F" w:rsidP="007C5429">
      <w:pPr>
        <w:spacing w:after="0" w:line="240" w:lineRule="auto"/>
        <w:jc w:val="center"/>
        <w:outlineLvl w:val="0"/>
        <w:rPr>
          <w:rFonts w:ascii="Times New Roman" w:hAnsi="Times New Roman" w:cs="Times New Roman"/>
          <w:b/>
          <w:sz w:val="28"/>
          <w:szCs w:val="28"/>
        </w:rPr>
      </w:pPr>
    </w:p>
    <w:p w14:paraId="5F198C80" w14:textId="14B34C6D" w:rsidR="001B1F9F" w:rsidRPr="00943F76" w:rsidRDefault="001B1F9F" w:rsidP="007C5429">
      <w:pPr>
        <w:spacing w:after="0" w:line="240" w:lineRule="auto"/>
        <w:jc w:val="center"/>
        <w:outlineLvl w:val="0"/>
        <w:rPr>
          <w:rFonts w:ascii="Times New Roman" w:hAnsi="Times New Roman" w:cs="Times New Roman"/>
          <w:b/>
          <w:sz w:val="28"/>
          <w:szCs w:val="24"/>
          <w:lang w:val="en-US"/>
        </w:rPr>
      </w:pPr>
      <w:bookmarkStart w:id="3" w:name="_Toc167658764"/>
      <w:r w:rsidRPr="00943F76">
        <w:rPr>
          <w:rFonts w:ascii="Times New Roman" w:hAnsi="Times New Roman" w:cs="Times New Roman"/>
          <w:b/>
          <w:sz w:val="28"/>
          <w:szCs w:val="24"/>
        </w:rPr>
        <w:t>TUGAS AKHIR</w:t>
      </w:r>
      <w:bookmarkEnd w:id="3"/>
    </w:p>
    <w:p w14:paraId="72300202" w14:textId="77777777" w:rsidR="001B1F9F" w:rsidRPr="00943F76" w:rsidRDefault="001B1F9F" w:rsidP="007C5429">
      <w:pPr>
        <w:pStyle w:val="NoSpacing"/>
        <w:jc w:val="center"/>
        <w:rPr>
          <w:rFonts w:ascii="Times New Roman" w:hAnsi="Times New Roman" w:cs="Times New Roman"/>
          <w:sz w:val="28"/>
          <w:szCs w:val="28"/>
          <w:lang w:val="id-ID"/>
        </w:rPr>
      </w:pPr>
    </w:p>
    <w:p w14:paraId="36C9FC11" w14:textId="77777777" w:rsidR="001B1F9F" w:rsidRPr="00943F76" w:rsidRDefault="001B1F9F" w:rsidP="007C5429">
      <w:pPr>
        <w:pStyle w:val="NoSpacing"/>
        <w:jc w:val="center"/>
        <w:rPr>
          <w:rFonts w:ascii="Times New Roman" w:hAnsi="Times New Roman" w:cs="Times New Roman"/>
          <w:sz w:val="28"/>
          <w:szCs w:val="28"/>
          <w:lang w:val="id-ID"/>
        </w:rPr>
      </w:pPr>
    </w:p>
    <w:p w14:paraId="7DD7DD08" w14:textId="18F74FBF" w:rsidR="001B1F9F" w:rsidRPr="00943F76" w:rsidRDefault="00623C1D" w:rsidP="007C5429">
      <w:pPr>
        <w:pStyle w:val="NoSpacing"/>
        <w:jc w:val="center"/>
        <w:rPr>
          <w:rFonts w:ascii="Times New Roman" w:hAnsi="Times New Roman" w:cs="Times New Roman"/>
          <w:sz w:val="28"/>
          <w:szCs w:val="28"/>
          <w:lang w:val="id-ID"/>
        </w:rPr>
      </w:pPr>
      <w:r>
        <w:rPr>
          <w:rFonts w:ascii="Times New Roman" w:hAnsi="Times New Roman" w:cs="Times New Roman"/>
          <w:sz w:val="28"/>
          <w:szCs w:val="28"/>
          <w:lang w:val="id-ID"/>
        </w:rPr>
        <w:t xml:space="preserve"> </w:t>
      </w:r>
    </w:p>
    <w:p w14:paraId="5D477956" w14:textId="77777777" w:rsidR="001B1F9F" w:rsidRPr="00943F76" w:rsidRDefault="001B1F9F" w:rsidP="007C5429">
      <w:pPr>
        <w:pStyle w:val="NoSpacing"/>
        <w:jc w:val="center"/>
        <w:rPr>
          <w:rFonts w:ascii="Times New Roman" w:hAnsi="Times New Roman" w:cs="Times New Roman"/>
          <w:b/>
          <w:sz w:val="24"/>
          <w:szCs w:val="24"/>
          <w:lang w:val="id-ID"/>
        </w:rPr>
      </w:pPr>
      <w:r w:rsidRPr="00943F76">
        <w:rPr>
          <w:rFonts w:ascii="Times New Roman" w:hAnsi="Times New Roman" w:cs="Times New Roman"/>
          <w:b/>
          <w:sz w:val="24"/>
          <w:szCs w:val="24"/>
          <w:lang w:val="id-ID"/>
        </w:rPr>
        <w:t>Untuk Memenuhi Persyaratan</w:t>
      </w:r>
    </w:p>
    <w:p w14:paraId="1A06B4C8" w14:textId="093B43C2" w:rsidR="001B1F9F" w:rsidRPr="00943F76" w:rsidRDefault="001B1F9F" w:rsidP="007C5429">
      <w:pPr>
        <w:pStyle w:val="NoSpacing"/>
        <w:jc w:val="center"/>
        <w:rPr>
          <w:rFonts w:ascii="Times New Roman" w:hAnsi="Times New Roman" w:cs="Times New Roman"/>
          <w:b/>
          <w:sz w:val="24"/>
          <w:szCs w:val="24"/>
          <w:lang w:val="id-ID"/>
        </w:rPr>
      </w:pPr>
      <w:r w:rsidRPr="00943F76">
        <w:rPr>
          <w:rFonts w:ascii="Times New Roman" w:hAnsi="Times New Roman" w:cs="Times New Roman"/>
          <w:b/>
          <w:sz w:val="24"/>
          <w:szCs w:val="24"/>
          <w:lang w:val="id-ID"/>
        </w:rPr>
        <w:t>Memperoleh Gelar</w:t>
      </w:r>
      <w:r w:rsidR="00BC25BC">
        <w:rPr>
          <w:rFonts w:ascii="Times New Roman" w:hAnsi="Times New Roman" w:cs="Times New Roman"/>
          <w:b/>
          <w:sz w:val="24"/>
          <w:szCs w:val="24"/>
          <w:lang w:val="id-ID"/>
        </w:rPr>
        <w:t xml:space="preserve"> </w:t>
      </w:r>
      <w:r w:rsidRPr="00943F76">
        <w:rPr>
          <w:rFonts w:ascii="Times New Roman" w:hAnsi="Times New Roman" w:cs="Times New Roman"/>
          <w:b/>
          <w:sz w:val="24"/>
          <w:szCs w:val="24"/>
          <w:lang w:val="id-ID"/>
        </w:rPr>
        <w:t>Diploma</w:t>
      </w:r>
    </w:p>
    <w:p w14:paraId="0E521CA6" w14:textId="77777777" w:rsidR="001B1F9F" w:rsidRPr="00943F76" w:rsidRDefault="001B1F9F" w:rsidP="007C5429">
      <w:pPr>
        <w:pStyle w:val="NoSpacing"/>
        <w:jc w:val="center"/>
        <w:rPr>
          <w:rFonts w:ascii="Times New Roman" w:hAnsi="Times New Roman" w:cs="Times New Roman"/>
          <w:sz w:val="24"/>
          <w:szCs w:val="24"/>
          <w:lang w:val="id-ID"/>
        </w:rPr>
      </w:pPr>
    </w:p>
    <w:p w14:paraId="7F21C46C" w14:textId="77777777" w:rsidR="001B1F9F" w:rsidRPr="00943F76" w:rsidRDefault="001B1F9F" w:rsidP="007C5429">
      <w:pPr>
        <w:pStyle w:val="NoSpacing"/>
        <w:jc w:val="center"/>
        <w:rPr>
          <w:rFonts w:ascii="Times New Roman" w:hAnsi="Times New Roman" w:cs="Times New Roman"/>
          <w:sz w:val="24"/>
          <w:szCs w:val="24"/>
          <w:lang w:val="id-ID"/>
        </w:rPr>
      </w:pPr>
    </w:p>
    <w:p w14:paraId="4D79654F" w14:textId="77777777" w:rsidR="001B1F9F" w:rsidRPr="00943F76" w:rsidRDefault="001B1F9F" w:rsidP="007C5429">
      <w:pPr>
        <w:pStyle w:val="NoSpacing"/>
        <w:jc w:val="center"/>
        <w:rPr>
          <w:rFonts w:ascii="Times New Roman" w:hAnsi="Times New Roman" w:cs="Times New Roman"/>
          <w:sz w:val="24"/>
          <w:szCs w:val="24"/>
          <w:lang w:val="id-ID"/>
        </w:rPr>
      </w:pPr>
    </w:p>
    <w:p w14:paraId="45306E20" w14:textId="77777777" w:rsidR="001B1F9F" w:rsidRPr="00943F76" w:rsidRDefault="001B1F9F" w:rsidP="007C5429">
      <w:pPr>
        <w:spacing w:after="0" w:line="240" w:lineRule="auto"/>
        <w:jc w:val="center"/>
        <w:rPr>
          <w:rFonts w:ascii="Times New Roman" w:hAnsi="Times New Roman" w:cs="Times New Roman"/>
          <w:b/>
          <w:sz w:val="24"/>
          <w:szCs w:val="24"/>
        </w:rPr>
      </w:pPr>
      <w:r w:rsidRPr="00943F76">
        <w:rPr>
          <w:rFonts w:ascii="Times New Roman" w:hAnsi="Times New Roman" w:cs="Times New Roman"/>
          <w:b/>
          <w:sz w:val="24"/>
          <w:szCs w:val="24"/>
        </w:rPr>
        <w:t>Oleh:</w:t>
      </w:r>
    </w:p>
    <w:p w14:paraId="6DFDA713" w14:textId="77777777" w:rsidR="001B1F9F" w:rsidRPr="00943F76" w:rsidRDefault="001B1F9F" w:rsidP="007C5429">
      <w:pPr>
        <w:pStyle w:val="NoSpacing"/>
        <w:jc w:val="center"/>
        <w:rPr>
          <w:rFonts w:ascii="Times New Roman" w:hAnsi="Times New Roman" w:cs="Times New Roman"/>
          <w:sz w:val="24"/>
          <w:szCs w:val="24"/>
          <w:lang w:val="id-ID"/>
        </w:rPr>
      </w:pPr>
    </w:p>
    <w:p w14:paraId="1E9EDD1A" w14:textId="77777777" w:rsidR="00AE69D2" w:rsidRDefault="00AE69D2" w:rsidP="00AE69D2">
      <w:pPr>
        <w:pStyle w:val="NoSpacing"/>
        <w:jc w:val="center"/>
        <w:rPr>
          <w:rFonts w:ascii="Times New Roman" w:hAnsi="Times New Roman" w:cs="Times New Roman"/>
          <w:b/>
          <w:sz w:val="28"/>
          <w:szCs w:val="28"/>
        </w:rPr>
      </w:pPr>
      <w:bookmarkStart w:id="4" w:name="_Hlk152532281"/>
      <w:r>
        <w:rPr>
          <w:rFonts w:ascii="Times New Roman" w:hAnsi="Times New Roman" w:cs="Times New Roman"/>
          <w:b/>
          <w:sz w:val="28"/>
          <w:szCs w:val="28"/>
        </w:rPr>
        <w:t>Dita Ratna Sari</w:t>
      </w:r>
    </w:p>
    <w:p w14:paraId="4F94F999" w14:textId="77777777" w:rsidR="00AE69D2" w:rsidRDefault="00AE69D2" w:rsidP="00AE69D2">
      <w:pPr>
        <w:pStyle w:val="NoSpacing"/>
        <w:jc w:val="center"/>
        <w:rPr>
          <w:rFonts w:ascii="Times New Roman" w:hAnsi="Times New Roman" w:cs="Times New Roman"/>
          <w:b/>
          <w:sz w:val="28"/>
          <w:szCs w:val="28"/>
        </w:rPr>
      </w:pPr>
      <w:r>
        <w:rPr>
          <w:rFonts w:ascii="Times New Roman" w:hAnsi="Times New Roman" w:cs="Times New Roman"/>
          <w:b/>
          <w:sz w:val="28"/>
          <w:szCs w:val="28"/>
          <w:lang w:val="id-ID"/>
        </w:rPr>
        <w:t>NIM 2</w:t>
      </w:r>
      <w:r>
        <w:rPr>
          <w:rFonts w:ascii="Times New Roman" w:hAnsi="Times New Roman" w:cs="Times New Roman"/>
          <w:b/>
          <w:sz w:val="28"/>
          <w:szCs w:val="28"/>
        </w:rPr>
        <w:t>1.31.0009</w:t>
      </w:r>
    </w:p>
    <w:bookmarkEnd w:id="4"/>
    <w:p w14:paraId="53E2AC39" w14:textId="77777777" w:rsidR="001B1F9F" w:rsidRPr="00943F76" w:rsidRDefault="001B1F9F" w:rsidP="007C5429">
      <w:pPr>
        <w:pStyle w:val="NoSpacing"/>
        <w:tabs>
          <w:tab w:val="left" w:pos="5204"/>
        </w:tabs>
        <w:jc w:val="center"/>
        <w:rPr>
          <w:rFonts w:ascii="Times New Roman" w:hAnsi="Times New Roman" w:cs="Times New Roman"/>
          <w:sz w:val="26"/>
          <w:szCs w:val="28"/>
          <w:lang w:val="id-ID"/>
        </w:rPr>
      </w:pPr>
    </w:p>
    <w:p w14:paraId="39F5EBF0" w14:textId="77777777" w:rsidR="001B1F9F" w:rsidRPr="00943F76" w:rsidRDefault="001B1F9F" w:rsidP="007C5429">
      <w:pPr>
        <w:pStyle w:val="NoSpacing"/>
        <w:tabs>
          <w:tab w:val="left" w:pos="5204"/>
        </w:tabs>
        <w:jc w:val="center"/>
        <w:rPr>
          <w:rFonts w:ascii="Times New Roman" w:hAnsi="Times New Roman" w:cs="Times New Roman"/>
          <w:sz w:val="26"/>
          <w:szCs w:val="28"/>
          <w:lang w:val="id-ID"/>
        </w:rPr>
      </w:pPr>
    </w:p>
    <w:p w14:paraId="2A692FE1" w14:textId="77777777" w:rsidR="001B1F9F" w:rsidRPr="00943F76" w:rsidRDefault="001B1F9F" w:rsidP="007C5429">
      <w:pPr>
        <w:pStyle w:val="NoSpacing"/>
        <w:tabs>
          <w:tab w:val="left" w:pos="5204"/>
        </w:tabs>
        <w:jc w:val="center"/>
        <w:rPr>
          <w:rFonts w:ascii="Times New Roman" w:hAnsi="Times New Roman" w:cs="Times New Roman"/>
          <w:sz w:val="26"/>
          <w:szCs w:val="28"/>
          <w:lang w:val="id-ID"/>
        </w:rPr>
      </w:pPr>
    </w:p>
    <w:p w14:paraId="205E8E7A" w14:textId="77777777" w:rsidR="001B1F9F" w:rsidRPr="00943F76" w:rsidRDefault="001B1F9F" w:rsidP="007C5429">
      <w:pPr>
        <w:pStyle w:val="NoSpacing"/>
        <w:tabs>
          <w:tab w:val="left" w:pos="5204"/>
        </w:tabs>
        <w:jc w:val="center"/>
        <w:rPr>
          <w:rFonts w:ascii="Times New Roman" w:hAnsi="Times New Roman" w:cs="Times New Roman"/>
          <w:sz w:val="26"/>
          <w:szCs w:val="28"/>
          <w:lang w:val="id-ID"/>
        </w:rPr>
      </w:pPr>
    </w:p>
    <w:p w14:paraId="668C9996" w14:textId="77777777" w:rsidR="001B1F9F" w:rsidRPr="00943F76" w:rsidRDefault="001B1F9F" w:rsidP="007C5429">
      <w:pPr>
        <w:pStyle w:val="NoSpacing"/>
        <w:jc w:val="center"/>
        <w:rPr>
          <w:rFonts w:ascii="Times New Roman" w:hAnsi="Times New Roman" w:cs="Times New Roman"/>
          <w:b/>
          <w:sz w:val="24"/>
          <w:szCs w:val="24"/>
          <w:lang w:val="id-ID"/>
        </w:rPr>
      </w:pPr>
      <w:r w:rsidRPr="00943F76">
        <w:rPr>
          <w:rFonts w:ascii="Times New Roman" w:hAnsi="Times New Roman" w:cs="Times New Roman"/>
          <w:noProof/>
          <w:sz w:val="24"/>
          <w:szCs w:val="24"/>
        </w:rPr>
        <w:drawing>
          <wp:inline distT="0" distB="0" distL="0" distR="0" wp14:anchorId="4D4A9391" wp14:editId="410C119E">
            <wp:extent cx="1080000" cy="1438275"/>
            <wp:effectExtent l="19050" t="0" r="5850" b="0"/>
            <wp:docPr id="2" name="Picture 5" descr="logo baru.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5" descr="logo baru.jpg"/>
                    <pic:cNvPicPr preferRelativeResize="0">
                      <a:picLocks noChangeAspect="1"/>
                    </pic:cNvPicPr>
                  </pic:nvPicPr>
                  <pic:blipFill>
                    <a:blip r:embed="rId8" cstate="print"/>
                    <a:stretch>
                      <a:fillRect/>
                    </a:stretch>
                  </pic:blipFill>
                  <pic:spPr>
                    <a:xfrm>
                      <a:off x="0" y="0"/>
                      <a:ext cx="1080000" cy="1438275"/>
                    </a:xfrm>
                    <a:prstGeom prst="rect">
                      <a:avLst/>
                    </a:prstGeom>
                  </pic:spPr>
                </pic:pic>
              </a:graphicData>
            </a:graphic>
          </wp:inline>
        </w:drawing>
      </w:r>
    </w:p>
    <w:p w14:paraId="3AED0355" w14:textId="77777777" w:rsidR="001B1F9F" w:rsidRPr="00943F76" w:rsidRDefault="001B1F9F" w:rsidP="007C5429">
      <w:pPr>
        <w:pStyle w:val="NoSpacing"/>
        <w:jc w:val="center"/>
        <w:rPr>
          <w:rFonts w:ascii="Times New Roman" w:hAnsi="Times New Roman" w:cs="Times New Roman"/>
          <w:b/>
          <w:sz w:val="26"/>
          <w:szCs w:val="28"/>
          <w:lang w:val="id-ID"/>
        </w:rPr>
      </w:pPr>
    </w:p>
    <w:p w14:paraId="31A5A6AD" w14:textId="77777777" w:rsidR="001B1F9F" w:rsidRPr="00943F76" w:rsidRDefault="001B1F9F" w:rsidP="007C5429">
      <w:pPr>
        <w:spacing w:after="0" w:line="240" w:lineRule="auto"/>
        <w:jc w:val="center"/>
        <w:rPr>
          <w:rFonts w:ascii="Times New Roman" w:hAnsi="Times New Roman" w:cs="Times New Roman"/>
          <w:b/>
          <w:bCs/>
          <w:sz w:val="26"/>
          <w:szCs w:val="28"/>
        </w:rPr>
      </w:pPr>
    </w:p>
    <w:p w14:paraId="52860239" w14:textId="77777777" w:rsidR="00AE69D2" w:rsidRDefault="00AE69D2" w:rsidP="00AE69D2">
      <w:pPr>
        <w:spacing w:after="0" w:line="240" w:lineRule="auto"/>
        <w:rPr>
          <w:rFonts w:ascii="Times New Roman" w:hAnsi="Times New Roman" w:cs="Times New Roman"/>
          <w:b/>
          <w:bCs/>
          <w:sz w:val="26"/>
          <w:szCs w:val="28"/>
          <w:lang w:val="en-US"/>
        </w:rPr>
      </w:pPr>
    </w:p>
    <w:p w14:paraId="7A1018C6" w14:textId="77777777" w:rsidR="00AE69D2" w:rsidRDefault="00AE69D2" w:rsidP="00AE69D2">
      <w:pPr>
        <w:spacing w:after="0" w:line="240" w:lineRule="auto"/>
        <w:jc w:val="center"/>
        <w:rPr>
          <w:rFonts w:ascii="Times New Roman" w:hAnsi="Times New Roman" w:cs="Times New Roman"/>
          <w:b/>
          <w:bCs/>
          <w:sz w:val="24"/>
          <w:szCs w:val="24"/>
          <w:lang w:val="en-US"/>
        </w:rPr>
      </w:pPr>
      <w:bookmarkStart w:id="5" w:name="_Hlk152532330"/>
      <w:r>
        <w:rPr>
          <w:rFonts w:ascii="Times New Roman" w:hAnsi="Times New Roman" w:cs="Times New Roman"/>
          <w:b/>
          <w:bCs/>
          <w:sz w:val="24"/>
          <w:szCs w:val="24"/>
        </w:rPr>
        <w:t>PROGRAM STUDI D</w:t>
      </w:r>
      <w:r>
        <w:rPr>
          <w:rFonts w:ascii="Times New Roman" w:hAnsi="Times New Roman" w:cs="Times New Roman"/>
          <w:b/>
          <w:bCs/>
          <w:sz w:val="24"/>
          <w:szCs w:val="24"/>
          <w:lang w:val="en-US"/>
        </w:rPr>
        <w:t>-</w:t>
      </w:r>
      <w:r>
        <w:rPr>
          <w:rFonts w:ascii="Times New Roman" w:hAnsi="Times New Roman" w:cs="Times New Roman"/>
          <w:b/>
          <w:bCs/>
          <w:sz w:val="24"/>
          <w:szCs w:val="24"/>
        </w:rPr>
        <w:t xml:space="preserve">3 </w:t>
      </w:r>
      <w:r>
        <w:rPr>
          <w:rFonts w:ascii="Times New Roman" w:hAnsi="Times New Roman" w:cs="Times New Roman"/>
          <w:b/>
          <w:bCs/>
          <w:sz w:val="24"/>
          <w:szCs w:val="24"/>
          <w:lang w:val="en-US"/>
        </w:rPr>
        <w:t>SISTEM INFORMASI</w:t>
      </w:r>
    </w:p>
    <w:bookmarkEnd w:id="5"/>
    <w:p w14:paraId="56C3ED22" w14:textId="6D43AC28" w:rsidR="001B1F9F" w:rsidRPr="00943F76" w:rsidRDefault="001B1F9F" w:rsidP="007C5429">
      <w:pPr>
        <w:spacing w:after="0" w:line="240" w:lineRule="auto"/>
        <w:jc w:val="center"/>
        <w:rPr>
          <w:rFonts w:ascii="Times New Roman" w:hAnsi="Times New Roman" w:cs="Times New Roman"/>
          <w:b/>
          <w:bCs/>
          <w:sz w:val="24"/>
          <w:szCs w:val="24"/>
        </w:rPr>
      </w:pPr>
    </w:p>
    <w:p w14:paraId="356D153B" w14:textId="77777777" w:rsidR="001B1F9F" w:rsidRPr="00943F76" w:rsidRDefault="001B1F9F" w:rsidP="007C5429">
      <w:pPr>
        <w:spacing w:after="0" w:line="240" w:lineRule="auto"/>
        <w:jc w:val="center"/>
        <w:outlineLvl w:val="0"/>
        <w:rPr>
          <w:rFonts w:ascii="Times New Roman" w:hAnsi="Times New Roman" w:cs="Times New Roman"/>
          <w:b/>
          <w:bCs/>
          <w:sz w:val="28"/>
          <w:szCs w:val="28"/>
        </w:rPr>
      </w:pPr>
    </w:p>
    <w:p w14:paraId="34D45725" w14:textId="77777777" w:rsidR="001B1F9F" w:rsidRPr="00943F76" w:rsidRDefault="001B1F9F" w:rsidP="007C5429">
      <w:pPr>
        <w:spacing w:after="0" w:line="240" w:lineRule="auto"/>
        <w:jc w:val="center"/>
        <w:outlineLvl w:val="0"/>
        <w:rPr>
          <w:rFonts w:ascii="Times New Roman" w:hAnsi="Times New Roman" w:cs="Times New Roman"/>
          <w:b/>
          <w:bCs/>
          <w:sz w:val="28"/>
          <w:szCs w:val="28"/>
        </w:rPr>
      </w:pPr>
    </w:p>
    <w:p w14:paraId="511FF0B2" w14:textId="77777777" w:rsidR="001B1F9F" w:rsidRPr="00943F76" w:rsidRDefault="001B1F9F" w:rsidP="007C5429">
      <w:pPr>
        <w:spacing w:after="0" w:line="240" w:lineRule="auto"/>
        <w:jc w:val="center"/>
        <w:outlineLvl w:val="0"/>
        <w:rPr>
          <w:rFonts w:ascii="Times New Roman" w:hAnsi="Times New Roman" w:cs="Times New Roman"/>
          <w:b/>
          <w:bCs/>
          <w:sz w:val="28"/>
          <w:szCs w:val="28"/>
        </w:rPr>
      </w:pPr>
    </w:p>
    <w:p w14:paraId="09103F9E" w14:textId="77777777" w:rsidR="00AE69D2" w:rsidRDefault="00AE69D2" w:rsidP="00AE69D2">
      <w:pPr>
        <w:pStyle w:val="NoSpacing"/>
        <w:ind w:right="-142"/>
        <w:jc w:val="both"/>
        <w:rPr>
          <w:rFonts w:ascii="Times New Roman" w:hAnsi="Times New Roman" w:cs="Times New Roman"/>
          <w:b/>
          <w:spacing w:val="-10"/>
          <w:sz w:val="24"/>
          <w:szCs w:val="24"/>
        </w:rPr>
      </w:pPr>
      <w:r>
        <w:rPr>
          <w:rFonts w:ascii="Times New Roman" w:hAnsi="Times New Roman" w:cs="Times New Roman"/>
          <w:b/>
          <w:spacing w:val="-10"/>
          <w:sz w:val="24"/>
          <w:szCs w:val="24"/>
          <w:lang w:val="id-ID"/>
        </w:rPr>
        <w:t xml:space="preserve">KEMENTERIAN </w:t>
      </w:r>
      <w:r>
        <w:rPr>
          <w:rFonts w:ascii="Times New Roman" w:hAnsi="Times New Roman" w:cs="Times New Roman"/>
          <w:b/>
          <w:spacing w:val="-10"/>
          <w:sz w:val="24"/>
          <w:szCs w:val="24"/>
        </w:rPr>
        <w:t>PENDIDIKAN, KEBUDAYAAN, RISET, DAN TEKNOLOGI</w:t>
      </w:r>
    </w:p>
    <w:p w14:paraId="4F6548AB" w14:textId="77777777" w:rsidR="00AE69D2" w:rsidRDefault="00AE69D2" w:rsidP="00AE69D2">
      <w:pPr>
        <w:pStyle w:val="NoSpacing"/>
        <w:jc w:val="center"/>
        <w:rPr>
          <w:rFonts w:ascii="Times New Roman" w:hAnsi="Times New Roman" w:cs="Times New Roman"/>
          <w:b/>
          <w:sz w:val="24"/>
          <w:szCs w:val="24"/>
          <w:lang w:val="id-ID"/>
        </w:rPr>
      </w:pPr>
      <w:r>
        <w:rPr>
          <w:rFonts w:ascii="Times New Roman" w:hAnsi="Times New Roman" w:cs="Times New Roman"/>
          <w:b/>
          <w:sz w:val="24"/>
          <w:szCs w:val="24"/>
          <w:lang w:val="id-ID"/>
        </w:rPr>
        <w:t>SEKOLAH TINGGI MANAJEMEN INFORMATIKA DAN KOMPUTER</w:t>
      </w:r>
    </w:p>
    <w:p w14:paraId="7BA1B1C4" w14:textId="77777777" w:rsidR="00AE69D2" w:rsidRDefault="00AE69D2" w:rsidP="00AE69D2">
      <w:pPr>
        <w:pStyle w:val="NoSpacing"/>
        <w:jc w:val="center"/>
        <w:rPr>
          <w:rFonts w:ascii="Times New Roman" w:hAnsi="Times New Roman" w:cs="Times New Roman"/>
          <w:b/>
          <w:sz w:val="24"/>
          <w:szCs w:val="24"/>
          <w:lang w:val="id-ID"/>
        </w:rPr>
      </w:pPr>
      <w:r>
        <w:rPr>
          <w:rFonts w:ascii="Times New Roman" w:hAnsi="Times New Roman" w:cs="Times New Roman"/>
          <w:b/>
          <w:sz w:val="24"/>
          <w:szCs w:val="24"/>
          <w:lang w:val="id-ID"/>
        </w:rPr>
        <w:t>PPKIA PRADNYA PARAMITA</w:t>
      </w:r>
    </w:p>
    <w:p w14:paraId="2BEB359A" w14:textId="77777777" w:rsidR="000B72FD" w:rsidRDefault="00AE69D2" w:rsidP="000B72FD">
      <w:pPr>
        <w:pStyle w:val="NoSpacing"/>
        <w:jc w:val="center"/>
        <w:rPr>
          <w:rFonts w:ascii="Times New Roman" w:hAnsi="Times New Roman" w:cs="Times New Roman"/>
          <w:b/>
          <w:sz w:val="24"/>
          <w:szCs w:val="24"/>
          <w:lang w:val="id-ID"/>
        </w:rPr>
      </w:pPr>
      <w:r>
        <w:rPr>
          <w:rFonts w:ascii="Times New Roman" w:hAnsi="Times New Roman" w:cs="Times New Roman"/>
          <w:b/>
          <w:sz w:val="24"/>
          <w:szCs w:val="24"/>
          <w:lang w:val="id-ID"/>
        </w:rPr>
        <w:t>MALANG</w:t>
      </w:r>
    </w:p>
    <w:bookmarkEnd w:id="2"/>
    <w:p w14:paraId="7ED318FC" w14:textId="19541CB3" w:rsidR="000B72FD" w:rsidRDefault="00AE69D2" w:rsidP="000B72FD">
      <w:pPr>
        <w:pStyle w:val="NoSpacing"/>
        <w:jc w:val="center"/>
        <w:rPr>
          <w:rFonts w:ascii="Times New Roman" w:hAnsi="Times New Roman" w:cs="Times New Roman"/>
          <w:b/>
          <w:sz w:val="24"/>
          <w:szCs w:val="24"/>
        </w:rPr>
        <w:sectPr w:rsidR="000B72FD" w:rsidSect="001E1C7E">
          <w:headerReference w:type="default" r:id="rId9"/>
          <w:footerReference w:type="default" r:id="rId10"/>
          <w:footerReference w:type="first" r:id="rId11"/>
          <w:pgSz w:w="11907" w:h="16839" w:code="9"/>
          <w:pgMar w:top="1701" w:right="1701" w:bottom="1701" w:left="2268" w:header="720" w:footer="1134" w:gutter="0"/>
          <w:pgNumType w:fmt="lowerRoman"/>
          <w:cols w:space="720"/>
          <w:titlePg/>
          <w:docGrid w:linePitch="360"/>
        </w:sectPr>
      </w:pPr>
      <w:r>
        <w:rPr>
          <w:rFonts w:ascii="Times New Roman" w:hAnsi="Times New Roman" w:cs="Times New Roman"/>
          <w:b/>
          <w:sz w:val="24"/>
          <w:szCs w:val="24"/>
        </w:rPr>
        <w:t>2024</w:t>
      </w:r>
    </w:p>
    <w:p w14:paraId="44E29C07" w14:textId="6BAB766D" w:rsidR="00AE69D2" w:rsidRPr="000B72FD" w:rsidRDefault="00AE69D2" w:rsidP="00972D82">
      <w:pPr>
        <w:pStyle w:val="NoSpacing"/>
        <w:rPr>
          <w:rFonts w:ascii="Times New Roman" w:hAnsi="Times New Roman" w:cs="Times New Roman"/>
          <w:b/>
          <w:sz w:val="24"/>
          <w:szCs w:val="24"/>
          <w:lang w:val="id-ID"/>
        </w:rPr>
      </w:pPr>
    </w:p>
    <w:p w14:paraId="1CB96F27" w14:textId="77777777" w:rsidR="001B1F9F" w:rsidRPr="003430C2" w:rsidRDefault="001B1F9F" w:rsidP="00A2046A">
      <w:pPr>
        <w:pStyle w:val="Heading1"/>
        <w:numPr>
          <w:ilvl w:val="0"/>
          <w:numId w:val="0"/>
        </w:numPr>
        <w:jc w:val="center"/>
        <w:rPr>
          <w:sz w:val="24"/>
          <w:szCs w:val="24"/>
        </w:rPr>
      </w:pPr>
      <w:bookmarkStart w:id="6" w:name="_Toc167658765"/>
      <w:r w:rsidRPr="003430C2">
        <w:rPr>
          <w:sz w:val="24"/>
          <w:szCs w:val="24"/>
        </w:rPr>
        <w:t>LEMBAR</w:t>
      </w:r>
      <w:r w:rsidR="00943F76" w:rsidRPr="003430C2">
        <w:rPr>
          <w:sz w:val="24"/>
          <w:szCs w:val="24"/>
        </w:rPr>
        <w:t xml:space="preserve"> </w:t>
      </w:r>
      <w:r w:rsidRPr="003430C2">
        <w:rPr>
          <w:sz w:val="24"/>
          <w:szCs w:val="24"/>
        </w:rPr>
        <w:t>PERSETUJUAN</w:t>
      </w:r>
      <w:bookmarkEnd w:id="6"/>
    </w:p>
    <w:p w14:paraId="10E9EB4F" w14:textId="77777777" w:rsidR="001B1F9F" w:rsidRPr="00943F76" w:rsidRDefault="001B1F9F" w:rsidP="007C5429">
      <w:pPr>
        <w:pStyle w:val="NoSpacing"/>
        <w:jc w:val="center"/>
        <w:rPr>
          <w:rFonts w:ascii="Times New Roman" w:hAnsi="Times New Roman" w:cs="Times New Roman"/>
          <w:b/>
          <w:sz w:val="24"/>
          <w:szCs w:val="24"/>
          <w:lang w:val="id-ID"/>
        </w:rPr>
      </w:pPr>
    </w:p>
    <w:p w14:paraId="78F4FBC1" w14:textId="77777777" w:rsidR="001B1F9F" w:rsidRPr="00943F76" w:rsidRDefault="001B1F9F" w:rsidP="007C5429">
      <w:pPr>
        <w:pStyle w:val="NoSpacing"/>
        <w:jc w:val="center"/>
        <w:rPr>
          <w:rFonts w:ascii="Times New Roman" w:hAnsi="Times New Roman" w:cs="Times New Roman"/>
          <w:sz w:val="24"/>
          <w:szCs w:val="24"/>
          <w:lang w:val="id-ID"/>
        </w:rPr>
      </w:pPr>
    </w:p>
    <w:p w14:paraId="34F80D17" w14:textId="77777777" w:rsidR="00AE69D2" w:rsidRDefault="00AE69D2" w:rsidP="00AE69D2">
      <w:pPr>
        <w:pStyle w:val="NoSpacing"/>
        <w:jc w:val="center"/>
        <w:rPr>
          <w:rFonts w:ascii="Times New Roman" w:hAnsi="Times New Roman" w:cs="Times New Roman"/>
          <w:b/>
          <w:sz w:val="28"/>
          <w:szCs w:val="24"/>
        </w:rPr>
      </w:pPr>
      <w:bookmarkStart w:id="7" w:name="_Hlk154401526"/>
      <w:r>
        <w:rPr>
          <w:rFonts w:ascii="Times New Roman" w:hAnsi="Times New Roman" w:cs="Times New Roman"/>
          <w:b/>
          <w:sz w:val="28"/>
          <w:szCs w:val="24"/>
        </w:rPr>
        <w:t>SISTEM INFORMASI PENGOLAHAN DATA PEMINJAMAN SARANA DAN PRASARANA (SARPRAS) BERBASIS WEB DI STMIK PPKIA PRADNYA PARAMITA</w:t>
      </w:r>
    </w:p>
    <w:p w14:paraId="2B1AEDBE" w14:textId="77777777" w:rsidR="00AE69D2" w:rsidRDefault="00AE69D2" w:rsidP="00AE69D2">
      <w:pPr>
        <w:pStyle w:val="NoSpacing"/>
        <w:jc w:val="center"/>
        <w:rPr>
          <w:rFonts w:ascii="Times New Roman" w:hAnsi="Times New Roman" w:cs="Times New Roman"/>
          <w:sz w:val="28"/>
          <w:szCs w:val="28"/>
          <w:lang w:val="id-ID"/>
        </w:rPr>
      </w:pPr>
      <w:r>
        <w:rPr>
          <w:rFonts w:ascii="Times New Roman" w:hAnsi="Times New Roman" w:cs="Times New Roman"/>
          <w:b/>
          <w:sz w:val="28"/>
          <w:szCs w:val="24"/>
        </w:rPr>
        <w:t xml:space="preserve"> MALANG </w:t>
      </w:r>
    </w:p>
    <w:bookmarkEnd w:id="7"/>
    <w:p w14:paraId="4C0F6F3D" w14:textId="77777777" w:rsidR="001B1F9F" w:rsidRPr="00943F76" w:rsidRDefault="001B1F9F" w:rsidP="007C5429">
      <w:pPr>
        <w:pStyle w:val="NoSpacing"/>
        <w:jc w:val="center"/>
        <w:rPr>
          <w:rFonts w:ascii="Times New Roman" w:hAnsi="Times New Roman" w:cs="Times New Roman"/>
          <w:sz w:val="28"/>
          <w:szCs w:val="28"/>
          <w:lang w:val="id-ID"/>
        </w:rPr>
      </w:pPr>
    </w:p>
    <w:p w14:paraId="072B6383" w14:textId="77777777" w:rsidR="001B1F9F" w:rsidRPr="00943F76" w:rsidRDefault="001B1F9F" w:rsidP="007C5429">
      <w:pPr>
        <w:pStyle w:val="NoSpacing"/>
        <w:jc w:val="center"/>
        <w:rPr>
          <w:rFonts w:ascii="Times New Roman" w:hAnsi="Times New Roman" w:cs="Times New Roman"/>
          <w:sz w:val="28"/>
          <w:szCs w:val="28"/>
          <w:lang w:val="id-ID"/>
        </w:rPr>
      </w:pPr>
    </w:p>
    <w:p w14:paraId="26953EBB" w14:textId="77777777" w:rsidR="001B1F9F" w:rsidRPr="00943F76" w:rsidRDefault="001B1F9F" w:rsidP="007C5429">
      <w:pPr>
        <w:pStyle w:val="NoSpacing"/>
        <w:jc w:val="center"/>
        <w:rPr>
          <w:rFonts w:ascii="Times New Roman" w:hAnsi="Times New Roman" w:cs="Times New Roman"/>
          <w:sz w:val="28"/>
          <w:szCs w:val="28"/>
          <w:lang w:val="id-ID"/>
        </w:rPr>
      </w:pPr>
    </w:p>
    <w:p w14:paraId="469450DE" w14:textId="77777777" w:rsidR="001B1F9F" w:rsidRPr="00943F76" w:rsidRDefault="001B1F9F" w:rsidP="007C5429">
      <w:pPr>
        <w:pStyle w:val="NoSpacing"/>
        <w:jc w:val="center"/>
        <w:rPr>
          <w:rFonts w:ascii="Times New Roman" w:hAnsi="Times New Roman" w:cs="Times New Roman"/>
          <w:sz w:val="28"/>
          <w:szCs w:val="28"/>
          <w:lang w:val="id-ID"/>
        </w:rPr>
      </w:pPr>
    </w:p>
    <w:p w14:paraId="42EF32AF" w14:textId="77777777" w:rsidR="001B1F9F" w:rsidRPr="00943F76" w:rsidRDefault="001B1F9F" w:rsidP="007C5429">
      <w:pPr>
        <w:pStyle w:val="NoSpacing"/>
        <w:jc w:val="center"/>
        <w:rPr>
          <w:rFonts w:ascii="Times New Roman" w:hAnsi="Times New Roman" w:cs="Times New Roman"/>
          <w:b/>
          <w:sz w:val="24"/>
          <w:szCs w:val="24"/>
          <w:lang w:val="id-ID"/>
        </w:rPr>
      </w:pPr>
      <w:r w:rsidRPr="00943F76">
        <w:rPr>
          <w:rFonts w:ascii="Times New Roman" w:hAnsi="Times New Roman" w:cs="Times New Roman"/>
          <w:b/>
          <w:sz w:val="24"/>
          <w:szCs w:val="24"/>
          <w:lang w:val="id-ID"/>
        </w:rPr>
        <w:t>Oleh:</w:t>
      </w:r>
    </w:p>
    <w:p w14:paraId="48A98658" w14:textId="77777777" w:rsidR="00AE69D2" w:rsidRDefault="00AE69D2" w:rsidP="00AE69D2">
      <w:pPr>
        <w:pStyle w:val="NoSpacing"/>
        <w:jc w:val="center"/>
        <w:rPr>
          <w:rFonts w:ascii="Times New Roman" w:hAnsi="Times New Roman" w:cs="Times New Roman"/>
          <w:b/>
          <w:sz w:val="24"/>
          <w:szCs w:val="24"/>
        </w:rPr>
      </w:pPr>
      <w:r>
        <w:rPr>
          <w:rFonts w:ascii="Times New Roman" w:hAnsi="Times New Roman" w:cs="Times New Roman"/>
          <w:b/>
          <w:sz w:val="24"/>
          <w:szCs w:val="24"/>
        </w:rPr>
        <w:t>Dita Ratna Sari</w:t>
      </w:r>
    </w:p>
    <w:p w14:paraId="2A93C61F" w14:textId="77777777" w:rsidR="00AE69D2" w:rsidRDefault="00AE69D2" w:rsidP="00AE69D2">
      <w:pPr>
        <w:pStyle w:val="NoSpacing"/>
        <w:jc w:val="center"/>
        <w:rPr>
          <w:rFonts w:ascii="Times New Roman" w:hAnsi="Times New Roman" w:cs="Times New Roman"/>
          <w:b/>
          <w:sz w:val="24"/>
          <w:szCs w:val="24"/>
        </w:rPr>
      </w:pPr>
      <w:r>
        <w:rPr>
          <w:rFonts w:ascii="Times New Roman" w:hAnsi="Times New Roman" w:cs="Times New Roman"/>
          <w:b/>
          <w:sz w:val="24"/>
          <w:szCs w:val="24"/>
          <w:lang w:val="id-ID"/>
        </w:rPr>
        <w:t>NIM 2</w:t>
      </w:r>
      <w:r>
        <w:rPr>
          <w:rFonts w:ascii="Times New Roman" w:hAnsi="Times New Roman" w:cs="Times New Roman"/>
          <w:b/>
          <w:sz w:val="24"/>
          <w:szCs w:val="24"/>
        </w:rPr>
        <w:t>1.31.0009</w:t>
      </w:r>
    </w:p>
    <w:p w14:paraId="66E35778" w14:textId="77777777" w:rsidR="001B1F9F" w:rsidRPr="00943F76" w:rsidRDefault="001B1F9F" w:rsidP="007C5429">
      <w:pPr>
        <w:pStyle w:val="NoSpacing"/>
        <w:jc w:val="center"/>
        <w:rPr>
          <w:rFonts w:ascii="Times New Roman" w:hAnsi="Times New Roman" w:cs="Times New Roman"/>
          <w:sz w:val="24"/>
          <w:szCs w:val="24"/>
          <w:lang w:val="id-ID"/>
        </w:rPr>
      </w:pPr>
    </w:p>
    <w:p w14:paraId="3A9F8A49" w14:textId="77777777" w:rsidR="001B1F9F" w:rsidRPr="00943F76" w:rsidRDefault="001B1F9F" w:rsidP="007C5429">
      <w:pPr>
        <w:pStyle w:val="NoSpacing"/>
        <w:jc w:val="center"/>
        <w:rPr>
          <w:rFonts w:ascii="Times New Roman" w:hAnsi="Times New Roman" w:cs="Times New Roman"/>
          <w:sz w:val="24"/>
          <w:szCs w:val="24"/>
          <w:lang w:val="id-ID"/>
        </w:rPr>
      </w:pPr>
    </w:p>
    <w:p w14:paraId="1588D762" w14:textId="77777777" w:rsidR="001B1F9F" w:rsidRPr="00943F76" w:rsidRDefault="001B1F9F" w:rsidP="007C5429">
      <w:pPr>
        <w:pStyle w:val="NoSpacing"/>
        <w:jc w:val="center"/>
        <w:rPr>
          <w:rFonts w:ascii="Times New Roman" w:hAnsi="Times New Roman" w:cs="Times New Roman"/>
          <w:sz w:val="24"/>
          <w:szCs w:val="24"/>
          <w:lang w:val="id-ID"/>
        </w:rPr>
      </w:pPr>
    </w:p>
    <w:p w14:paraId="3DBB7B4E" w14:textId="77777777" w:rsidR="001B1F9F" w:rsidRPr="00943F76" w:rsidRDefault="001B1F9F" w:rsidP="007C5429">
      <w:pPr>
        <w:pStyle w:val="NoSpacing"/>
        <w:jc w:val="center"/>
        <w:rPr>
          <w:rFonts w:ascii="Times New Roman" w:hAnsi="Times New Roman" w:cs="Times New Roman"/>
          <w:sz w:val="24"/>
          <w:szCs w:val="24"/>
          <w:lang w:val="id-ID"/>
        </w:rPr>
      </w:pPr>
    </w:p>
    <w:p w14:paraId="5C763BB9" w14:textId="77777777" w:rsidR="001B1F9F" w:rsidRPr="00943F76" w:rsidRDefault="001B1F9F" w:rsidP="007C5429">
      <w:pPr>
        <w:pStyle w:val="NoSpacing"/>
        <w:jc w:val="center"/>
        <w:rPr>
          <w:rFonts w:ascii="Times New Roman" w:hAnsi="Times New Roman" w:cs="Times New Roman"/>
          <w:b/>
          <w:sz w:val="24"/>
          <w:szCs w:val="24"/>
          <w:lang w:val="id-ID"/>
        </w:rPr>
      </w:pPr>
      <w:r w:rsidRPr="00943F76">
        <w:rPr>
          <w:rFonts w:ascii="Times New Roman" w:hAnsi="Times New Roman" w:cs="Times New Roman"/>
          <w:b/>
          <w:sz w:val="24"/>
          <w:szCs w:val="24"/>
          <w:lang w:val="id-ID"/>
        </w:rPr>
        <w:t>Telah disetujui oleh pembimbing untuk diujikan</w:t>
      </w:r>
    </w:p>
    <w:p w14:paraId="3EDE009F" w14:textId="77777777" w:rsidR="001B1F9F" w:rsidRDefault="001B1F9F" w:rsidP="007C5429">
      <w:pPr>
        <w:pStyle w:val="NoSpacing"/>
        <w:jc w:val="center"/>
        <w:rPr>
          <w:rFonts w:ascii="Times New Roman" w:hAnsi="Times New Roman" w:cs="Times New Roman"/>
          <w:b/>
          <w:sz w:val="24"/>
          <w:szCs w:val="24"/>
        </w:rPr>
      </w:pPr>
      <w:r w:rsidRPr="00943F76">
        <w:rPr>
          <w:rFonts w:ascii="Times New Roman" w:hAnsi="Times New Roman" w:cs="Times New Roman"/>
          <w:b/>
          <w:sz w:val="24"/>
          <w:szCs w:val="24"/>
          <w:lang w:val="id-ID"/>
        </w:rPr>
        <w:t>Pada tanggal  ..............</w:t>
      </w:r>
      <w:r w:rsidR="00943F76" w:rsidRPr="00943F76">
        <w:rPr>
          <w:rFonts w:ascii="Times New Roman" w:hAnsi="Times New Roman" w:cs="Times New Roman"/>
          <w:b/>
          <w:sz w:val="24"/>
          <w:szCs w:val="24"/>
          <w:lang w:val="id-ID"/>
        </w:rPr>
        <w:t xml:space="preserve"> ..............</w:t>
      </w:r>
    </w:p>
    <w:p w14:paraId="65CABA7D" w14:textId="77777777" w:rsidR="00943F76" w:rsidRPr="00943F76" w:rsidRDefault="00943F76" w:rsidP="007C5429">
      <w:pPr>
        <w:pStyle w:val="NoSpacing"/>
        <w:jc w:val="center"/>
        <w:rPr>
          <w:rFonts w:ascii="Times New Roman" w:hAnsi="Times New Roman" w:cs="Times New Roman"/>
          <w:sz w:val="24"/>
          <w:szCs w:val="24"/>
        </w:rPr>
      </w:pPr>
    </w:p>
    <w:p w14:paraId="2D612860" w14:textId="77777777" w:rsidR="001B1F9F" w:rsidRPr="00943F76" w:rsidRDefault="001B1F9F" w:rsidP="007C5429">
      <w:pPr>
        <w:pStyle w:val="NoSpacing"/>
        <w:jc w:val="center"/>
        <w:rPr>
          <w:rFonts w:ascii="Times New Roman" w:hAnsi="Times New Roman" w:cs="Times New Roman"/>
          <w:sz w:val="24"/>
          <w:szCs w:val="24"/>
          <w:lang w:val="id-ID"/>
        </w:rPr>
      </w:pPr>
    </w:p>
    <w:p w14:paraId="0356B1FC" w14:textId="77777777" w:rsidR="001B1F9F" w:rsidRPr="00943F76" w:rsidRDefault="001B1F9F" w:rsidP="007C5429">
      <w:pPr>
        <w:pStyle w:val="NoSpacing"/>
        <w:jc w:val="center"/>
        <w:rPr>
          <w:rFonts w:ascii="Times New Roman" w:hAnsi="Times New Roman" w:cs="Times New Roman"/>
          <w:sz w:val="24"/>
          <w:szCs w:val="24"/>
          <w:lang w:val="id-ID"/>
        </w:rPr>
      </w:pPr>
    </w:p>
    <w:p w14:paraId="2FF6D27C" w14:textId="77777777" w:rsidR="001B1F9F" w:rsidRPr="00943F76" w:rsidRDefault="001B1F9F" w:rsidP="007C5429">
      <w:pPr>
        <w:pStyle w:val="NoSpacing"/>
        <w:jc w:val="center"/>
        <w:rPr>
          <w:rFonts w:ascii="Times New Roman" w:hAnsi="Times New Roman" w:cs="Times New Roman"/>
          <w:sz w:val="24"/>
          <w:szCs w:val="24"/>
          <w:lang w:val="id-ID"/>
        </w:rPr>
      </w:pPr>
    </w:p>
    <w:p w14:paraId="2AF5B2E5" w14:textId="77777777" w:rsidR="001B1F9F" w:rsidRPr="00943F76" w:rsidRDefault="001B1F9F" w:rsidP="007C5429">
      <w:pPr>
        <w:pStyle w:val="NoSpacing"/>
        <w:jc w:val="center"/>
        <w:rPr>
          <w:rFonts w:ascii="Times New Roman" w:hAnsi="Times New Roman" w:cs="Times New Roman"/>
          <w:sz w:val="24"/>
          <w:szCs w:val="24"/>
          <w:lang w:val="id-ID"/>
        </w:rPr>
      </w:pPr>
      <w:r w:rsidRPr="00943F76">
        <w:rPr>
          <w:rFonts w:ascii="Times New Roman" w:hAnsi="Times New Roman" w:cs="Times New Roman"/>
          <w:sz w:val="24"/>
          <w:szCs w:val="24"/>
          <w:lang w:val="id-ID"/>
        </w:rPr>
        <w:t>Menyetujui,</w:t>
      </w:r>
    </w:p>
    <w:p w14:paraId="2EDCB87C" w14:textId="77777777" w:rsidR="001B1F9F" w:rsidRPr="00943F76" w:rsidRDefault="001B1F9F" w:rsidP="007C5429">
      <w:pPr>
        <w:pStyle w:val="NoSpacing"/>
        <w:jc w:val="center"/>
        <w:rPr>
          <w:rFonts w:ascii="Times New Roman" w:hAnsi="Times New Roman" w:cs="Times New Roman"/>
          <w:sz w:val="24"/>
          <w:szCs w:val="24"/>
          <w:lang w:val="id-ID"/>
        </w:rPr>
      </w:pPr>
      <w:r w:rsidRPr="00943F76">
        <w:rPr>
          <w:rFonts w:ascii="Times New Roman" w:hAnsi="Times New Roman" w:cs="Times New Roman"/>
          <w:sz w:val="24"/>
          <w:szCs w:val="24"/>
          <w:lang w:val="id-ID"/>
        </w:rPr>
        <w:t>Komisi Pembimbing</w:t>
      </w:r>
    </w:p>
    <w:p w14:paraId="649E36D9" w14:textId="77777777" w:rsidR="001B1F9F" w:rsidRPr="00943F76" w:rsidRDefault="001B1F9F" w:rsidP="007C5429">
      <w:pPr>
        <w:pStyle w:val="NoSpacing"/>
        <w:jc w:val="center"/>
        <w:rPr>
          <w:rFonts w:ascii="Times New Roman" w:hAnsi="Times New Roman" w:cs="Times New Roman"/>
          <w:sz w:val="24"/>
          <w:szCs w:val="24"/>
          <w:lang w:val="id-ID"/>
        </w:rPr>
      </w:pPr>
    </w:p>
    <w:p w14:paraId="24AB1FD0" w14:textId="77777777" w:rsidR="001B1F9F" w:rsidRPr="00943F76" w:rsidRDefault="001B1F9F" w:rsidP="007C5429">
      <w:pPr>
        <w:pStyle w:val="NoSpacing"/>
        <w:jc w:val="center"/>
        <w:rPr>
          <w:rFonts w:ascii="Times New Roman" w:hAnsi="Times New Roman" w:cs="Times New Roman"/>
          <w:sz w:val="24"/>
          <w:szCs w:val="24"/>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3967"/>
      </w:tblGrid>
      <w:tr w:rsidR="001B1F9F" w:rsidRPr="00943F76" w14:paraId="42EB348F" w14:textId="77777777" w:rsidTr="00A76C17">
        <w:tc>
          <w:tcPr>
            <w:tcW w:w="4079" w:type="dxa"/>
          </w:tcPr>
          <w:p w14:paraId="53F04780" w14:textId="77777777" w:rsidR="001B1F9F" w:rsidRPr="00943F76" w:rsidRDefault="001B1F9F" w:rsidP="007C5429">
            <w:pPr>
              <w:pStyle w:val="NoSpacing"/>
              <w:jc w:val="center"/>
              <w:rPr>
                <w:rFonts w:ascii="Times New Roman" w:hAnsi="Times New Roman" w:cs="Times New Roman"/>
                <w:sz w:val="24"/>
                <w:szCs w:val="24"/>
                <w:lang w:val="id-ID"/>
              </w:rPr>
            </w:pPr>
            <w:r w:rsidRPr="00943F76">
              <w:rPr>
                <w:rFonts w:ascii="Times New Roman" w:hAnsi="Times New Roman" w:cs="Times New Roman"/>
                <w:sz w:val="24"/>
                <w:szCs w:val="24"/>
                <w:lang w:val="id-ID"/>
              </w:rPr>
              <w:t>Pembimbing I</w:t>
            </w:r>
          </w:p>
          <w:p w14:paraId="43F3EAA4" w14:textId="77777777" w:rsidR="001B1F9F" w:rsidRPr="00943F76" w:rsidRDefault="001B1F9F" w:rsidP="007C5429">
            <w:pPr>
              <w:pStyle w:val="NoSpacing"/>
              <w:jc w:val="center"/>
              <w:rPr>
                <w:rFonts w:ascii="Times New Roman" w:hAnsi="Times New Roman" w:cs="Times New Roman"/>
                <w:sz w:val="24"/>
                <w:szCs w:val="24"/>
                <w:lang w:val="id-ID"/>
              </w:rPr>
            </w:pPr>
          </w:p>
          <w:p w14:paraId="7F7D7A0E" w14:textId="77777777" w:rsidR="001B1F9F" w:rsidRPr="00943F76" w:rsidRDefault="001B1F9F" w:rsidP="007C5429">
            <w:pPr>
              <w:pStyle w:val="NoSpacing"/>
              <w:jc w:val="center"/>
              <w:rPr>
                <w:rFonts w:ascii="Times New Roman" w:hAnsi="Times New Roman" w:cs="Times New Roman"/>
                <w:sz w:val="24"/>
                <w:szCs w:val="24"/>
                <w:lang w:val="id-ID"/>
              </w:rPr>
            </w:pPr>
          </w:p>
          <w:p w14:paraId="0BC05B2F" w14:textId="77777777" w:rsidR="001B1F9F" w:rsidRPr="00943F76" w:rsidRDefault="001B1F9F" w:rsidP="007C5429">
            <w:pPr>
              <w:pStyle w:val="NoSpacing"/>
              <w:jc w:val="center"/>
              <w:rPr>
                <w:rFonts w:ascii="Times New Roman" w:hAnsi="Times New Roman" w:cs="Times New Roman"/>
                <w:sz w:val="24"/>
                <w:szCs w:val="24"/>
                <w:lang w:val="id-ID"/>
              </w:rPr>
            </w:pPr>
          </w:p>
          <w:p w14:paraId="6D76C35B" w14:textId="3F541A1D" w:rsidR="001B1F9F" w:rsidRPr="00943F76" w:rsidRDefault="00D90A49" w:rsidP="007C5429">
            <w:pPr>
              <w:pStyle w:val="NoSpacing"/>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 </w:t>
            </w:r>
          </w:p>
          <w:p w14:paraId="1983825C" w14:textId="77777777" w:rsidR="006753E1" w:rsidRPr="00943F76" w:rsidRDefault="006753E1" w:rsidP="006753E1">
            <w:pPr>
              <w:pStyle w:val="NoSpacing"/>
              <w:jc w:val="center"/>
              <w:rPr>
                <w:rFonts w:ascii="Times New Roman" w:hAnsi="Times New Roman" w:cs="Times New Roman"/>
                <w:sz w:val="24"/>
                <w:szCs w:val="24"/>
                <w:u w:val="single"/>
                <w:lang w:val="id-ID"/>
              </w:rPr>
            </w:pPr>
            <w:proofErr w:type="spellStart"/>
            <w:r>
              <w:rPr>
                <w:rFonts w:ascii="Times New Roman" w:hAnsi="Times New Roman" w:cs="Times New Roman"/>
                <w:sz w:val="24"/>
                <w:szCs w:val="24"/>
                <w:u w:val="single"/>
              </w:rPr>
              <w:t>Jauharul</w:t>
            </w:r>
            <w:proofErr w:type="spellEnd"/>
            <w:r>
              <w:rPr>
                <w:rFonts w:ascii="Times New Roman" w:hAnsi="Times New Roman" w:cs="Times New Roman"/>
                <w:sz w:val="24"/>
                <w:szCs w:val="24"/>
                <w:u w:val="single"/>
              </w:rPr>
              <w:t xml:space="preserve"> </w:t>
            </w:r>
            <w:proofErr w:type="spellStart"/>
            <w:r>
              <w:rPr>
                <w:rFonts w:ascii="Times New Roman" w:hAnsi="Times New Roman" w:cs="Times New Roman"/>
                <w:sz w:val="24"/>
                <w:szCs w:val="24"/>
                <w:u w:val="single"/>
              </w:rPr>
              <w:t>Maknunah</w:t>
            </w:r>
            <w:proofErr w:type="spellEnd"/>
            <w:r>
              <w:rPr>
                <w:rFonts w:ascii="Times New Roman" w:hAnsi="Times New Roman" w:cs="Times New Roman"/>
                <w:sz w:val="24"/>
                <w:szCs w:val="24"/>
                <w:u w:val="single"/>
              </w:rPr>
              <w:t>, SE., MM</w:t>
            </w:r>
          </w:p>
          <w:p w14:paraId="05A7C89B" w14:textId="652CBD44" w:rsidR="001B1F9F" w:rsidRPr="00943F76" w:rsidRDefault="006753E1" w:rsidP="006753E1">
            <w:pPr>
              <w:pStyle w:val="NoSpacing"/>
              <w:jc w:val="center"/>
              <w:rPr>
                <w:rFonts w:ascii="Times New Roman" w:hAnsi="Times New Roman" w:cs="Times New Roman"/>
                <w:sz w:val="24"/>
                <w:szCs w:val="24"/>
                <w:lang w:val="id-ID"/>
              </w:rPr>
            </w:pPr>
            <w:r w:rsidRPr="00943F76">
              <w:rPr>
                <w:rFonts w:ascii="Times New Roman" w:hAnsi="Times New Roman" w:cs="Times New Roman"/>
                <w:sz w:val="24"/>
                <w:szCs w:val="24"/>
                <w:lang w:val="id-ID"/>
              </w:rPr>
              <w:t xml:space="preserve">NIK </w:t>
            </w:r>
            <w:r>
              <w:rPr>
                <w:rFonts w:ascii="Times New Roman" w:hAnsi="Times New Roman" w:cs="Times New Roman"/>
                <w:sz w:val="24"/>
                <w:szCs w:val="24"/>
              </w:rPr>
              <w:t>00.12.01.008</w:t>
            </w:r>
          </w:p>
        </w:tc>
        <w:tc>
          <w:tcPr>
            <w:tcW w:w="4074" w:type="dxa"/>
          </w:tcPr>
          <w:p w14:paraId="10C78B86" w14:textId="77777777" w:rsidR="001B1F9F" w:rsidRPr="00943F76" w:rsidRDefault="001B1F9F" w:rsidP="007C5429">
            <w:pPr>
              <w:pStyle w:val="NoSpacing"/>
              <w:jc w:val="center"/>
              <w:rPr>
                <w:rFonts w:ascii="Times New Roman" w:hAnsi="Times New Roman" w:cs="Times New Roman"/>
                <w:sz w:val="24"/>
                <w:szCs w:val="24"/>
                <w:lang w:val="id-ID"/>
              </w:rPr>
            </w:pPr>
            <w:r w:rsidRPr="00943F76">
              <w:rPr>
                <w:rFonts w:ascii="Times New Roman" w:hAnsi="Times New Roman" w:cs="Times New Roman"/>
                <w:sz w:val="24"/>
                <w:szCs w:val="24"/>
                <w:lang w:val="id-ID"/>
              </w:rPr>
              <w:t>Pembimbing II</w:t>
            </w:r>
          </w:p>
          <w:p w14:paraId="524051C8" w14:textId="77777777" w:rsidR="001B1F9F" w:rsidRPr="00943F76" w:rsidRDefault="001B1F9F" w:rsidP="007C5429">
            <w:pPr>
              <w:pStyle w:val="NoSpacing"/>
              <w:jc w:val="center"/>
              <w:rPr>
                <w:rFonts w:ascii="Times New Roman" w:hAnsi="Times New Roman" w:cs="Times New Roman"/>
                <w:sz w:val="24"/>
                <w:szCs w:val="24"/>
                <w:lang w:val="id-ID"/>
              </w:rPr>
            </w:pPr>
          </w:p>
          <w:p w14:paraId="088E3EDD" w14:textId="77777777" w:rsidR="001B1F9F" w:rsidRPr="00943F76" w:rsidRDefault="001B1F9F" w:rsidP="007C5429">
            <w:pPr>
              <w:pStyle w:val="NoSpacing"/>
              <w:jc w:val="center"/>
              <w:rPr>
                <w:rFonts w:ascii="Times New Roman" w:hAnsi="Times New Roman" w:cs="Times New Roman"/>
                <w:sz w:val="24"/>
                <w:szCs w:val="24"/>
                <w:lang w:val="id-ID"/>
              </w:rPr>
            </w:pPr>
          </w:p>
          <w:p w14:paraId="540E4DF2" w14:textId="77777777" w:rsidR="001B1F9F" w:rsidRPr="00943F76" w:rsidRDefault="001B1F9F" w:rsidP="007C5429">
            <w:pPr>
              <w:pStyle w:val="NoSpacing"/>
              <w:jc w:val="center"/>
              <w:rPr>
                <w:rFonts w:ascii="Times New Roman" w:hAnsi="Times New Roman" w:cs="Times New Roman"/>
                <w:sz w:val="24"/>
                <w:szCs w:val="24"/>
                <w:lang w:val="id-ID"/>
              </w:rPr>
            </w:pPr>
          </w:p>
          <w:p w14:paraId="43D11674" w14:textId="77777777" w:rsidR="001B1F9F" w:rsidRPr="00943F76" w:rsidRDefault="001B1F9F" w:rsidP="007C5429">
            <w:pPr>
              <w:pStyle w:val="NoSpacing"/>
              <w:jc w:val="center"/>
              <w:rPr>
                <w:rFonts w:ascii="Times New Roman" w:hAnsi="Times New Roman" w:cs="Times New Roman"/>
                <w:sz w:val="24"/>
                <w:szCs w:val="24"/>
                <w:lang w:val="id-ID"/>
              </w:rPr>
            </w:pPr>
          </w:p>
          <w:p w14:paraId="47573C4D" w14:textId="34BB1EE1" w:rsidR="001B1F9F" w:rsidRPr="00943F76" w:rsidRDefault="006753E1" w:rsidP="007C5429">
            <w:pPr>
              <w:pStyle w:val="NoSpacing"/>
              <w:jc w:val="center"/>
              <w:rPr>
                <w:rFonts w:ascii="Times New Roman" w:hAnsi="Times New Roman" w:cs="Times New Roman"/>
                <w:sz w:val="24"/>
                <w:szCs w:val="24"/>
                <w:u w:val="single"/>
                <w:lang w:val="id-ID"/>
              </w:rPr>
            </w:pPr>
            <w:r>
              <w:rPr>
                <w:rFonts w:ascii="Times New Roman" w:hAnsi="Times New Roman" w:cs="Times New Roman"/>
                <w:sz w:val="24"/>
                <w:szCs w:val="24"/>
                <w:u w:val="single"/>
                <w:lang w:val="id-ID"/>
              </w:rPr>
              <w:t>Andri Prasetyo, SE., MMSI</w:t>
            </w:r>
          </w:p>
          <w:p w14:paraId="78B13FD8" w14:textId="099DD0EA" w:rsidR="001B1F9F" w:rsidRPr="00943F76" w:rsidRDefault="001B1F9F" w:rsidP="007C5429">
            <w:pPr>
              <w:pStyle w:val="NoSpacing"/>
              <w:jc w:val="center"/>
              <w:rPr>
                <w:rFonts w:ascii="Times New Roman" w:hAnsi="Times New Roman" w:cs="Times New Roman"/>
                <w:sz w:val="24"/>
                <w:szCs w:val="24"/>
                <w:lang w:val="id-ID"/>
              </w:rPr>
            </w:pPr>
            <w:r w:rsidRPr="00943F76">
              <w:rPr>
                <w:rFonts w:ascii="Times New Roman" w:hAnsi="Times New Roman" w:cs="Times New Roman"/>
                <w:sz w:val="24"/>
                <w:szCs w:val="24"/>
                <w:lang w:val="id-ID"/>
              </w:rPr>
              <w:t>N</w:t>
            </w:r>
            <w:r w:rsidR="006753E1">
              <w:rPr>
                <w:rFonts w:ascii="Times New Roman" w:hAnsi="Times New Roman" w:cs="Times New Roman"/>
                <w:sz w:val="24"/>
                <w:szCs w:val="24"/>
                <w:lang w:val="id-ID"/>
              </w:rPr>
              <w:t>IK 08.03.10.003</w:t>
            </w:r>
          </w:p>
        </w:tc>
      </w:tr>
      <w:tr w:rsidR="001B1F9F" w:rsidRPr="00943F76" w14:paraId="26D41AFA" w14:textId="77777777" w:rsidTr="00A76C17">
        <w:tc>
          <w:tcPr>
            <w:tcW w:w="8153" w:type="dxa"/>
            <w:gridSpan w:val="2"/>
          </w:tcPr>
          <w:p w14:paraId="544C2BCA" w14:textId="77777777" w:rsidR="001B1F9F" w:rsidRPr="00943F76" w:rsidRDefault="001B1F9F" w:rsidP="007C5429">
            <w:pPr>
              <w:jc w:val="center"/>
              <w:rPr>
                <w:rFonts w:ascii="Times New Roman" w:hAnsi="Times New Roman" w:cs="Times New Roman"/>
                <w:sz w:val="24"/>
                <w:szCs w:val="24"/>
              </w:rPr>
            </w:pPr>
          </w:p>
          <w:p w14:paraId="0938B60F" w14:textId="77777777" w:rsidR="001B1F9F" w:rsidRPr="00943F76" w:rsidRDefault="001B1F9F" w:rsidP="007C5429">
            <w:pPr>
              <w:jc w:val="center"/>
              <w:rPr>
                <w:rFonts w:ascii="Times New Roman" w:hAnsi="Times New Roman" w:cs="Times New Roman"/>
                <w:sz w:val="24"/>
                <w:szCs w:val="24"/>
              </w:rPr>
            </w:pPr>
          </w:p>
          <w:p w14:paraId="0E63EC41" w14:textId="77777777" w:rsidR="006753E1" w:rsidRPr="00943F76" w:rsidRDefault="006753E1" w:rsidP="006753E1">
            <w:pPr>
              <w:jc w:val="center"/>
              <w:rPr>
                <w:rFonts w:ascii="Times New Roman" w:hAnsi="Times New Roman" w:cs="Times New Roman"/>
                <w:sz w:val="24"/>
                <w:szCs w:val="24"/>
              </w:rPr>
            </w:pPr>
            <w:r w:rsidRPr="00943F76">
              <w:rPr>
                <w:rFonts w:ascii="Times New Roman" w:hAnsi="Times New Roman" w:cs="Times New Roman"/>
                <w:sz w:val="24"/>
                <w:szCs w:val="24"/>
              </w:rPr>
              <w:t>Mengetahui,</w:t>
            </w:r>
          </w:p>
          <w:p w14:paraId="2A6B369B" w14:textId="77777777" w:rsidR="006753E1" w:rsidRPr="00943F76" w:rsidRDefault="006753E1" w:rsidP="006753E1">
            <w:pPr>
              <w:jc w:val="center"/>
              <w:rPr>
                <w:rFonts w:ascii="Times New Roman" w:hAnsi="Times New Roman" w:cs="Times New Roman"/>
                <w:sz w:val="24"/>
                <w:szCs w:val="24"/>
              </w:rPr>
            </w:pPr>
            <w:r w:rsidRPr="00943F76">
              <w:rPr>
                <w:rFonts w:ascii="Times New Roman" w:hAnsi="Times New Roman" w:cs="Times New Roman"/>
                <w:sz w:val="24"/>
                <w:szCs w:val="24"/>
              </w:rPr>
              <w:t>Ketua Program Studi</w:t>
            </w:r>
            <w:r>
              <w:rPr>
                <w:rFonts w:ascii="Times New Roman" w:hAnsi="Times New Roman" w:cs="Times New Roman"/>
                <w:sz w:val="24"/>
                <w:szCs w:val="24"/>
                <w:lang w:val="en-US"/>
              </w:rPr>
              <w:t xml:space="preserve"> D-III</w:t>
            </w:r>
            <w:r w:rsidRPr="00943F76">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p>
          <w:p w14:paraId="6662549C" w14:textId="77777777" w:rsidR="001B1F9F" w:rsidRPr="00943F76" w:rsidRDefault="001B1F9F" w:rsidP="007C5429">
            <w:pPr>
              <w:jc w:val="center"/>
              <w:rPr>
                <w:rFonts w:ascii="Times New Roman" w:hAnsi="Times New Roman" w:cs="Times New Roman"/>
                <w:sz w:val="24"/>
                <w:szCs w:val="24"/>
              </w:rPr>
            </w:pPr>
          </w:p>
          <w:p w14:paraId="6554D703" w14:textId="77777777" w:rsidR="001B1F9F" w:rsidRPr="00943F76" w:rsidRDefault="001B1F9F" w:rsidP="007C5429">
            <w:pPr>
              <w:jc w:val="center"/>
              <w:rPr>
                <w:rFonts w:ascii="Times New Roman" w:hAnsi="Times New Roman" w:cs="Times New Roman"/>
                <w:sz w:val="24"/>
                <w:szCs w:val="24"/>
              </w:rPr>
            </w:pPr>
          </w:p>
          <w:p w14:paraId="02C96EFA" w14:textId="77777777" w:rsidR="001B1F9F" w:rsidRPr="00943F76" w:rsidRDefault="001B1F9F" w:rsidP="007C5429">
            <w:pPr>
              <w:jc w:val="center"/>
              <w:rPr>
                <w:rFonts w:ascii="Times New Roman" w:hAnsi="Times New Roman" w:cs="Times New Roman"/>
                <w:sz w:val="24"/>
                <w:szCs w:val="24"/>
              </w:rPr>
            </w:pPr>
          </w:p>
          <w:p w14:paraId="04B31AFB" w14:textId="77777777" w:rsidR="001B1F9F" w:rsidRPr="00943F76" w:rsidRDefault="001B1F9F" w:rsidP="007C5429">
            <w:pPr>
              <w:jc w:val="center"/>
              <w:rPr>
                <w:rFonts w:ascii="Times New Roman" w:hAnsi="Times New Roman" w:cs="Times New Roman"/>
                <w:sz w:val="24"/>
                <w:szCs w:val="24"/>
              </w:rPr>
            </w:pPr>
          </w:p>
          <w:p w14:paraId="0808A4A8" w14:textId="77777777" w:rsidR="006753E1" w:rsidRPr="00943F76" w:rsidRDefault="006753E1" w:rsidP="006753E1">
            <w:pPr>
              <w:jc w:val="center"/>
              <w:rPr>
                <w:rFonts w:ascii="Times New Roman" w:hAnsi="Times New Roman" w:cs="Times New Roman"/>
                <w:sz w:val="24"/>
                <w:szCs w:val="24"/>
                <w:u w:val="single"/>
              </w:rPr>
            </w:pPr>
            <w:r>
              <w:rPr>
                <w:rFonts w:ascii="Times New Roman" w:hAnsi="Times New Roman" w:cs="Times New Roman"/>
                <w:sz w:val="24"/>
                <w:szCs w:val="24"/>
                <w:u w:val="single"/>
                <w:lang w:val="en-US"/>
              </w:rPr>
              <w:t xml:space="preserve">Linda Suvi Rahmawati, </w:t>
            </w:r>
            <w:proofErr w:type="spellStart"/>
            <w:proofErr w:type="gramStart"/>
            <w:r>
              <w:rPr>
                <w:rFonts w:ascii="Times New Roman" w:hAnsi="Times New Roman" w:cs="Times New Roman"/>
                <w:sz w:val="24"/>
                <w:szCs w:val="24"/>
                <w:u w:val="single"/>
                <w:lang w:val="en-US"/>
              </w:rPr>
              <w:t>S.Kom</w:t>
            </w:r>
            <w:proofErr w:type="spellEnd"/>
            <w:proofErr w:type="gramEnd"/>
            <w:r>
              <w:rPr>
                <w:rFonts w:ascii="Times New Roman" w:hAnsi="Times New Roman" w:cs="Times New Roman"/>
                <w:sz w:val="24"/>
                <w:szCs w:val="24"/>
                <w:u w:val="single"/>
                <w:lang w:val="en-US"/>
              </w:rPr>
              <w:t>., MMSI</w:t>
            </w:r>
          </w:p>
          <w:p w14:paraId="447DBD4D" w14:textId="4EA1769B" w:rsidR="001B1F9F" w:rsidRPr="00943F76" w:rsidRDefault="006753E1" w:rsidP="006753E1">
            <w:pPr>
              <w:jc w:val="center"/>
              <w:rPr>
                <w:rFonts w:ascii="Times New Roman" w:hAnsi="Times New Roman" w:cs="Times New Roman"/>
                <w:sz w:val="24"/>
                <w:szCs w:val="24"/>
              </w:rPr>
            </w:pPr>
            <w:r>
              <w:rPr>
                <w:rFonts w:ascii="Times New Roman" w:hAnsi="Times New Roman" w:cs="Times New Roman"/>
                <w:sz w:val="24"/>
                <w:szCs w:val="24"/>
              </w:rPr>
              <w:t>NIK 11.</w:t>
            </w:r>
            <w:r>
              <w:rPr>
                <w:rFonts w:ascii="Times New Roman" w:hAnsi="Times New Roman" w:cs="Times New Roman"/>
                <w:sz w:val="24"/>
                <w:szCs w:val="24"/>
                <w:lang w:val="en-US"/>
              </w:rPr>
              <w:t>05.25.003</w:t>
            </w:r>
          </w:p>
        </w:tc>
      </w:tr>
    </w:tbl>
    <w:p w14:paraId="4BA43D7B" w14:textId="77777777" w:rsidR="002A4C0D" w:rsidRPr="002A4C0D" w:rsidRDefault="002A4C0D" w:rsidP="002A4C0D">
      <w:pPr>
        <w:sectPr w:rsidR="002A4C0D" w:rsidRPr="002A4C0D" w:rsidSect="001E1C7E">
          <w:type w:val="continuous"/>
          <w:pgSz w:w="11907" w:h="16839" w:code="9"/>
          <w:pgMar w:top="1701" w:right="1701" w:bottom="1701" w:left="2268" w:header="720" w:footer="1134" w:gutter="0"/>
          <w:pgNumType w:fmt="lowerRoman" w:start="2"/>
          <w:cols w:space="720"/>
          <w:titlePg/>
          <w:docGrid w:linePitch="360"/>
        </w:sectPr>
      </w:pPr>
    </w:p>
    <w:p w14:paraId="0B597541" w14:textId="62091326" w:rsidR="001B1F9F" w:rsidRPr="00AE69D2" w:rsidRDefault="001B1F9F" w:rsidP="00AE69D2">
      <w:pPr>
        <w:pStyle w:val="Heading1"/>
        <w:numPr>
          <w:ilvl w:val="0"/>
          <w:numId w:val="0"/>
        </w:numPr>
        <w:jc w:val="center"/>
        <w:rPr>
          <w:sz w:val="24"/>
          <w:szCs w:val="24"/>
        </w:rPr>
      </w:pPr>
      <w:bookmarkStart w:id="8" w:name="_Toc167658766"/>
      <w:r w:rsidRPr="003430C2">
        <w:rPr>
          <w:sz w:val="24"/>
          <w:szCs w:val="24"/>
        </w:rPr>
        <w:lastRenderedPageBreak/>
        <w:t>LEMBAR PENGESAHAN</w:t>
      </w:r>
      <w:bookmarkEnd w:id="8"/>
    </w:p>
    <w:p w14:paraId="01F3F6E4" w14:textId="77777777" w:rsidR="001B1F9F" w:rsidRPr="007C5429" w:rsidRDefault="001B1F9F" w:rsidP="007C5429">
      <w:pPr>
        <w:spacing w:after="0" w:line="240" w:lineRule="auto"/>
        <w:jc w:val="center"/>
        <w:rPr>
          <w:rFonts w:ascii="Times New Roman" w:hAnsi="Times New Roman" w:cs="Times New Roman"/>
          <w:b/>
          <w:sz w:val="24"/>
          <w:szCs w:val="24"/>
        </w:rPr>
      </w:pPr>
    </w:p>
    <w:p w14:paraId="15360DC0" w14:textId="77777777" w:rsidR="00AE69D2" w:rsidRDefault="00AE69D2" w:rsidP="00AE69D2">
      <w:pPr>
        <w:pStyle w:val="NoSpacing"/>
        <w:jc w:val="center"/>
        <w:rPr>
          <w:rFonts w:ascii="Times New Roman" w:hAnsi="Times New Roman" w:cs="Times New Roman"/>
          <w:b/>
          <w:sz w:val="28"/>
          <w:szCs w:val="24"/>
        </w:rPr>
      </w:pPr>
      <w:bookmarkStart w:id="9" w:name="_Hlk152532472"/>
      <w:r>
        <w:rPr>
          <w:rFonts w:ascii="Times New Roman" w:hAnsi="Times New Roman" w:cs="Times New Roman"/>
          <w:b/>
          <w:sz w:val="28"/>
          <w:szCs w:val="24"/>
        </w:rPr>
        <w:t>SISTEM INFORMASI PENGOLAHAN DATA PEMINJAMAN SARANA DAN PRASARANA (SARPRAS) BERBASIS WEB DI STMIK PPKIA PRADNYA PARAMITA</w:t>
      </w:r>
    </w:p>
    <w:p w14:paraId="1D955117" w14:textId="6F9ED279" w:rsidR="001B1F9F" w:rsidRPr="00686FE9" w:rsidRDefault="00AE69D2" w:rsidP="00686FE9">
      <w:pPr>
        <w:pStyle w:val="NoSpacing"/>
        <w:jc w:val="center"/>
        <w:rPr>
          <w:rFonts w:ascii="Times New Roman" w:hAnsi="Times New Roman" w:cs="Times New Roman"/>
          <w:sz w:val="28"/>
          <w:szCs w:val="28"/>
          <w:lang w:val="id-ID"/>
        </w:rPr>
      </w:pPr>
      <w:r>
        <w:rPr>
          <w:rFonts w:ascii="Times New Roman" w:hAnsi="Times New Roman" w:cs="Times New Roman"/>
          <w:b/>
          <w:sz w:val="28"/>
          <w:szCs w:val="24"/>
        </w:rPr>
        <w:t xml:space="preserve"> MALANG </w:t>
      </w:r>
      <w:bookmarkEnd w:id="9"/>
    </w:p>
    <w:p w14:paraId="0454903E" w14:textId="77777777" w:rsidR="001B1F9F" w:rsidRPr="00943F76" w:rsidRDefault="001B1F9F" w:rsidP="007C5429">
      <w:pPr>
        <w:tabs>
          <w:tab w:val="left" w:pos="870"/>
          <w:tab w:val="center" w:pos="3969"/>
        </w:tabs>
        <w:spacing w:after="0" w:line="240" w:lineRule="auto"/>
        <w:jc w:val="center"/>
        <w:rPr>
          <w:rFonts w:ascii="Times New Roman" w:hAnsi="Times New Roman" w:cs="Times New Roman"/>
          <w:b/>
          <w:color w:val="000000"/>
          <w:sz w:val="24"/>
          <w:szCs w:val="24"/>
        </w:rPr>
      </w:pPr>
    </w:p>
    <w:p w14:paraId="3B2E3F8A" w14:textId="6AE9D23A" w:rsidR="001B1F9F" w:rsidRPr="00943F76" w:rsidRDefault="00AE69D2" w:rsidP="007C5429">
      <w:pPr>
        <w:pStyle w:val="NoSpacing"/>
        <w:jc w:val="center"/>
        <w:rPr>
          <w:rFonts w:ascii="Times New Roman" w:hAnsi="Times New Roman" w:cs="Times New Roman"/>
          <w:b/>
          <w:sz w:val="24"/>
          <w:szCs w:val="24"/>
          <w:lang w:val="id-ID"/>
        </w:rPr>
      </w:pPr>
      <w:proofErr w:type="spellStart"/>
      <w:r>
        <w:rPr>
          <w:rFonts w:ascii="Times New Roman" w:hAnsi="Times New Roman" w:cs="Times New Roman"/>
          <w:b/>
          <w:sz w:val="24"/>
          <w:szCs w:val="24"/>
        </w:rPr>
        <w:t>Tugas</w:t>
      </w:r>
      <w:proofErr w:type="spellEnd"/>
      <w:r>
        <w:rPr>
          <w:rFonts w:ascii="Times New Roman" w:hAnsi="Times New Roman" w:cs="Times New Roman"/>
          <w:b/>
          <w:sz w:val="24"/>
          <w:szCs w:val="24"/>
        </w:rPr>
        <w:t xml:space="preserve"> Akhir</w:t>
      </w:r>
      <w:r w:rsidR="001B1F9F" w:rsidRPr="00943F76">
        <w:rPr>
          <w:rFonts w:ascii="Times New Roman" w:hAnsi="Times New Roman" w:cs="Times New Roman"/>
          <w:b/>
          <w:sz w:val="24"/>
          <w:szCs w:val="24"/>
          <w:lang w:val="id-ID"/>
        </w:rPr>
        <w:t xml:space="preserve"> oleh Nama Mahasiswa</w:t>
      </w:r>
      <w:r w:rsidR="007C5429">
        <w:rPr>
          <w:rFonts w:ascii="Times New Roman" w:hAnsi="Times New Roman" w:cs="Times New Roman"/>
          <w:b/>
          <w:sz w:val="24"/>
          <w:szCs w:val="24"/>
        </w:rPr>
        <w:t xml:space="preserve"> </w:t>
      </w:r>
      <w:r w:rsidR="001B1F9F" w:rsidRPr="00943F76">
        <w:rPr>
          <w:rFonts w:ascii="Times New Roman" w:hAnsi="Times New Roman" w:cs="Times New Roman"/>
          <w:b/>
          <w:sz w:val="24"/>
          <w:szCs w:val="24"/>
          <w:lang w:val="id-ID"/>
        </w:rPr>
        <w:t>ini</w:t>
      </w:r>
    </w:p>
    <w:p w14:paraId="784860A1" w14:textId="77777777" w:rsidR="001B1F9F" w:rsidRPr="00943F76" w:rsidRDefault="001B1F9F" w:rsidP="007C5429">
      <w:pPr>
        <w:pStyle w:val="NoSpacing"/>
        <w:jc w:val="center"/>
        <w:rPr>
          <w:rFonts w:ascii="Times New Roman" w:hAnsi="Times New Roman" w:cs="Times New Roman"/>
          <w:b/>
          <w:sz w:val="24"/>
          <w:szCs w:val="24"/>
          <w:lang w:val="id-ID"/>
        </w:rPr>
      </w:pPr>
      <w:r w:rsidRPr="00943F76">
        <w:rPr>
          <w:rFonts w:ascii="Times New Roman" w:hAnsi="Times New Roman" w:cs="Times New Roman"/>
          <w:b/>
          <w:sz w:val="24"/>
          <w:szCs w:val="24"/>
          <w:lang w:val="id-ID"/>
        </w:rPr>
        <w:t>Telah dipertahankan di depan dewan penguji</w:t>
      </w:r>
    </w:p>
    <w:p w14:paraId="787C4A77" w14:textId="0ABF8004" w:rsidR="001B1F9F" w:rsidRPr="00686FE9" w:rsidRDefault="001B1F9F" w:rsidP="00686FE9">
      <w:pPr>
        <w:pStyle w:val="NoSpacing"/>
        <w:jc w:val="center"/>
        <w:rPr>
          <w:rFonts w:ascii="Times New Roman" w:hAnsi="Times New Roman" w:cs="Times New Roman"/>
          <w:color w:val="000000"/>
          <w:sz w:val="24"/>
          <w:szCs w:val="24"/>
        </w:rPr>
      </w:pPr>
      <w:r w:rsidRPr="00943F76">
        <w:rPr>
          <w:rFonts w:ascii="Times New Roman" w:hAnsi="Times New Roman" w:cs="Times New Roman"/>
          <w:b/>
          <w:color w:val="000000"/>
          <w:sz w:val="24"/>
          <w:szCs w:val="24"/>
          <w:lang w:val="id-ID"/>
        </w:rPr>
        <w:t xml:space="preserve">Pada tanggal ................... </w:t>
      </w:r>
      <w:r w:rsidR="007C5429" w:rsidRPr="00943F76">
        <w:rPr>
          <w:rFonts w:ascii="Times New Roman" w:hAnsi="Times New Roman" w:cs="Times New Roman"/>
          <w:b/>
          <w:color w:val="000000"/>
          <w:sz w:val="24"/>
          <w:szCs w:val="24"/>
          <w:lang w:val="id-ID"/>
        </w:rPr>
        <w:t>...................</w:t>
      </w:r>
    </w:p>
    <w:p w14:paraId="53419E7B" w14:textId="77777777" w:rsidR="001B1F9F" w:rsidRPr="00943F76" w:rsidRDefault="001B1F9F" w:rsidP="007C5429">
      <w:pPr>
        <w:spacing w:after="0" w:line="240" w:lineRule="auto"/>
        <w:jc w:val="center"/>
        <w:rPr>
          <w:rFonts w:ascii="Times New Roman" w:hAnsi="Times New Roman" w:cs="Times New Roman"/>
          <w:b/>
          <w:color w:val="000000"/>
          <w:sz w:val="24"/>
          <w:szCs w:val="24"/>
        </w:rPr>
      </w:pPr>
    </w:p>
    <w:tbl>
      <w:tblPr>
        <w:tblStyle w:val="TableGrid"/>
        <w:tblW w:w="5390" w:type="pct"/>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8"/>
        <w:gridCol w:w="4279"/>
      </w:tblGrid>
      <w:tr w:rsidR="001B1F9F" w:rsidRPr="00943F76" w14:paraId="7A77DDD7" w14:textId="77777777" w:rsidTr="007C5429">
        <w:trPr>
          <w:trHeight w:val="2038"/>
        </w:trPr>
        <w:tc>
          <w:tcPr>
            <w:tcW w:w="5000" w:type="pct"/>
            <w:gridSpan w:val="2"/>
          </w:tcPr>
          <w:p w14:paraId="1769BA37" w14:textId="77777777" w:rsidR="001B1F9F" w:rsidRPr="00943F76" w:rsidRDefault="001B1F9F" w:rsidP="007C5429">
            <w:pPr>
              <w:jc w:val="center"/>
              <w:rPr>
                <w:rFonts w:ascii="Times New Roman" w:hAnsi="Times New Roman" w:cs="Times New Roman"/>
                <w:color w:val="000000"/>
                <w:sz w:val="24"/>
                <w:szCs w:val="24"/>
              </w:rPr>
            </w:pPr>
            <w:r w:rsidRPr="00943F76">
              <w:rPr>
                <w:rFonts w:ascii="Times New Roman" w:hAnsi="Times New Roman" w:cs="Times New Roman"/>
                <w:color w:val="000000"/>
                <w:sz w:val="24"/>
                <w:szCs w:val="24"/>
              </w:rPr>
              <w:t>Dewan Penguji,</w:t>
            </w:r>
          </w:p>
          <w:p w14:paraId="4E19882D" w14:textId="77777777" w:rsidR="001B1F9F" w:rsidRPr="00943F76" w:rsidRDefault="001B1F9F" w:rsidP="007C5429">
            <w:pPr>
              <w:jc w:val="center"/>
              <w:rPr>
                <w:rFonts w:ascii="Times New Roman" w:hAnsi="Times New Roman" w:cs="Times New Roman"/>
                <w:color w:val="000000"/>
                <w:sz w:val="24"/>
                <w:szCs w:val="24"/>
              </w:rPr>
            </w:pPr>
            <w:r w:rsidRPr="00943F76">
              <w:rPr>
                <w:rFonts w:ascii="Times New Roman" w:hAnsi="Times New Roman" w:cs="Times New Roman"/>
                <w:color w:val="000000"/>
                <w:sz w:val="24"/>
                <w:szCs w:val="24"/>
              </w:rPr>
              <w:t>Ketua</w:t>
            </w:r>
          </w:p>
          <w:p w14:paraId="448A0907" w14:textId="77777777" w:rsidR="001B1F9F" w:rsidRPr="00943F76" w:rsidRDefault="001B1F9F" w:rsidP="007C5429">
            <w:pPr>
              <w:jc w:val="center"/>
              <w:rPr>
                <w:rFonts w:ascii="Times New Roman" w:hAnsi="Times New Roman" w:cs="Times New Roman"/>
                <w:color w:val="000000"/>
                <w:sz w:val="24"/>
                <w:szCs w:val="24"/>
              </w:rPr>
            </w:pPr>
          </w:p>
          <w:p w14:paraId="7E8933D8" w14:textId="77777777" w:rsidR="001B1F9F" w:rsidRPr="00943F76" w:rsidRDefault="001B1F9F" w:rsidP="007C5429">
            <w:pPr>
              <w:jc w:val="center"/>
              <w:rPr>
                <w:rFonts w:ascii="Times New Roman" w:hAnsi="Times New Roman" w:cs="Times New Roman"/>
                <w:color w:val="000000"/>
                <w:sz w:val="24"/>
                <w:szCs w:val="24"/>
              </w:rPr>
            </w:pPr>
          </w:p>
          <w:p w14:paraId="7096F1A8" w14:textId="77777777" w:rsidR="001B1F9F" w:rsidRPr="00943F76" w:rsidRDefault="001B1F9F" w:rsidP="007C5429">
            <w:pPr>
              <w:jc w:val="center"/>
              <w:rPr>
                <w:rFonts w:ascii="Times New Roman" w:hAnsi="Times New Roman" w:cs="Times New Roman"/>
                <w:color w:val="000000"/>
                <w:sz w:val="24"/>
                <w:szCs w:val="24"/>
              </w:rPr>
            </w:pPr>
          </w:p>
          <w:p w14:paraId="69C1B489" w14:textId="77777777" w:rsidR="001B1F9F" w:rsidRPr="00943F76" w:rsidRDefault="001B1F9F" w:rsidP="007C5429">
            <w:pPr>
              <w:jc w:val="center"/>
              <w:rPr>
                <w:rFonts w:ascii="Times New Roman" w:hAnsi="Times New Roman" w:cs="Times New Roman"/>
                <w:color w:val="000000"/>
                <w:sz w:val="24"/>
                <w:szCs w:val="24"/>
              </w:rPr>
            </w:pPr>
          </w:p>
          <w:p w14:paraId="4737EB5F" w14:textId="77777777" w:rsidR="001B1F9F" w:rsidRPr="00943F76" w:rsidRDefault="001B1F9F" w:rsidP="007C5429">
            <w:pPr>
              <w:jc w:val="center"/>
              <w:rPr>
                <w:rFonts w:ascii="Times New Roman" w:hAnsi="Times New Roman" w:cs="Times New Roman"/>
                <w:color w:val="000000"/>
                <w:sz w:val="24"/>
                <w:szCs w:val="24"/>
                <w:u w:val="single"/>
              </w:rPr>
            </w:pPr>
            <w:r w:rsidRPr="00943F76">
              <w:rPr>
                <w:rFonts w:ascii="Times New Roman" w:hAnsi="Times New Roman" w:cs="Times New Roman"/>
                <w:color w:val="000000"/>
                <w:sz w:val="24"/>
                <w:szCs w:val="24"/>
                <w:u w:val="single"/>
              </w:rPr>
              <w:t>Nama Dosen</w:t>
            </w:r>
          </w:p>
          <w:p w14:paraId="474D822A" w14:textId="77777777" w:rsidR="001B1F9F" w:rsidRPr="00943F76" w:rsidRDefault="001B1F9F" w:rsidP="007C5429">
            <w:pPr>
              <w:jc w:val="center"/>
              <w:rPr>
                <w:rFonts w:ascii="Times New Roman" w:hAnsi="Times New Roman" w:cs="Times New Roman"/>
                <w:color w:val="000000"/>
                <w:sz w:val="24"/>
                <w:szCs w:val="24"/>
              </w:rPr>
            </w:pPr>
            <w:r w:rsidRPr="00943F76">
              <w:rPr>
                <w:rFonts w:ascii="Times New Roman" w:hAnsi="Times New Roman" w:cs="Times New Roman"/>
                <w:color w:val="000000"/>
                <w:sz w:val="24"/>
                <w:szCs w:val="24"/>
              </w:rPr>
              <w:t>NIK ……………………</w:t>
            </w:r>
          </w:p>
          <w:p w14:paraId="03875942" w14:textId="77777777" w:rsidR="001B1F9F" w:rsidRPr="00943F76" w:rsidRDefault="001B1F9F" w:rsidP="007C5429">
            <w:pPr>
              <w:jc w:val="center"/>
              <w:rPr>
                <w:rFonts w:ascii="Times New Roman" w:hAnsi="Times New Roman" w:cs="Times New Roman"/>
                <w:color w:val="000000"/>
                <w:sz w:val="24"/>
                <w:szCs w:val="24"/>
              </w:rPr>
            </w:pPr>
          </w:p>
        </w:tc>
      </w:tr>
      <w:tr w:rsidR="001B1F9F" w:rsidRPr="00182DE0" w14:paraId="7DB09588" w14:textId="77777777" w:rsidTr="007C5429">
        <w:trPr>
          <w:trHeight w:val="1913"/>
        </w:trPr>
        <w:tc>
          <w:tcPr>
            <w:tcW w:w="5000" w:type="pct"/>
            <w:gridSpan w:val="2"/>
          </w:tcPr>
          <w:p w14:paraId="63866907" w14:textId="77777777" w:rsidR="001B1F9F" w:rsidRPr="00182DE0" w:rsidRDefault="001B1F9F" w:rsidP="00182DE0">
            <w:pPr>
              <w:jc w:val="center"/>
              <w:rPr>
                <w:rFonts w:ascii="Times New Roman" w:hAnsi="Times New Roman" w:cs="Times New Roman"/>
                <w:color w:val="000000"/>
                <w:sz w:val="24"/>
                <w:szCs w:val="24"/>
              </w:rPr>
            </w:pPr>
            <w:r w:rsidRPr="00182DE0">
              <w:rPr>
                <w:rFonts w:ascii="Times New Roman" w:hAnsi="Times New Roman" w:cs="Times New Roman"/>
                <w:color w:val="000000"/>
                <w:sz w:val="24"/>
                <w:szCs w:val="24"/>
              </w:rPr>
              <w:t>Anggota</w:t>
            </w:r>
            <w:r w:rsidR="00277B18" w:rsidRPr="00182DE0">
              <w:rPr>
                <w:rFonts w:ascii="Times New Roman" w:hAnsi="Times New Roman" w:cs="Times New Roman"/>
                <w:color w:val="000000"/>
                <w:sz w:val="24"/>
                <w:szCs w:val="24"/>
              </w:rPr>
              <w:t xml:space="preserve"> I</w:t>
            </w:r>
          </w:p>
          <w:p w14:paraId="36782F59" w14:textId="77777777" w:rsidR="001B1F9F" w:rsidRPr="00182DE0" w:rsidRDefault="001B1F9F" w:rsidP="00182DE0">
            <w:pPr>
              <w:jc w:val="center"/>
              <w:rPr>
                <w:rFonts w:ascii="Times New Roman" w:hAnsi="Times New Roman" w:cs="Times New Roman"/>
                <w:color w:val="000000"/>
                <w:sz w:val="24"/>
                <w:szCs w:val="24"/>
              </w:rPr>
            </w:pPr>
          </w:p>
          <w:p w14:paraId="3BBD4233" w14:textId="77777777" w:rsidR="001B1F9F" w:rsidRPr="00943F76" w:rsidRDefault="001B1F9F" w:rsidP="00182DE0">
            <w:pPr>
              <w:jc w:val="center"/>
              <w:rPr>
                <w:rFonts w:ascii="Times New Roman" w:hAnsi="Times New Roman" w:cs="Times New Roman"/>
                <w:color w:val="000000"/>
                <w:sz w:val="24"/>
                <w:szCs w:val="24"/>
              </w:rPr>
            </w:pPr>
          </w:p>
          <w:p w14:paraId="66A16256" w14:textId="77777777" w:rsidR="001B1F9F" w:rsidRPr="00943F76" w:rsidRDefault="001B1F9F" w:rsidP="00182DE0">
            <w:pPr>
              <w:jc w:val="center"/>
              <w:rPr>
                <w:rFonts w:ascii="Times New Roman" w:hAnsi="Times New Roman" w:cs="Times New Roman"/>
                <w:color w:val="000000"/>
                <w:sz w:val="24"/>
                <w:szCs w:val="24"/>
              </w:rPr>
            </w:pPr>
          </w:p>
          <w:p w14:paraId="584665D7" w14:textId="77777777" w:rsidR="001B1F9F" w:rsidRPr="00943F76" w:rsidRDefault="001B1F9F" w:rsidP="00182DE0">
            <w:pPr>
              <w:jc w:val="center"/>
              <w:rPr>
                <w:rFonts w:ascii="Times New Roman" w:hAnsi="Times New Roman" w:cs="Times New Roman"/>
                <w:color w:val="000000"/>
                <w:sz w:val="24"/>
                <w:szCs w:val="24"/>
              </w:rPr>
            </w:pPr>
          </w:p>
          <w:p w14:paraId="1FBDD8D3" w14:textId="77777777" w:rsidR="001B1F9F" w:rsidRPr="00E315DD" w:rsidRDefault="001B1F9F" w:rsidP="007C5429">
            <w:pPr>
              <w:jc w:val="center"/>
              <w:rPr>
                <w:rFonts w:ascii="Times New Roman" w:hAnsi="Times New Roman" w:cs="Times New Roman"/>
                <w:color w:val="000000"/>
                <w:sz w:val="24"/>
                <w:szCs w:val="24"/>
                <w:u w:val="single"/>
              </w:rPr>
            </w:pPr>
            <w:r w:rsidRPr="00E315DD">
              <w:rPr>
                <w:rFonts w:ascii="Times New Roman" w:hAnsi="Times New Roman" w:cs="Times New Roman"/>
                <w:color w:val="000000"/>
                <w:sz w:val="24"/>
                <w:szCs w:val="24"/>
                <w:u w:val="single"/>
              </w:rPr>
              <w:t>Nama Dosen</w:t>
            </w:r>
          </w:p>
          <w:p w14:paraId="5133E9D2" w14:textId="77777777" w:rsidR="001B1F9F" w:rsidRPr="00943F76" w:rsidRDefault="001B1F9F" w:rsidP="007C5429">
            <w:pPr>
              <w:jc w:val="center"/>
              <w:rPr>
                <w:rFonts w:ascii="Times New Roman" w:hAnsi="Times New Roman" w:cs="Times New Roman"/>
                <w:color w:val="000000"/>
                <w:sz w:val="24"/>
                <w:szCs w:val="24"/>
              </w:rPr>
            </w:pPr>
            <w:r w:rsidRPr="00943F76">
              <w:rPr>
                <w:rFonts w:ascii="Times New Roman" w:hAnsi="Times New Roman" w:cs="Times New Roman"/>
                <w:color w:val="000000"/>
                <w:sz w:val="24"/>
                <w:szCs w:val="24"/>
              </w:rPr>
              <w:t>NIK……………………</w:t>
            </w:r>
          </w:p>
          <w:p w14:paraId="4F9E0EF4" w14:textId="77777777" w:rsidR="001B1F9F" w:rsidRPr="00943F76" w:rsidRDefault="001B1F9F" w:rsidP="00182DE0">
            <w:pPr>
              <w:jc w:val="center"/>
              <w:rPr>
                <w:rFonts w:ascii="Times New Roman" w:hAnsi="Times New Roman" w:cs="Times New Roman"/>
                <w:color w:val="000000"/>
                <w:sz w:val="24"/>
                <w:szCs w:val="24"/>
              </w:rPr>
            </w:pPr>
          </w:p>
        </w:tc>
      </w:tr>
      <w:tr w:rsidR="001B1F9F" w:rsidRPr="00943F76" w14:paraId="4DC8A624" w14:textId="77777777" w:rsidTr="007C5429">
        <w:trPr>
          <w:trHeight w:val="1867"/>
        </w:trPr>
        <w:tc>
          <w:tcPr>
            <w:tcW w:w="5000" w:type="pct"/>
            <w:gridSpan w:val="2"/>
          </w:tcPr>
          <w:p w14:paraId="7A657C03" w14:textId="77777777" w:rsidR="001B1F9F" w:rsidRPr="0076241C" w:rsidRDefault="001B1F9F" w:rsidP="0076241C">
            <w:pPr>
              <w:jc w:val="center"/>
              <w:rPr>
                <w:rFonts w:ascii="Times New Roman" w:hAnsi="Times New Roman" w:cs="Times New Roman"/>
                <w:sz w:val="24"/>
                <w:szCs w:val="24"/>
                <w:lang w:val="en-US"/>
              </w:rPr>
            </w:pPr>
            <w:r w:rsidRPr="0076241C">
              <w:rPr>
                <w:rFonts w:ascii="Times New Roman" w:hAnsi="Times New Roman" w:cs="Times New Roman"/>
                <w:color w:val="000000"/>
                <w:sz w:val="24"/>
                <w:szCs w:val="24"/>
              </w:rPr>
              <w:t>Anggota</w:t>
            </w:r>
            <w:r w:rsidR="00277B18" w:rsidRPr="0076241C">
              <w:rPr>
                <w:rFonts w:ascii="Times New Roman" w:hAnsi="Times New Roman" w:cs="Times New Roman"/>
                <w:sz w:val="24"/>
                <w:szCs w:val="24"/>
                <w:lang w:val="en-US"/>
              </w:rPr>
              <w:t xml:space="preserve"> II</w:t>
            </w:r>
          </w:p>
          <w:p w14:paraId="225377CD" w14:textId="77777777" w:rsidR="001B1F9F" w:rsidRPr="00943F76" w:rsidRDefault="001B1F9F" w:rsidP="007C5429">
            <w:pPr>
              <w:jc w:val="center"/>
              <w:outlineLvl w:val="0"/>
              <w:rPr>
                <w:rFonts w:ascii="Times New Roman" w:hAnsi="Times New Roman" w:cs="Times New Roman"/>
                <w:color w:val="000000"/>
                <w:sz w:val="24"/>
                <w:szCs w:val="24"/>
              </w:rPr>
            </w:pPr>
          </w:p>
          <w:p w14:paraId="7727BEEC" w14:textId="77777777" w:rsidR="001B1F9F" w:rsidRPr="00943F76" w:rsidRDefault="001B1F9F" w:rsidP="007C5429">
            <w:pPr>
              <w:jc w:val="center"/>
              <w:outlineLvl w:val="0"/>
              <w:rPr>
                <w:rFonts w:ascii="Times New Roman" w:hAnsi="Times New Roman" w:cs="Times New Roman"/>
                <w:color w:val="000000"/>
                <w:sz w:val="24"/>
                <w:szCs w:val="24"/>
              </w:rPr>
            </w:pPr>
          </w:p>
          <w:p w14:paraId="4AD46091" w14:textId="77777777" w:rsidR="001B1F9F" w:rsidRPr="00943F76" w:rsidRDefault="001B1F9F" w:rsidP="007C5429">
            <w:pPr>
              <w:jc w:val="center"/>
              <w:outlineLvl w:val="0"/>
              <w:rPr>
                <w:rFonts w:ascii="Times New Roman" w:hAnsi="Times New Roman" w:cs="Times New Roman"/>
                <w:color w:val="000000"/>
                <w:sz w:val="24"/>
                <w:szCs w:val="24"/>
              </w:rPr>
            </w:pPr>
          </w:p>
          <w:p w14:paraId="508965D4" w14:textId="77777777" w:rsidR="001B1F9F" w:rsidRPr="00943F76" w:rsidRDefault="001B1F9F" w:rsidP="007C5429">
            <w:pPr>
              <w:jc w:val="center"/>
              <w:outlineLvl w:val="0"/>
              <w:rPr>
                <w:rFonts w:ascii="Times New Roman" w:hAnsi="Times New Roman" w:cs="Times New Roman"/>
                <w:color w:val="000000"/>
                <w:sz w:val="24"/>
                <w:szCs w:val="24"/>
              </w:rPr>
            </w:pPr>
          </w:p>
          <w:p w14:paraId="421456F9" w14:textId="77777777" w:rsidR="001B1F9F" w:rsidRPr="00943F76" w:rsidRDefault="001B1F9F" w:rsidP="007C5429">
            <w:pPr>
              <w:jc w:val="center"/>
              <w:rPr>
                <w:rFonts w:ascii="Times New Roman" w:hAnsi="Times New Roman" w:cs="Times New Roman"/>
                <w:color w:val="000000"/>
                <w:sz w:val="24"/>
                <w:szCs w:val="24"/>
              </w:rPr>
            </w:pPr>
            <w:r w:rsidRPr="00943F76">
              <w:rPr>
                <w:rFonts w:ascii="Times New Roman" w:hAnsi="Times New Roman" w:cs="Times New Roman"/>
                <w:color w:val="000000"/>
                <w:sz w:val="24"/>
                <w:szCs w:val="24"/>
                <w:u w:val="single"/>
              </w:rPr>
              <w:t>Nama Dosen</w:t>
            </w:r>
          </w:p>
          <w:p w14:paraId="215969F2" w14:textId="77777777" w:rsidR="001B1F9F" w:rsidRPr="00943F76" w:rsidRDefault="001B1F9F" w:rsidP="007C5429">
            <w:pPr>
              <w:jc w:val="center"/>
              <w:rPr>
                <w:rFonts w:ascii="Times New Roman" w:hAnsi="Times New Roman" w:cs="Times New Roman"/>
                <w:color w:val="000000"/>
                <w:sz w:val="24"/>
                <w:szCs w:val="24"/>
              </w:rPr>
            </w:pPr>
            <w:r w:rsidRPr="00943F76">
              <w:rPr>
                <w:rFonts w:ascii="Times New Roman" w:hAnsi="Times New Roman" w:cs="Times New Roman"/>
                <w:color w:val="000000"/>
                <w:sz w:val="24"/>
                <w:szCs w:val="24"/>
              </w:rPr>
              <w:t>NIK……………………</w:t>
            </w:r>
          </w:p>
          <w:p w14:paraId="7E423A6F" w14:textId="77777777" w:rsidR="001B1F9F" w:rsidRPr="00943F76" w:rsidRDefault="001B1F9F" w:rsidP="007C5429">
            <w:pPr>
              <w:jc w:val="center"/>
              <w:rPr>
                <w:rFonts w:ascii="Times New Roman" w:hAnsi="Times New Roman" w:cs="Times New Roman"/>
                <w:color w:val="000000"/>
                <w:sz w:val="24"/>
                <w:szCs w:val="24"/>
              </w:rPr>
            </w:pPr>
          </w:p>
        </w:tc>
      </w:tr>
      <w:tr w:rsidR="001B1F9F" w:rsidRPr="00943F76" w14:paraId="41ADECA6" w14:textId="77777777" w:rsidTr="007C5429">
        <w:trPr>
          <w:trHeight w:val="1989"/>
        </w:trPr>
        <w:tc>
          <w:tcPr>
            <w:tcW w:w="2500" w:type="pct"/>
          </w:tcPr>
          <w:p w14:paraId="259A899F" w14:textId="77777777" w:rsidR="001B1F9F" w:rsidRPr="00943F76" w:rsidRDefault="001B1F9F" w:rsidP="007C5429">
            <w:pPr>
              <w:jc w:val="center"/>
              <w:rPr>
                <w:rFonts w:ascii="Times New Roman" w:hAnsi="Times New Roman" w:cs="Times New Roman"/>
                <w:color w:val="000000"/>
                <w:sz w:val="24"/>
                <w:szCs w:val="24"/>
              </w:rPr>
            </w:pPr>
            <w:r w:rsidRPr="00943F76">
              <w:rPr>
                <w:rFonts w:ascii="Times New Roman" w:hAnsi="Times New Roman" w:cs="Times New Roman"/>
                <w:color w:val="000000"/>
                <w:sz w:val="24"/>
                <w:szCs w:val="24"/>
              </w:rPr>
              <w:t>Mengetahui,</w:t>
            </w:r>
          </w:p>
          <w:p w14:paraId="349E6ABC" w14:textId="77777777" w:rsidR="00277B18" w:rsidRDefault="001B1F9F" w:rsidP="007C5429">
            <w:pPr>
              <w:jc w:val="center"/>
              <w:rPr>
                <w:rFonts w:ascii="Times New Roman" w:hAnsi="Times New Roman" w:cs="Times New Roman"/>
                <w:color w:val="000000"/>
                <w:sz w:val="24"/>
                <w:szCs w:val="24"/>
                <w:lang w:val="en-US"/>
              </w:rPr>
            </w:pPr>
            <w:r w:rsidRPr="00943F76">
              <w:rPr>
                <w:rFonts w:ascii="Times New Roman" w:hAnsi="Times New Roman" w:cs="Times New Roman"/>
                <w:color w:val="000000"/>
                <w:sz w:val="24"/>
                <w:szCs w:val="24"/>
              </w:rPr>
              <w:t xml:space="preserve">Ketua Program Studi </w:t>
            </w:r>
          </w:p>
          <w:p w14:paraId="3C717D32" w14:textId="2BFE9E3B" w:rsidR="001B1F9F" w:rsidRPr="007C5429" w:rsidRDefault="00277B18" w:rsidP="007C5429">
            <w:pPr>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D-3</w:t>
            </w:r>
            <w:r w:rsidR="00AE69D2">
              <w:rPr>
                <w:rFonts w:ascii="Times New Roman" w:hAnsi="Times New Roman" w:cs="Times New Roman"/>
                <w:color w:val="000000"/>
                <w:sz w:val="24"/>
                <w:szCs w:val="24"/>
                <w:lang w:val="en-US"/>
              </w:rPr>
              <w:t xml:space="preserve"> </w:t>
            </w:r>
            <w:proofErr w:type="spellStart"/>
            <w:r w:rsidR="00AE69D2">
              <w:rPr>
                <w:rFonts w:ascii="Times New Roman" w:hAnsi="Times New Roman" w:cs="Times New Roman"/>
                <w:color w:val="000000"/>
                <w:sz w:val="24"/>
                <w:szCs w:val="24"/>
                <w:lang w:val="en-US"/>
              </w:rPr>
              <w:t>Sistem</w:t>
            </w:r>
            <w:proofErr w:type="spellEnd"/>
            <w:r w:rsidR="00AE69D2">
              <w:rPr>
                <w:rFonts w:ascii="Times New Roman" w:hAnsi="Times New Roman" w:cs="Times New Roman"/>
                <w:color w:val="000000"/>
                <w:sz w:val="24"/>
                <w:szCs w:val="24"/>
                <w:lang w:val="en-US"/>
              </w:rPr>
              <w:t xml:space="preserve"> </w:t>
            </w:r>
            <w:proofErr w:type="spellStart"/>
            <w:r w:rsidR="00AE69D2">
              <w:rPr>
                <w:rFonts w:ascii="Times New Roman" w:hAnsi="Times New Roman" w:cs="Times New Roman"/>
                <w:color w:val="000000"/>
                <w:sz w:val="24"/>
                <w:szCs w:val="24"/>
                <w:lang w:val="en-US"/>
              </w:rPr>
              <w:t>Informasi</w:t>
            </w:r>
            <w:proofErr w:type="spellEnd"/>
          </w:p>
          <w:p w14:paraId="68DCCB44" w14:textId="77777777" w:rsidR="001B1F9F" w:rsidRPr="00943F76" w:rsidRDefault="001B1F9F" w:rsidP="007C5429">
            <w:pPr>
              <w:jc w:val="center"/>
              <w:rPr>
                <w:rFonts w:ascii="Times New Roman" w:hAnsi="Times New Roman" w:cs="Times New Roman"/>
                <w:color w:val="000000"/>
                <w:sz w:val="24"/>
                <w:szCs w:val="24"/>
              </w:rPr>
            </w:pPr>
          </w:p>
          <w:p w14:paraId="796EE350" w14:textId="77777777" w:rsidR="001B1F9F" w:rsidRPr="00943F76" w:rsidRDefault="001B1F9F" w:rsidP="007C5429">
            <w:pPr>
              <w:jc w:val="center"/>
              <w:rPr>
                <w:rFonts w:ascii="Times New Roman" w:hAnsi="Times New Roman" w:cs="Times New Roman"/>
                <w:color w:val="000000"/>
                <w:sz w:val="24"/>
                <w:szCs w:val="24"/>
              </w:rPr>
            </w:pPr>
          </w:p>
          <w:p w14:paraId="2E137EAE" w14:textId="77777777" w:rsidR="001B1F9F" w:rsidRPr="00943F76" w:rsidRDefault="001B1F9F" w:rsidP="007C5429">
            <w:pPr>
              <w:jc w:val="center"/>
              <w:rPr>
                <w:rFonts w:ascii="Times New Roman" w:hAnsi="Times New Roman" w:cs="Times New Roman"/>
                <w:color w:val="000000"/>
                <w:sz w:val="24"/>
                <w:szCs w:val="24"/>
              </w:rPr>
            </w:pPr>
          </w:p>
          <w:p w14:paraId="3CEFB48D" w14:textId="77777777" w:rsidR="001B1F9F" w:rsidRPr="00943F76" w:rsidRDefault="001B1F9F" w:rsidP="007C5429">
            <w:pPr>
              <w:jc w:val="center"/>
              <w:rPr>
                <w:rFonts w:ascii="Times New Roman" w:hAnsi="Times New Roman" w:cs="Times New Roman"/>
                <w:color w:val="000000"/>
                <w:sz w:val="24"/>
                <w:szCs w:val="24"/>
              </w:rPr>
            </w:pPr>
          </w:p>
          <w:p w14:paraId="1106A965" w14:textId="77777777" w:rsidR="006753E1" w:rsidRPr="007C5429" w:rsidRDefault="006753E1" w:rsidP="006753E1">
            <w:pPr>
              <w:jc w:val="center"/>
              <w:rPr>
                <w:rFonts w:ascii="Times New Roman" w:hAnsi="Times New Roman" w:cs="Times New Roman"/>
                <w:color w:val="000000"/>
                <w:sz w:val="24"/>
                <w:szCs w:val="24"/>
                <w:u w:val="single"/>
                <w:lang w:val="en-US"/>
              </w:rPr>
            </w:pPr>
            <w:r>
              <w:rPr>
                <w:rFonts w:ascii="Times New Roman" w:hAnsi="Times New Roman" w:cs="Times New Roman"/>
                <w:color w:val="000000"/>
                <w:sz w:val="24"/>
                <w:szCs w:val="24"/>
                <w:u w:val="single"/>
                <w:lang w:val="en-US"/>
              </w:rPr>
              <w:t xml:space="preserve">Linda Suvi Rahmawati, </w:t>
            </w:r>
            <w:proofErr w:type="spellStart"/>
            <w:proofErr w:type="gramStart"/>
            <w:r>
              <w:rPr>
                <w:rFonts w:ascii="Times New Roman" w:hAnsi="Times New Roman" w:cs="Times New Roman"/>
                <w:color w:val="000000"/>
                <w:sz w:val="24"/>
                <w:szCs w:val="24"/>
                <w:u w:val="single"/>
                <w:lang w:val="en-US"/>
              </w:rPr>
              <w:t>S.Kom</w:t>
            </w:r>
            <w:proofErr w:type="spellEnd"/>
            <w:proofErr w:type="gramEnd"/>
            <w:r>
              <w:rPr>
                <w:rFonts w:ascii="Times New Roman" w:hAnsi="Times New Roman" w:cs="Times New Roman"/>
                <w:color w:val="000000"/>
                <w:sz w:val="24"/>
                <w:szCs w:val="24"/>
                <w:u w:val="single"/>
                <w:lang w:val="en-US"/>
              </w:rPr>
              <w:t>., MMSI</w:t>
            </w:r>
          </w:p>
          <w:p w14:paraId="1A6C00E6" w14:textId="479D3A91" w:rsidR="001B1F9F" w:rsidRPr="00943F76" w:rsidRDefault="006753E1" w:rsidP="006753E1">
            <w:pPr>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NIK </w:t>
            </w:r>
            <w:r>
              <w:rPr>
                <w:rFonts w:ascii="Times New Roman" w:hAnsi="Times New Roman" w:cs="Times New Roman"/>
                <w:color w:val="000000"/>
                <w:sz w:val="24"/>
                <w:szCs w:val="24"/>
                <w:lang w:val="en-US"/>
              </w:rPr>
              <w:t>11.05.25.003</w:t>
            </w:r>
          </w:p>
        </w:tc>
        <w:tc>
          <w:tcPr>
            <w:tcW w:w="2500" w:type="pct"/>
          </w:tcPr>
          <w:p w14:paraId="3C6B26E9" w14:textId="77777777" w:rsidR="001B1F9F" w:rsidRPr="00943F76" w:rsidRDefault="001B1F9F" w:rsidP="007C5429">
            <w:pPr>
              <w:jc w:val="center"/>
              <w:rPr>
                <w:rFonts w:ascii="Times New Roman" w:hAnsi="Times New Roman" w:cs="Times New Roman"/>
                <w:color w:val="000000"/>
                <w:sz w:val="24"/>
                <w:szCs w:val="24"/>
              </w:rPr>
            </w:pPr>
            <w:r w:rsidRPr="00943F76">
              <w:rPr>
                <w:rFonts w:ascii="Times New Roman" w:hAnsi="Times New Roman" w:cs="Times New Roman"/>
                <w:color w:val="000000"/>
                <w:sz w:val="24"/>
                <w:szCs w:val="24"/>
              </w:rPr>
              <w:t>Mengesahkan,</w:t>
            </w:r>
          </w:p>
          <w:p w14:paraId="75C08AB0" w14:textId="77777777" w:rsidR="00277B18" w:rsidRDefault="001B1F9F" w:rsidP="007C5429">
            <w:pPr>
              <w:jc w:val="center"/>
              <w:rPr>
                <w:rFonts w:ascii="Times New Roman" w:hAnsi="Times New Roman" w:cs="Times New Roman"/>
                <w:color w:val="000000"/>
                <w:sz w:val="24"/>
                <w:szCs w:val="24"/>
                <w:lang w:val="en-US"/>
              </w:rPr>
            </w:pPr>
            <w:r w:rsidRPr="00943F76">
              <w:rPr>
                <w:rFonts w:ascii="Times New Roman" w:hAnsi="Times New Roman" w:cs="Times New Roman"/>
                <w:color w:val="000000"/>
                <w:sz w:val="24"/>
                <w:szCs w:val="24"/>
              </w:rPr>
              <w:t>Ketua STMIK PPKIA</w:t>
            </w:r>
          </w:p>
          <w:p w14:paraId="76957E2A" w14:textId="77777777" w:rsidR="001B1F9F" w:rsidRPr="00943F76" w:rsidRDefault="001B1F9F" w:rsidP="007C5429">
            <w:pPr>
              <w:jc w:val="center"/>
              <w:rPr>
                <w:rFonts w:ascii="Times New Roman" w:hAnsi="Times New Roman" w:cs="Times New Roman"/>
                <w:color w:val="000000"/>
                <w:sz w:val="24"/>
                <w:szCs w:val="24"/>
              </w:rPr>
            </w:pPr>
            <w:r w:rsidRPr="00943F76">
              <w:rPr>
                <w:rFonts w:ascii="Times New Roman" w:hAnsi="Times New Roman" w:cs="Times New Roman"/>
                <w:color w:val="000000"/>
                <w:sz w:val="24"/>
                <w:szCs w:val="24"/>
              </w:rPr>
              <w:t>Pradnya Paramita</w:t>
            </w:r>
          </w:p>
          <w:p w14:paraId="601617C1" w14:textId="77777777" w:rsidR="001B1F9F" w:rsidRPr="00943F76" w:rsidRDefault="001B1F9F" w:rsidP="007C5429">
            <w:pPr>
              <w:jc w:val="center"/>
              <w:rPr>
                <w:rFonts w:ascii="Times New Roman" w:hAnsi="Times New Roman" w:cs="Times New Roman"/>
                <w:color w:val="000000"/>
                <w:sz w:val="24"/>
                <w:szCs w:val="24"/>
              </w:rPr>
            </w:pPr>
          </w:p>
          <w:p w14:paraId="4A9A22C0" w14:textId="77777777" w:rsidR="001B1F9F" w:rsidRPr="00943F76" w:rsidRDefault="001B1F9F" w:rsidP="007C5429">
            <w:pPr>
              <w:jc w:val="center"/>
              <w:rPr>
                <w:rFonts w:ascii="Times New Roman" w:hAnsi="Times New Roman" w:cs="Times New Roman"/>
                <w:color w:val="000000"/>
                <w:sz w:val="24"/>
                <w:szCs w:val="24"/>
              </w:rPr>
            </w:pPr>
          </w:p>
          <w:p w14:paraId="1633FF36" w14:textId="77777777" w:rsidR="001B1F9F" w:rsidRPr="00943F76" w:rsidRDefault="001B1F9F" w:rsidP="007C5429">
            <w:pPr>
              <w:jc w:val="center"/>
              <w:rPr>
                <w:rFonts w:ascii="Times New Roman" w:hAnsi="Times New Roman" w:cs="Times New Roman"/>
                <w:color w:val="000000"/>
                <w:sz w:val="24"/>
                <w:szCs w:val="24"/>
              </w:rPr>
            </w:pPr>
          </w:p>
          <w:p w14:paraId="63D27DD3" w14:textId="77777777" w:rsidR="001B1F9F" w:rsidRPr="00943F76" w:rsidRDefault="001B1F9F" w:rsidP="007C5429">
            <w:pPr>
              <w:jc w:val="center"/>
              <w:rPr>
                <w:rFonts w:ascii="Times New Roman" w:hAnsi="Times New Roman" w:cs="Times New Roman"/>
                <w:color w:val="000000"/>
                <w:sz w:val="24"/>
                <w:szCs w:val="24"/>
              </w:rPr>
            </w:pPr>
          </w:p>
          <w:p w14:paraId="45311B1B" w14:textId="77777777" w:rsidR="006753E1" w:rsidRPr="00943F76" w:rsidRDefault="006753E1" w:rsidP="006753E1">
            <w:pPr>
              <w:ind w:left="-99"/>
              <w:jc w:val="center"/>
              <w:rPr>
                <w:rFonts w:ascii="Times New Roman" w:hAnsi="Times New Roman" w:cs="Times New Roman"/>
                <w:color w:val="000000"/>
                <w:sz w:val="24"/>
                <w:szCs w:val="24"/>
                <w:u w:val="single"/>
              </w:rPr>
            </w:pPr>
            <w:r>
              <w:rPr>
                <w:rFonts w:ascii="Times New Roman" w:hAnsi="Times New Roman" w:cs="Times New Roman"/>
                <w:color w:val="000000"/>
                <w:sz w:val="24"/>
                <w:szCs w:val="24"/>
                <w:u w:val="single"/>
                <w:lang w:val="en-US"/>
              </w:rPr>
              <w:t xml:space="preserve">Dr. Tb. Mohammad </w:t>
            </w:r>
            <w:proofErr w:type="spellStart"/>
            <w:r>
              <w:rPr>
                <w:rFonts w:ascii="Times New Roman" w:hAnsi="Times New Roman" w:cs="Times New Roman"/>
                <w:color w:val="000000"/>
                <w:sz w:val="24"/>
                <w:szCs w:val="24"/>
                <w:u w:val="single"/>
                <w:lang w:val="en-US"/>
              </w:rPr>
              <w:t>Akhriza</w:t>
            </w:r>
            <w:proofErr w:type="spellEnd"/>
            <w:r>
              <w:rPr>
                <w:rFonts w:ascii="Times New Roman" w:hAnsi="Times New Roman" w:cs="Times New Roman"/>
                <w:color w:val="000000"/>
                <w:sz w:val="24"/>
                <w:szCs w:val="24"/>
                <w:u w:val="single"/>
                <w:lang w:val="en-US"/>
              </w:rPr>
              <w:t xml:space="preserve">, </w:t>
            </w:r>
            <w:proofErr w:type="spellStart"/>
            <w:r>
              <w:rPr>
                <w:rFonts w:ascii="Times New Roman" w:hAnsi="Times New Roman" w:cs="Times New Roman"/>
                <w:color w:val="000000"/>
                <w:sz w:val="24"/>
                <w:szCs w:val="24"/>
                <w:u w:val="single"/>
                <w:lang w:val="en-US"/>
              </w:rPr>
              <w:t>S.Si</w:t>
            </w:r>
            <w:proofErr w:type="spellEnd"/>
            <w:r>
              <w:rPr>
                <w:rFonts w:ascii="Times New Roman" w:hAnsi="Times New Roman" w:cs="Times New Roman"/>
                <w:color w:val="000000"/>
                <w:sz w:val="24"/>
                <w:szCs w:val="24"/>
                <w:u w:val="single"/>
                <w:lang w:val="en-US"/>
              </w:rPr>
              <w:t>., MMSI</w:t>
            </w:r>
          </w:p>
          <w:p w14:paraId="22FF92C2" w14:textId="07E9A2D2" w:rsidR="001B1F9F" w:rsidRPr="00943F76" w:rsidRDefault="006753E1" w:rsidP="006753E1">
            <w:pPr>
              <w:jc w:val="center"/>
              <w:rPr>
                <w:rFonts w:ascii="Times New Roman" w:hAnsi="Times New Roman" w:cs="Times New Roman"/>
                <w:color w:val="000000"/>
                <w:sz w:val="24"/>
                <w:szCs w:val="24"/>
              </w:rPr>
            </w:pPr>
            <w:r w:rsidRPr="00943F76">
              <w:rPr>
                <w:rFonts w:ascii="Times New Roman" w:hAnsi="Times New Roman" w:cs="Times New Roman"/>
                <w:color w:val="000000"/>
                <w:sz w:val="24"/>
                <w:szCs w:val="24"/>
              </w:rPr>
              <w:t xml:space="preserve">NIK </w:t>
            </w:r>
            <w:r>
              <w:rPr>
                <w:rFonts w:ascii="Times New Roman" w:hAnsi="Times New Roman" w:cs="Times New Roman"/>
                <w:color w:val="000000"/>
                <w:sz w:val="24"/>
                <w:szCs w:val="24"/>
                <w:lang w:val="en-US"/>
              </w:rPr>
              <w:t>00.12.01.002</w:t>
            </w:r>
          </w:p>
        </w:tc>
      </w:tr>
    </w:tbl>
    <w:p w14:paraId="485C83C8" w14:textId="664D93E0" w:rsidR="001B1F9F" w:rsidRPr="003430C2" w:rsidRDefault="001B1F9F" w:rsidP="00A2046A">
      <w:pPr>
        <w:pStyle w:val="Heading1"/>
        <w:numPr>
          <w:ilvl w:val="0"/>
          <w:numId w:val="0"/>
        </w:numPr>
        <w:spacing w:line="360" w:lineRule="auto"/>
        <w:jc w:val="center"/>
        <w:rPr>
          <w:rFonts w:eastAsia="Times New Roman"/>
          <w:sz w:val="24"/>
          <w:szCs w:val="24"/>
        </w:rPr>
      </w:pPr>
      <w:r w:rsidRPr="002A4C0D">
        <w:br w:type="page"/>
      </w:r>
      <w:bookmarkStart w:id="10" w:name="_Toc167658767"/>
      <w:r w:rsidRPr="003430C2">
        <w:rPr>
          <w:rFonts w:eastAsia="Times New Roman"/>
          <w:sz w:val="24"/>
          <w:szCs w:val="24"/>
        </w:rPr>
        <w:lastRenderedPageBreak/>
        <w:t xml:space="preserve">PERNYATAAN </w:t>
      </w:r>
      <w:r w:rsidR="003430C2" w:rsidRPr="003430C2">
        <w:rPr>
          <w:rFonts w:eastAsia="Times New Roman"/>
          <w:sz w:val="24"/>
          <w:szCs w:val="24"/>
        </w:rPr>
        <w:br/>
      </w:r>
      <w:r w:rsidRPr="003430C2">
        <w:rPr>
          <w:rFonts w:eastAsia="Times New Roman"/>
          <w:sz w:val="24"/>
          <w:szCs w:val="24"/>
        </w:rPr>
        <w:t>ORISINALITAS SKRIPSI</w:t>
      </w:r>
      <w:bookmarkEnd w:id="10"/>
    </w:p>
    <w:p w14:paraId="20386394" w14:textId="77777777" w:rsidR="001B1F9F" w:rsidRPr="00943F76" w:rsidRDefault="001B1F9F" w:rsidP="007C5429">
      <w:pPr>
        <w:spacing w:after="0" w:line="360" w:lineRule="auto"/>
        <w:jc w:val="center"/>
        <w:rPr>
          <w:rFonts w:ascii="Times New Roman" w:eastAsia="Times New Roman" w:hAnsi="Times New Roman" w:cs="Times New Roman"/>
          <w:sz w:val="24"/>
          <w:szCs w:val="24"/>
        </w:rPr>
      </w:pPr>
    </w:p>
    <w:p w14:paraId="2E50E907" w14:textId="1B9BF81B" w:rsidR="001B1F9F" w:rsidRPr="00943F76" w:rsidRDefault="001B1F9F" w:rsidP="007C5429">
      <w:pPr>
        <w:spacing w:after="0" w:line="360" w:lineRule="auto"/>
        <w:ind w:firstLine="720"/>
        <w:jc w:val="both"/>
        <w:rPr>
          <w:rFonts w:ascii="Times New Roman" w:eastAsia="Times New Roman" w:hAnsi="Times New Roman" w:cs="Times New Roman"/>
          <w:sz w:val="24"/>
          <w:szCs w:val="24"/>
        </w:rPr>
      </w:pPr>
      <w:r w:rsidRPr="00943F76">
        <w:rPr>
          <w:rFonts w:ascii="Times New Roman" w:eastAsia="Times New Roman" w:hAnsi="Times New Roman" w:cs="Times New Roman"/>
          <w:sz w:val="24"/>
          <w:szCs w:val="24"/>
        </w:rPr>
        <w:t>Saya menyatakan dengan sebenar-benarnya bahwa sepanjang pengetahuan saya, di dalam Naskah</w:t>
      </w:r>
      <w:r w:rsidR="00AE69D2">
        <w:rPr>
          <w:rFonts w:ascii="Times New Roman" w:eastAsia="Times New Roman" w:hAnsi="Times New Roman" w:cs="Times New Roman"/>
          <w:sz w:val="24"/>
          <w:szCs w:val="24"/>
          <w:lang w:val="en-US"/>
        </w:rPr>
        <w:t xml:space="preserve"> </w:t>
      </w:r>
      <w:r w:rsidR="007C5429" w:rsidRPr="00363760">
        <w:rPr>
          <w:rFonts w:ascii="Times New Roman" w:eastAsia="Times New Roman" w:hAnsi="Times New Roman" w:cs="Times New Roman"/>
          <w:sz w:val="24"/>
          <w:szCs w:val="24"/>
        </w:rPr>
        <w:t>TUGAS AKHIR</w:t>
      </w:r>
      <w:r w:rsidRPr="00943F76">
        <w:rPr>
          <w:rFonts w:ascii="Times New Roman" w:eastAsia="Times New Roman" w:hAnsi="Times New Roman" w:cs="Times New Roman"/>
          <w:sz w:val="24"/>
          <w:szCs w:val="24"/>
        </w:rPr>
        <w:t xml:space="preserve"> ini tidak terdapat karya ilmiah yang pernah diajukan oleh orang lain untuk memperoleh gelar akademik di suatu Perguruan Tinggi, dan tidak terdapat karya atau pendapat yang pernah ditulis atau diterbitkan oleh orang lain, kecuali yang secara tertulis dikutip dalam naskah ini disebutkan dalam sumber kutipan dan daftar pustaka.</w:t>
      </w:r>
    </w:p>
    <w:p w14:paraId="71087739" w14:textId="088F26F0" w:rsidR="001B1F9F" w:rsidRPr="00943F76" w:rsidRDefault="001B1F9F" w:rsidP="007C5429">
      <w:pPr>
        <w:spacing w:after="0" w:line="360" w:lineRule="auto"/>
        <w:ind w:firstLine="720"/>
        <w:jc w:val="both"/>
        <w:rPr>
          <w:rFonts w:ascii="Times New Roman" w:eastAsia="Times New Roman" w:hAnsi="Times New Roman" w:cs="Times New Roman"/>
          <w:sz w:val="24"/>
          <w:szCs w:val="24"/>
        </w:rPr>
      </w:pPr>
      <w:r w:rsidRPr="00943F76">
        <w:rPr>
          <w:rFonts w:ascii="Times New Roman" w:eastAsia="Times New Roman" w:hAnsi="Times New Roman" w:cs="Times New Roman"/>
          <w:sz w:val="24"/>
          <w:szCs w:val="24"/>
        </w:rPr>
        <w:t>Apabila ternyata di dalam naskah</w:t>
      </w:r>
      <w:r w:rsidR="00AE69D2">
        <w:rPr>
          <w:rFonts w:ascii="Times New Roman" w:eastAsia="Times New Roman" w:hAnsi="Times New Roman" w:cs="Times New Roman"/>
          <w:sz w:val="24"/>
          <w:szCs w:val="24"/>
          <w:lang w:val="en-US"/>
        </w:rPr>
        <w:t xml:space="preserve"> </w:t>
      </w:r>
      <w:r w:rsidR="007C5429">
        <w:rPr>
          <w:rFonts w:ascii="Times New Roman" w:eastAsia="Times New Roman" w:hAnsi="Times New Roman" w:cs="Times New Roman"/>
          <w:sz w:val="24"/>
          <w:szCs w:val="24"/>
          <w:lang w:val="en-US"/>
        </w:rPr>
        <w:t>TUGAS AKHIR</w:t>
      </w:r>
      <w:r w:rsidRPr="00943F76">
        <w:rPr>
          <w:rFonts w:ascii="Times New Roman" w:eastAsia="Times New Roman" w:hAnsi="Times New Roman" w:cs="Times New Roman"/>
          <w:sz w:val="24"/>
          <w:szCs w:val="24"/>
        </w:rPr>
        <w:t xml:space="preserve"> ini dapat dibuktikan terdapat unsur-unsur PLAGIASI, saya bersedia </w:t>
      </w:r>
      <w:r w:rsidR="00AE69D2">
        <w:rPr>
          <w:rFonts w:ascii="Times New Roman" w:eastAsia="Times New Roman" w:hAnsi="Times New Roman" w:cs="Times New Roman"/>
          <w:sz w:val="24"/>
          <w:szCs w:val="24"/>
          <w:lang w:val="en-US"/>
        </w:rPr>
        <w:t>TUGAS AKHIR</w:t>
      </w:r>
      <w:r w:rsidRPr="00943F76">
        <w:rPr>
          <w:rFonts w:ascii="Times New Roman" w:eastAsia="Times New Roman" w:hAnsi="Times New Roman" w:cs="Times New Roman"/>
          <w:sz w:val="24"/>
          <w:szCs w:val="24"/>
        </w:rPr>
        <w:t xml:space="preserve"> ini digugurkan dan gelar akademik yang saya peroleh </w:t>
      </w:r>
      <w:r w:rsidR="007C5429">
        <w:rPr>
          <w:rFonts w:ascii="Times New Roman" w:eastAsia="Times New Roman" w:hAnsi="Times New Roman" w:cs="Times New Roman"/>
          <w:sz w:val="24"/>
          <w:szCs w:val="24"/>
          <w:lang w:val="en-US"/>
        </w:rPr>
        <w:t>AHLI MADYA</w:t>
      </w:r>
      <w:r w:rsidRPr="00943F76">
        <w:rPr>
          <w:rFonts w:ascii="Times New Roman" w:eastAsia="Times New Roman" w:hAnsi="Times New Roman" w:cs="Times New Roman"/>
          <w:sz w:val="24"/>
          <w:szCs w:val="24"/>
        </w:rPr>
        <w:t xml:space="preserve"> dibatalkan,serta diproses sesuai dengan peraturan pe</w:t>
      </w:r>
      <w:r w:rsidR="007C5429">
        <w:rPr>
          <w:rFonts w:ascii="Times New Roman" w:eastAsia="Times New Roman" w:hAnsi="Times New Roman" w:cs="Times New Roman"/>
          <w:sz w:val="24"/>
          <w:szCs w:val="24"/>
        </w:rPr>
        <w:t xml:space="preserve">rundang-undangan yang berlaku (UU No 20 Tahun 2003, </w:t>
      </w:r>
      <w:r w:rsidR="007C5429">
        <w:rPr>
          <w:rFonts w:ascii="Times New Roman" w:eastAsia="Times New Roman" w:hAnsi="Times New Roman" w:cs="Times New Roman"/>
          <w:sz w:val="24"/>
          <w:szCs w:val="24"/>
          <w:lang w:val="en-US"/>
        </w:rPr>
        <w:t>p</w:t>
      </w:r>
      <w:r w:rsidRPr="00943F76">
        <w:rPr>
          <w:rFonts w:ascii="Times New Roman" w:eastAsia="Times New Roman" w:hAnsi="Times New Roman" w:cs="Times New Roman"/>
          <w:sz w:val="24"/>
          <w:szCs w:val="24"/>
        </w:rPr>
        <w:t>asal 2</w:t>
      </w:r>
      <w:r w:rsidR="007C5429">
        <w:rPr>
          <w:rFonts w:ascii="Times New Roman" w:eastAsia="Times New Roman" w:hAnsi="Times New Roman" w:cs="Times New Roman"/>
          <w:sz w:val="24"/>
          <w:szCs w:val="24"/>
        </w:rPr>
        <w:t>5 ayat 2 dan pasal 70</w:t>
      </w:r>
      <w:r w:rsidRPr="00943F76">
        <w:rPr>
          <w:rFonts w:ascii="Times New Roman" w:eastAsia="Times New Roman" w:hAnsi="Times New Roman" w:cs="Times New Roman"/>
          <w:sz w:val="24"/>
          <w:szCs w:val="24"/>
        </w:rPr>
        <w:t>)</w:t>
      </w:r>
      <w:r w:rsidRPr="00943F76">
        <w:rPr>
          <w:rFonts w:ascii="Times New Roman" w:hAnsi="Times New Roman" w:cs="Times New Roman"/>
          <w:sz w:val="24"/>
          <w:szCs w:val="24"/>
        </w:rPr>
        <w:t>.</w:t>
      </w:r>
    </w:p>
    <w:p w14:paraId="6CD2C30F" w14:textId="77777777" w:rsidR="007C5429" w:rsidRDefault="007C5429" w:rsidP="007C5429">
      <w:pPr>
        <w:spacing w:after="0" w:line="360" w:lineRule="auto"/>
        <w:ind w:left="5040"/>
        <w:rPr>
          <w:rFonts w:ascii="Times New Roman" w:eastAsia="Times New Roman" w:hAnsi="Times New Roman" w:cs="Times New Roman"/>
          <w:sz w:val="24"/>
          <w:szCs w:val="24"/>
          <w:lang w:val="en-US"/>
        </w:rPr>
      </w:pPr>
    </w:p>
    <w:p w14:paraId="6C92124E" w14:textId="77777777" w:rsidR="001B1F9F" w:rsidRPr="007C5429" w:rsidRDefault="001B1F9F" w:rsidP="007C5429">
      <w:pPr>
        <w:spacing w:after="0" w:line="360" w:lineRule="auto"/>
        <w:ind w:left="5040"/>
        <w:rPr>
          <w:rFonts w:ascii="Times New Roman" w:eastAsia="Times New Roman" w:hAnsi="Times New Roman" w:cs="Times New Roman"/>
          <w:sz w:val="24"/>
          <w:szCs w:val="24"/>
          <w:lang w:val="en-US"/>
        </w:rPr>
      </w:pPr>
      <w:r w:rsidRPr="00943F76">
        <w:rPr>
          <w:rFonts w:ascii="Times New Roman" w:eastAsia="Times New Roman" w:hAnsi="Times New Roman" w:cs="Times New Roman"/>
          <w:sz w:val="24"/>
          <w:szCs w:val="24"/>
        </w:rPr>
        <w:t xml:space="preserve">Malang, </w:t>
      </w:r>
      <w:r w:rsidR="007C5429" w:rsidRPr="00943F76">
        <w:rPr>
          <w:rFonts w:ascii="Times New Roman" w:hAnsi="Times New Roman" w:cs="Times New Roman"/>
          <w:b/>
          <w:color w:val="000000"/>
          <w:sz w:val="24"/>
          <w:szCs w:val="24"/>
        </w:rPr>
        <w:t>................</w:t>
      </w:r>
      <w:r w:rsidR="007C5429" w:rsidRPr="007C5429">
        <w:rPr>
          <w:rFonts w:ascii="Times New Roman" w:hAnsi="Times New Roman" w:cs="Times New Roman"/>
          <w:b/>
          <w:color w:val="000000"/>
          <w:sz w:val="24"/>
          <w:szCs w:val="24"/>
        </w:rPr>
        <w:t xml:space="preserve"> </w:t>
      </w:r>
      <w:r w:rsidR="007C5429" w:rsidRPr="00943F76">
        <w:rPr>
          <w:rFonts w:ascii="Times New Roman" w:hAnsi="Times New Roman" w:cs="Times New Roman"/>
          <w:b/>
          <w:color w:val="000000"/>
          <w:sz w:val="24"/>
          <w:szCs w:val="24"/>
        </w:rPr>
        <w:t>................</w:t>
      </w:r>
    </w:p>
    <w:p w14:paraId="3AD51DEB" w14:textId="77777777" w:rsidR="001B1F9F" w:rsidRPr="00943F76" w:rsidRDefault="001B1F9F" w:rsidP="007C5429">
      <w:pPr>
        <w:spacing w:after="0" w:line="360" w:lineRule="auto"/>
        <w:ind w:left="5040"/>
        <w:rPr>
          <w:rFonts w:ascii="Times New Roman" w:eastAsia="Times New Roman" w:hAnsi="Times New Roman" w:cs="Times New Roman"/>
          <w:sz w:val="24"/>
          <w:szCs w:val="24"/>
        </w:rPr>
      </w:pPr>
      <w:r w:rsidRPr="00943F76">
        <w:rPr>
          <w:rFonts w:ascii="Times New Roman" w:eastAsia="Times New Roman" w:hAnsi="Times New Roman" w:cs="Times New Roman"/>
          <w:sz w:val="24"/>
          <w:szCs w:val="24"/>
        </w:rPr>
        <w:t>Mahasiswa,</w:t>
      </w:r>
    </w:p>
    <w:p w14:paraId="1CE98349" w14:textId="77777777" w:rsidR="007C5429" w:rsidRPr="007C5429" w:rsidRDefault="007C5429" w:rsidP="007C5429">
      <w:pPr>
        <w:spacing w:after="0" w:line="360" w:lineRule="auto"/>
        <w:ind w:left="5040"/>
        <w:outlineLvl w:val="0"/>
        <w:rPr>
          <w:rFonts w:ascii="Times New Roman" w:hAnsi="Times New Roman" w:cs="Times New Roman"/>
          <w:sz w:val="24"/>
          <w:szCs w:val="24"/>
          <w:lang w:val="en-US"/>
        </w:rPr>
      </w:pPr>
    </w:p>
    <w:p w14:paraId="455E42DD" w14:textId="77777777" w:rsidR="001B1F9F" w:rsidRPr="0076241C" w:rsidRDefault="001B1F9F" w:rsidP="0076241C">
      <w:pPr>
        <w:spacing w:after="0" w:line="360" w:lineRule="auto"/>
        <w:ind w:left="5040"/>
        <w:rPr>
          <w:rFonts w:ascii="Times New Roman" w:eastAsia="Times New Roman" w:hAnsi="Times New Roman" w:cs="Times New Roman"/>
          <w:color w:val="A6A6A6" w:themeColor="background1" w:themeShade="A6"/>
          <w:sz w:val="20"/>
          <w:szCs w:val="20"/>
          <w:lang w:val="en-US"/>
        </w:rPr>
      </w:pPr>
      <w:r w:rsidRPr="0076241C">
        <w:rPr>
          <w:rFonts w:ascii="Times New Roman" w:eastAsia="Times New Roman" w:hAnsi="Times New Roman" w:cs="Times New Roman"/>
          <w:color w:val="A6A6A6" w:themeColor="background1" w:themeShade="A6"/>
          <w:sz w:val="20"/>
          <w:szCs w:val="20"/>
        </w:rPr>
        <w:t xml:space="preserve">Materai </w:t>
      </w:r>
      <w:r w:rsidR="007C5429" w:rsidRPr="0076241C">
        <w:rPr>
          <w:rFonts w:ascii="Times New Roman" w:eastAsia="Times New Roman" w:hAnsi="Times New Roman" w:cs="Times New Roman"/>
          <w:color w:val="A6A6A6" w:themeColor="background1" w:themeShade="A6"/>
          <w:sz w:val="20"/>
          <w:szCs w:val="20"/>
          <w:lang w:val="en-US"/>
        </w:rPr>
        <w:t>10000</w:t>
      </w:r>
    </w:p>
    <w:p w14:paraId="4C37ECBB" w14:textId="77777777" w:rsidR="007C5429" w:rsidRDefault="007C5429" w:rsidP="007C5429">
      <w:pPr>
        <w:spacing w:after="0" w:line="360" w:lineRule="auto"/>
        <w:ind w:left="5040"/>
        <w:rPr>
          <w:rFonts w:ascii="Times New Roman" w:hAnsi="Times New Roman" w:cs="Times New Roman"/>
          <w:sz w:val="24"/>
          <w:szCs w:val="24"/>
          <w:lang w:val="en-US"/>
        </w:rPr>
      </w:pPr>
    </w:p>
    <w:p w14:paraId="1881909C" w14:textId="7B609EDF" w:rsidR="001B1F9F" w:rsidRPr="007C5429" w:rsidRDefault="00AE69D2" w:rsidP="007C5429">
      <w:pPr>
        <w:spacing w:after="0" w:line="360" w:lineRule="auto"/>
        <w:ind w:left="504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lang w:val="en-US"/>
        </w:rPr>
        <w:t>Dita Ratna Sari</w:t>
      </w:r>
    </w:p>
    <w:p w14:paraId="3D957FDF" w14:textId="0EA2105D" w:rsidR="001B1F9F" w:rsidRPr="00943F76" w:rsidRDefault="007C5429" w:rsidP="007C5429">
      <w:pPr>
        <w:spacing w:after="0" w:line="360" w:lineRule="auto"/>
        <w:ind w:left="5040"/>
        <w:rPr>
          <w:rFonts w:ascii="Times New Roman" w:hAnsi="Times New Roman" w:cs="Times New Roman"/>
          <w:b/>
          <w:sz w:val="30"/>
          <w:szCs w:val="30"/>
        </w:rPr>
      </w:pPr>
      <w:r>
        <w:rPr>
          <w:rFonts w:ascii="Times New Roman" w:eastAsia="Times New Roman" w:hAnsi="Times New Roman" w:cs="Times New Roman"/>
          <w:sz w:val="24"/>
          <w:szCs w:val="24"/>
          <w:lang w:val="en-US"/>
        </w:rPr>
        <w:t>NIM</w:t>
      </w:r>
      <w:r w:rsidR="00AE69D2">
        <w:rPr>
          <w:rFonts w:ascii="Times New Roman" w:eastAsia="Times New Roman" w:hAnsi="Times New Roman" w:cs="Times New Roman"/>
          <w:sz w:val="24"/>
          <w:szCs w:val="24"/>
          <w:lang w:val="en-US"/>
        </w:rPr>
        <w:t xml:space="preserve"> </w:t>
      </w:r>
      <w:r w:rsidR="00AE69D2" w:rsidRPr="00AE69D2">
        <w:rPr>
          <w:rFonts w:ascii="Times New Roman" w:hAnsi="Times New Roman" w:cs="Times New Roman"/>
          <w:bCs/>
          <w:color w:val="000000"/>
          <w:sz w:val="24"/>
          <w:szCs w:val="24"/>
          <w:lang w:val="en-US"/>
        </w:rPr>
        <w:t>21.31.0009</w:t>
      </w:r>
      <w:r w:rsidR="001B1F9F" w:rsidRPr="00943F76">
        <w:rPr>
          <w:rFonts w:ascii="Times New Roman" w:hAnsi="Times New Roman" w:cs="Times New Roman"/>
          <w:b/>
          <w:sz w:val="24"/>
          <w:szCs w:val="24"/>
        </w:rPr>
        <w:br w:type="page"/>
      </w:r>
    </w:p>
    <w:p w14:paraId="2B5767A1" w14:textId="56F6B1B2" w:rsidR="001B1F9F" w:rsidRPr="00943F76" w:rsidRDefault="001B1F9F" w:rsidP="007C5429">
      <w:pPr>
        <w:spacing w:after="0" w:line="240" w:lineRule="auto"/>
        <w:jc w:val="both"/>
        <w:rPr>
          <w:rFonts w:ascii="Times New Roman" w:hAnsi="Times New Roman" w:cs="Times New Roman"/>
          <w:b/>
          <w:sz w:val="24"/>
          <w:szCs w:val="30"/>
        </w:rPr>
      </w:pPr>
      <w:r w:rsidRPr="00943F76">
        <w:rPr>
          <w:rFonts w:ascii="Times New Roman" w:hAnsi="Times New Roman" w:cs="Times New Roman"/>
          <w:b/>
          <w:sz w:val="24"/>
          <w:szCs w:val="30"/>
        </w:rPr>
        <w:lastRenderedPageBreak/>
        <w:t xml:space="preserve"> Halaman </w:t>
      </w:r>
      <w:r w:rsidRPr="003430C2">
        <w:rPr>
          <w:rStyle w:val="Heading1Char"/>
          <w:sz w:val="24"/>
          <w:szCs w:val="24"/>
        </w:rPr>
        <w:t>Motto</w:t>
      </w:r>
    </w:p>
    <w:p w14:paraId="532F4841" w14:textId="77777777" w:rsidR="00AB5E62" w:rsidRPr="00943F76" w:rsidRDefault="00AB5E62" w:rsidP="00AB5E62">
      <w:pPr>
        <w:spacing w:after="0" w:line="240" w:lineRule="auto"/>
        <w:jc w:val="both"/>
        <w:rPr>
          <w:rFonts w:ascii="Times New Roman" w:hAnsi="Times New Roman" w:cs="Times New Roman"/>
          <w:sz w:val="24"/>
          <w:szCs w:val="24"/>
        </w:rPr>
      </w:pPr>
    </w:p>
    <w:p w14:paraId="57F3CB5D" w14:textId="77777777" w:rsidR="00AB5E62" w:rsidRPr="00943F76" w:rsidRDefault="00AB5E62" w:rsidP="00AB5E62">
      <w:pPr>
        <w:spacing w:after="0" w:line="240" w:lineRule="auto"/>
        <w:jc w:val="both"/>
        <w:rPr>
          <w:rFonts w:ascii="Times New Roman" w:hAnsi="Times New Roman" w:cs="Times New Roman"/>
          <w:sz w:val="24"/>
          <w:szCs w:val="24"/>
        </w:rPr>
      </w:pPr>
    </w:p>
    <w:p w14:paraId="3AFD4E90" w14:textId="77777777" w:rsidR="00686FE9" w:rsidRDefault="00686FE9" w:rsidP="00686FE9">
      <w:pPr>
        <w:spacing w:after="0" w:line="240" w:lineRule="auto"/>
        <w:jc w:val="both"/>
        <w:rPr>
          <w:rFonts w:ascii="Times New Roman" w:hAnsi="Times New Roman" w:cs="Times New Roman"/>
          <w:sz w:val="24"/>
          <w:szCs w:val="24"/>
        </w:rPr>
      </w:pPr>
    </w:p>
    <w:p w14:paraId="22BBC5A7" w14:textId="77777777" w:rsidR="00686FE9" w:rsidRPr="0093093B" w:rsidRDefault="00686FE9" w:rsidP="00686FE9">
      <w:pPr>
        <w:spacing w:after="0" w:line="240" w:lineRule="auto"/>
        <w:jc w:val="both"/>
        <w:rPr>
          <w:rFonts w:ascii="Times New Roman" w:hAnsi="Times New Roman" w:cs="Times New Roman"/>
          <w:b/>
          <w:bCs/>
          <w:sz w:val="24"/>
          <w:szCs w:val="24"/>
        </w:rPr>
      </w:pPr>
      <w:r w:rsidRPr="0093093B">
        <w:rPr>
          <w:rFonts w:ascii="Times New Roman" w:hAnsi="Times New Roman" w:cs="Times New Roman"/>
          <w:b/>
          <w:bCs/>
          <w:sz w:val="24"/>
          <w:szCs w:val="24"/>
        </w:rPr>
        <w:t>“Do’a, Usaha, Dan Tawakal adalah kunci keberhasilan dalam setiap langkah”</w:t>
      </w:r>
    </w:p>
    <w:p w14:paraId="189A5B42" w14:textId="77777777" w:rsidR="00686FE9" w:rsidRDefault="00686FE9" w:rsidP="00686FE9">
      <w:pPr>
        <w:spacing w:after="0" w:line="240" w:lineRule="auto"/>
        <w:jc w:val="both"/>
        <w:rPr>
          <w:rFonts w:ascii="Times New Roman" w:hAnsi="Times New Roman" w:cs="Times New Roman"/>
          <w:sz w:val="24"/>
          <w:szCs w:val="24"/>
        </w:rPr>
      </w:pPr>
    </w:p>
    <w:p w14:paraId="74ABA04E" w14:textId="77777777" w:rsidR="00686FE9" w:rsidRDefault="00686FE9" w:rsidP="00686FE9">
      <w:pPr>
        <w:spacing w:after="0" w:line="240" w:lineRule="auto"/>
        <w:jc w:val="both"/>
        <w:rPr>
          <w:rFonts w:ascii="Times New Roman" w:hAnsi="Times New Roman" w:cs="Times New Roman"/>
          <w:sz w:val="24"/>
          <w:szCs w:val="24"/>
        </w:rPr>
      </w:pPr>
    </w:p>
    <w:p w14:paraId="3ECDA240" w14:textId="77777777" w:rsidR="00AB5E62" w:rsidRPr="00943F76" w:rsidRDefault="00AB5E62" w:rsidP="00AB5E62">
      <w:pPr>
        <w:spacing w:after="0" w:line="240" w:lineRule="auto"/>
        <w:jc w:val="both"/>
        <w:rPr>
          <w:rFonts w:ascii="Times New Roman" w:hAnsi="Times New Roman" w:cs="Times New Roman"/>
          <w:sz w:val="24"/>
          <w:szCs w:val="24"/>
        </w:rPr>
      </w:pPr>
    </w:p>
    <w:p w14:paraId="71D64791" w14:textId="77777777" w:rsidR="00AB5E62" w:rsidRPr="00943F76" w:rsidRDefault="00AB5E62" w:rsidP="00AB5E62">
      <w:pPr>
        <w:spacing w:after="0" w:line="240" w:lineRule="auto"/>
        <w:jc w:val="both"/>
        <w:rPr>
          <w:rFonts w:ascii="Times New Roman" w:hAnsi="Times New Roman" w:cs="Times New Roman"/>
          <w:sz w:val="24"/>
          <w:szCs w:val="24"/>
        </w:rPr>
      </w:pPr>
    </w:p>
    <w:p w14:paraId="4484691B" w14:textId="77777777" w:rsidR="00AB5E62" w:rsidRPr="00943F76" w:rsidRDefault="00AB5E62" w:rsidP="00AB5E62">
      <w:pPr>
        <w:spacing w:after="0" w:line="240" w:lineRule="auto"/>
        <w:jc w:val="both"/>
        <w:rPr>
          <w:rFonts w:ascii="Times New Roman" w:hAnsi="Times New Roman" w:cs="Times New Roman"/>
          <w:sz w:val="24"/>
          <w:szCs w:val="24"/>
        </w:rPr>
      </w:pPr>
    </w:p>
    <w:p w14:paraId="26C10C26" w14:textId="77777777" w:rsidR="00AB5E62" w:rsidRPr="00943F76" w:rsidRDefault="00AB5E62" w:rsidP="00AB5E62">
      <w:pPr>
        <w:spacing w:after="0" w:line="240" w:lineRule="auto"/>
        <w:jc w:val="both"/>
        <w:rPr>
          <w:rFonts w:ascii="Times New Roman" w:hAnsi="Times New Roman" w:cs="Times New Roman"/>
          <w:sz w:val="24"/>
          <w:szCs w:val="24"/>
        </w:rPr>
      </w:pPr>
    </w:p>
    <w:p w14:paraId="56FBD164" w14:textId="77777777" w:rsidR="00AB5E62" w:rsidRPr="00943F76" w:rsidRDefault="00AB5E62" w:rsidP="00AB5E62">
      <w:pPr>
        <w:spacing w:after="0" w:line="240" w:lineRule="auto"/>
        <w:jc w:val="both"/>
        <w:rPr>
          <w:rFonts w:ascii="Times New Roman" w:hAnsi="Times New Roman" w:cs="Times New Roman"/>
          <w:sz w:val="24"/>
          <w:szCs w:val="24"/>
        </w:rPr>
      </w:pPr>
    </w:p>
    <w:p w14:paraId="159CBD07" w14:textId="77777777" w:rsidR="00AB5E62" w:rsidRPr="00943F76" w:rsidRDefault="00AB5E62" w:rsidP="00AB5E62">
      <w:pPr>
        <w:spacing w:after="0" w:line="240" w:lineRule="auto"/>
        <w:jc w:val="both"/>
        <w:rPr>
          <w:rFonts w:ascii="Times New Roman" w:hAnsi="Times New Roman" w:cs="Times New Roman"/>
          <w:sz w:val="24"/>
          <w:szCs w:val="24"/>
        </w:rPr>
      </w:pPr>
    </w:p>
    <w:p w14:paraId="390C64E6" w14:textId="77777777" w:rsidR="00AB5E62" w:rsidRDefault="00AB5E62" w:rsidP="00AB5E62">
      <w:pPr>
        <w:spacing w:after="0" w:line="240" w:lineRule="auto"/>
        <w:jc w:val="both"/>
        <w:rPr>
          <w:rFonts w:ascii="Times New Roman" w:hAnsi="Times New Roman" w:cs="Times New Roman"/>
          <w:sz w:val="24"/>
          <w:szCs w:val="24"/>
          <w:lang w:val="en-US"/>
        </w:rPr>
      </w:pPr>
    </w:p>
    <w:p w14:paraId="2B879D9A" w14:textId="77777777" w:rsidR="00AB5E62" w:rsidRPr="00943F76" w:rsidRDefault="00AB5E62" w:rsidP="00AB5E62">
      <w:pPr>
        <w:spacing w:after="0" w:line="240" w:lineRule="auto"/>
        <w:jc w:val="both"/>
        <w:rPr>
          <w:rFonts w:ascii="Times New Roman" w:hAnsi="Times New Roman" w:cs="Times New Roman"/>
          <w:sz w:val="24"/>
          <w:szCs w:val="24"/>
        </w:rPr>
      </w:pPr>
    </w:p>
    <w:p w14:paraId="0CB5F2D1" w14:textId="77777777" w:rsidR="00AB5E62" w:rsidRPr="00943F76" w:rsidRDefault="00AB5E62" w:rsidP="00AB5E62">
      <w:pPr>
        <w:spacing w:after="0" w:line="240" w:lineRule="auto"/>
        <w:jc w:val="both"/>
        <w:rPr>
          <w:rFonts w:ascii="Times New Roman" w:hAnsi="Times New Roman" w:cs="Times New Roman"/>
          <w:sz w:val="24"/>
          <w:szCs w:val="24"/>
        </w:rPr>
      </w:pPr>
    </w:p>
    <w:p w14:paraId="3B30F58C" w14:textId="77777777" w:rsidR="00AB5E62" w:rsidRPr="00943F76" w:rsidRDefault="00AB5E62" w:rsidP="00AB5E62">
      <w:pPr>
        <w:spacing w:after="0" w:line="240" w:lineRule="auto"/>
        <w:jc w:val="both"/>
        <w:rPr>
          <w:rFonts w:ascii="Times New Roman" w:hAnsi="Times New Roman" w:cs="Times New Roman"/>
          <w:sz w:val="24"/>
          <w:szCs w:val="24"/>
        </w:rPr>
      </w:pPr>
    </w:p>
    <w:p w14:paraId="6048C97C" w14:textId="77777777" w:rsidR="00AB5E62" w:rsidRPr="00943F76" w:rsidRDefault="00AB5E62" w:rsidP="00AB5E62">
      <w:pPr>
        <w:spacing w:after="0" w:line="240" w:lineRule="auto"/>
        <w:jc w:val="both"/>
        <w:rPr>
          <w:rFonts w:ascii="Times New Roman" w:hAnsi="Times New Roman" w:cs="Times New Roman"/>
          <w:sz w:val="24"/>
          <w:szCs w:val="24"/>
        </w:rPr>
      </w:pPr>
    </w:p>
    <w:p w14:paraId="63667AC7" w14:textId="77777777" w:rsidR="00AB5E62" w:rsidRPr="00943F76" w:rsidRDefault="00AB5E62" w:rsidP="00AB5E62">
      <w:pPr>
        <w:spacing w:after="0" w:line="240" w:lineRule="auto"/>
        <w:jc w:val="both"/>
        <w:rPr>
          <w:rFonts w:ascii="Times New Roman" w:hAnsi="Times New Roman" w:cs="Times New Roman"/>
          <w:sz w:val="24"/>
          <w:szCs w:val="24"/>
        </w:rPr>
      </w:pPr>
    </w:p>
    <w:p w14:paraId="6D81113C" w14:textId="77777777" w:rsidR="00AB5E62" w:rsidRPr="00943F76" w:rsidRDefault="00AB5E62" w:rsidP="00AB5E62">
      <w:pPr>
        <w:spacing w:after="0" w:line="240" w:lineRule="auto"/>
        <w:jc w:val="both"/>
        <w:rPr>
          <w:rFonts w:ascii="Times New Roman" w:hAnsi="Times New Roman" w:cs="Times New Roman"/>
          <w:sz w:val="24"/>
          <w:szCs w:val="24"/>
        </w:rPr>
      </w:pPr>
    </w:p>
    <w:p w14:paraId="0B7F2F0D" w14:textId="77777777" w:rsidR="00AB5E62" w:rsidRPr="00943F76" w:rsidRDefault="00AB5E62" w:rsidP="00AB5E62">
      <w:pPr>
        <w:spacing w:after="0" w:line="240" w:lineRule="auto"/>
        <w:jc w:val="both"/>
        <w:rPr>
          <w:rFonts w:ascii="Times New Roman" w:hAnsi="Times New Roman" w:cs="Times New Roman"/>
          <w:sz w:val="24"/>
          <w:szCs w:val="24"/>
        </w:rPr>
      </w:pPr>
    </w:p>
    <w:p w14:paraId="293CA9C4" w14:textId="77777777" w:rsidR="00AB5E62" w:rsidRPr="00943F76" w:rsidRDefault="00AB5E62" w:rsidP="00AB5E62">
      <w:pPr>
        <w:spacing w:after="0" w:line="240" w:lineRule="auto"/>
        <w:jc w:val="both"/>
        <w:rPr>
          <w:rFonts w:ascii="Times New Roman" w:hAnsi="Times New Roman" w:cs="Times New Roman"/>
          <w:sz w:val="24"/>
          <w:szCs w:val="24"/>
        </w:rPr>
      </w:pPr>
    </w:p>
    <w:p w14:paraId="174985D8" w14:textId="77777777" w:rsidR="00AB5E62" w:rsidRDefault="00AB5E62" w:rsidP="00AB5E62">
      <w:pPr>
        <w:spacing w:after="0" w:line="240" w:lineRule="auto"/>
        <w:jc w:val="both"/>
        <w:rPr>
          <w:rFonts w:ascii="Times New Roman" w:hAnsi="Times New Roman" w:cs="Times New Roman"/>
          <w:sz w:val="24"/>
          <w:szCs w:val="24"/>
          <w:lang w:val="en-US"/>
        </w:rPr>
      </w:pPr>
    </w:p>
    <w:p w14:paraId="7AA06770" w14:textId="77777777" w:rsidR="00AB5E62" w:rsidRPr="00943F76" w:rsidRDefault="00AB5E62" w:rsidP="00AB5E62">
      <w:pPr>
        <w:spacing w:after="0" w:line="240" w:lineRule="auto"/>
        <w:jc w:val="both"/>
        <w:rPr>
          <w:rFonts w:ascii="Times New Roman" w:hAnsi="Times New Roman" w:cs="Times New Roman"/>
          <w:sz w:val="24"/>
          <w:szCs w:val="24"/>
        </w:rPr>
      </w:pPr>
    </w:p>
    <w:p w14:paraId="76AD27D3" w14:textId="77777777" w:rsidR="00AB5E62" w:rsidRPr="00943F76" w:rsidRDefault="00AB5E62" w:rsidP="00AB5E62">
      <w:pPr>
        <w:spacing w:after="0" w:line="240" w:lineRule="auto"/>
        <w:jc w:val="both"/>
        <w:rPr>
          <w:rFonts w:ascii="Times New Roman" w:hAnsi="Times New Roman" w:cs="Times New Roman"/>
          <w:sz w:val="24"/>
          <w:szCs w:val="24"/>
        </w:rPr>
      </w:pPr>
    </w:p>
    <w:p w14:paraId="6BDDB878" w14:textId="77777777" w:rsidR="00AB5E62" w:rsidRPr="00943F76" w:rsidRDefault="00AB5E62" w:rsidP="00AB5E62">
      <w:pPr>
        <w:spacing w:after="0" w:line="240" w:lineRule="auto"/>
        <w:jc w:val="both"/>
        <w:rPr>
          <w:rFonts w:ascii="Times New Roman" w:hAnsi="Times New Roman" w:cs="Times New Roman"/>
          <w:sz w:val="24"/>
          <w:szCs w:val="24"/>
        </w:rPr>
      </w:pPr>
    </w:p>
    <w:p w14:paraId="33FAC64F" w14:textId="77777777" w:rsidR="00AB5E62" w:rsidRPr="00943F76" w:rsidRDefault="00AB5E62" w:rsidP="00AB5E62">
      <w:pPr>
        <w:spacing w:after="0" w:line="240" w:lineRule="auto"/>
        <w:jc w:val="both"/>
        <w:rPr>
          <w:rFonts w:ascii="Times New Roman" w:hAnsi="Times New Roman" w:cs="Times New Roman"/>
          <w:sz w:val="24"/>
          <w:szCs w:val="24"/>
        </w:rPr>
      </w:pPr>
    </w:p>
    <w:p w14:paraId="3696A223" w14:textId="77777777" w:rsidR="00AB5E62" w:rsidRPr="00943F76" w:rsidRDefault="00AB5E62" w:rsidP="00AB5E62">
      <w:pPr>
        <w:spacing w:after="0" w:line="240" w:lineRule="auto"/>
        <w:jc w:val="both"/>
        <w:rPr>
          <w:rFonts w:ascii="Times New Roman" w:hAnsi="Times New Roman" w:cs="Times New Roman"/>
          <w:sz w:val="24"/>
          <w:szCs w:val="24"/>
        </w:rPr>
      </w:pPr>
    </w:p>
    <w:p w14:paraId="4BD6DF99" w14:textId="77777777" w:rsidR="00AB5E62" w:rsidRPr="00943F76" w:rsidRDefault="00AB5E62" w:rsidP="00AB5E62">
      <w:pPr>
        <w:spacing w:after="0" w:line="240" w:lineRule="auto"/>
        <w:jc w:val="both"/>
        <w:rPr>
          <w:rFonts w:ascii="Times New Roman" w:hAnsi="Times New Roman" w:cs="Times New Roman"/>
          <w:sz w:val="24"/>
          <w:szCs w:val="24"/>
        </w:rPr>
      </w:pPr>
    </w:p>
    <w:p w14:paraId="0D4CC3FB" w14:textId="77777777" w:rsidR="00AB5E62" w:rsidRPr="00943F76" w:rsidRDefault="00AB5E62" w:rsidP="00AB5E62">
      <w:pPr>
        <w:spacing w:after="0" w:line="240" w:lineRule="auto"/>
        <w:jc w:val="both"/>
        <w:rPr>
          <w:rFonts w:ascii="Times New Roman" w:hAnsi="Times New Roman" w:cs="Times New Roman"/>
          <w:sz w:val="24"/>
          <w:szCs w:val="24"/>
        </w:rPr>
      </w:pPr>
    </w:p>
    <w:p w14:paraId="55072E07" w14:textId="77777777" w:rsidR="00AB5E62" w:rsidRPr="00943F76" w:rsidRDefault="00AB5E62" w:rsidP="00AB5E62">
      <w:pPr>
        <w:spacing w:after="0" w:line="240" w:lineRule="auto"/>
        <w:jc w:val="both"/>
        <w:rPr>
          <w:rFonts w:ascii="Times New Roman" w:hAnsi="Times New Roman" w:cs="Times New Roman"/>
          <w:sz w:val="24"/>
          <w:szCs w:val="24"/>
        </w:rPr>
      </w:pPr>
    </w:p>
    <w:p w14:paraId="0F7DA514" w14:textId="77777777" w:rsidR="00AB5E62" w:rsidRDefault="00AB5E62" w:rsidP="00AB5E62">
      <w:pPr>
        <w:spacing w:after="0" w:line="240" w:lineRule="auto"/>
        <w:jc w:val="both"/>
        <w:rPr>
          <w:rFonts w:ascii="Times New Roman" w:hAnsi="Times New Roman" w:cs="Times New Roman"/>
          <w:sz w:val="24"/>
          <w:szCs w:val="24"/>
          <w:lang w:val="en-US"/>
        </w:rPr>
      </w:pPr>
    </w:p>
    <w:p w14:paraId="62329E45" w14:textId="77777777" w:rsidR="00AB5E62" w:rsidRPr="00943F76" w:rsidRDefault="00AB5E62" w:rsidP="00AB5E62">
      <w:pPr>
        <w:spacing w:after="0" w:line="240" w:lineRule="auto"/>
        <w:jc w:val="both"/>
        <w:rPr>
          <w:rFonts w:ascii="Times New Roman" w:hAnsi="Times New Roman" w:cs="Times New Roman"/>
          <w:sz w:val="24"/>
          <w:szCs w:val="24"/>
        </w:rPr>
      </w:pPr>
    </w:p>
    <w:p w14:paraId="4AEEAB23" w14:textId="77777777" w:rsidR="00AB5E62" w:rsidRPr="00943F76" w:rsidRDefault="00AB5E62" w:rsidP="00AB5E62">
      <w:pPr>
        <w:spacing w:after="0" w:line="240" w:lineRule="auto"/>
        <w:jc w:val="both"/>
        <w:rPr>
          <w:rFonts w:ascii="Times New Roman" w:hAnsi="Times New Roman" w:cs="Times New Roman"/>
          <w:sz w:val="24"/>
          <w:szCs w:val="24"/>
        </w:rPr>
      </w:pPr>
    </w:p>
    <w:p w14:paraId="41283109" w14:textId="77777777" w:rsidR="00AB5E62" w:rsidRPr="00943F76" w:rsidRDefault="00AB5E62" w:rsidP="00AB5E62">
      <w:pPr>
        <w:spacing w:after="0" w:line="240" w:lineRule="auto"/>
        <w:jc w:val="both"/>
        <w:rPr>
          <w:rFonts w:ascii="Times New Roman" w:hAnsi="Times New Roman" w:cs="Times New Roman"/>
          <w:sz w:val="24"/>
          <w:szCs w:val="24"/>
        </w:rPr>
      </w:pPr>
    </w:p>
    <w:p w14:paraId="3DEDFF82" w14:textId="77777777" w:rsidR="00AB5E62" w:rsidRPr="00943F76" w:rsidRDefault="00AB5E62" w:rsidP="00AB5E62">
      <w:pPr>
        <w:spacing w:after="0" w:line="240" w:lineRule="auto"/>
        <w:jc w:val="both"/>
        <w:rPr>
          <w:rFonts w:ascii="Times New Roman" w:hAnsi="Times New Roman" w:cs="Times New Roman"/>
          <w:sz w:val="24"/>
          <w:szCs w:val="24"/>
        </w:rPr>
      </w:pPr>
    </w:p>
    <w:p w14:paraId="6E7004E0" w14:textId="77777777" w:rsidR="00AB5E62" w:rsidRPr="00943F76" w:rsidRDefault="00AB5E62" w:rsidP="00AB5E62">
      <w:pPr>
        <w:spacing w:after="0" w:line="240" w:lineRule="auto"/>
        <w:jc w:val="both"/>
        <w:rPr>
          <w:rFonts w:ascii="Times New Roman" w:hAnsi="Times New Roman" w:cs="Times New Roman"/>
          <w:sz w:val="24"/>
          <w:szCs w:val="24"/>
        </w:rPr>
      </w:pPr>
    </w:p>
    <w:p w14:paraId="5A77FFBB" w14:textId="77777777" w:rsidR="00AB5E62" w:rsidRPr="00943F76" w:rsidRDefault="00AB5E62" w:rsidP="00AB5E62">
      <w:pPr>
        <w:spacing w:after="0" w:line="240" w:lineRule="auto"/>
        <w:jc w:val="both"/>
        <w:rPr>
          <w:rFonts w:ascii="Times New Roman" w:hAnsi="Times New Roman" w:cs="Times New Roman"/>
          <w:sz w:val="24"/>
          <w:szCs w:val="24"/>
        </w:rPr>
      </w:pPr>
    </w:p>
    <w:p w14:paraId="489A9A9A" w14:textId="77777777" w:rsidR="00AB5E62" w:rsidRPr="00943F76" w:rsidRDefault="00AB5E62" w:rsidP="00AB5E62">
      <w:pPr>
        <w:spacing w:after="0" w:line="240" w:lineRule="auto"/>
        <w:jc w:val="both"/>
        <w:rPr>
          <w:rFonts w:ascii="Times New Roman" w:hAnsi="Times New Roman" w:cs="Times New Roman"/>
          <w:sz w:val="24"/>
          <w:szCs w:val="24"/>
        </w:rPr>
      </w:pPr>
    </w:p>
    <w:p w14:paraId="6E29CE79" w14:textId="77777777" w:rsidR="00AB5E62" w:rsidRPr="00943F76" w:rsidRDefault="00AB5E62" w:rsidP="00AB5E62">
      <w:pPr>
        <w:spacing w:after="0" w:line="240" w:lineRule="auto"/>
        <w:jc w:val="both"/>
        <w:rPr>
          <w:rFonts w:ascii="Times New Roman" w:hAnsi="Times New Roman" w:cs="Times New Roman"/>
          <w:sz w:val="24"/>
          <w:szCs w:val="24"/>
        </w:rPr>
      </w:pPr>
    </w:p>
    <w:p w14:paraId="54E2F191" w14:textId="77777777" w:rsidR="00AB5E62" w:rsidRDefault="00AB5E62" w:rsidP="00AB5E62">
      <w:pPr>
        <w:spacing w:after="0" w:line="240" w:lineRule="auto"/>
        <w:jc w:val="both"/>
        <w:rPr>
          <w:rFonts w:ascii="Times New Roman" w:hAnsi="Times New Roman" w:cs="Times New Roman"/>
          <w:sz w:val="24"/>
          <w:szCs w:val="24"/>
          <w:lang w:val="en-US"/>
        </w:rPr>
      </w:pPr>
    </w:p>
    <w:p w14:paraId="722FC9A3" w14:textId="77777777" w:rsidR="001B1F9F" w:rsidRPr="00943F76" w:rsidRDefault="001B1F9F" w:rsidP="007C5429">
      <w:pPr>
        <w:spacing w:after="0" w:line="240" w:lineRule="auto"/>
        <w:jc w:val="both"/>
        <w:rPr>
          <w:rFonts w:ascii="Times New Roman" w:hAnsi="Times New Roman" w:cs="Times New Roman"/>
          <w:b/>
          <w:sz w:val="24"/>
          <w:szCs w:val="24"/>
        </w:rPr>
      </w:pPr>
      <w:r w:rsidRPr="00943F76">
        <w:rPr>
          <w:rFonts w:ascii="Times New Roman" w:hAnsi="Times New Roman" w:cs="Times New Roman"/>
          <w:b/>
          <w:sz w:val="24"/>
          <w:szCs w:val="24"/>
        </w:rPr>
        <w:br w:type="page"/>
      </w:r>
    </w:p>
    <w:p w14:paraId="2E575E90" w14:textId="77777777" w:rsidR="001B1F9F" w:rsidRPr="0028202A" w:rsidRDefault="001B1F9F" w:rsidP="00A2046A">
      <w:pPr>
        <w:pStyle w:val="Heading1"/>
        <w:numPr>
          <w:ilvl w:val="0"/>
          <w:numId w:val="0"/>
        </w:numPr>
        <w:spacing w:line="240" w:lineRule="auto"/>
        <w:jc w:val="center"/>
      </w:pPr>
      <w:bookmarkStart w:id="11" w:name="_Toc167658768"/>
      <w:r w:rsidRPr="0028202A">
        <w:lastRenderedPageBreak/>
        <w:t>ABSTRAK</w:t>
      </w:r>
      <w:bookmarkEnd w:id="11"/>
    </w:p>
    <w:p w14:paraId="68D386F6" w14:textId="77777777" w:rsidR="001B1F9F" w:rsidRPr="0028202A" w:rsidRDefault="001B1F9F" w:rsidP="00FA6A3B">
      <w:pPr>
        <w:spacing w:after="0" w:line="240" w:lineRule="auto"/>
        <w:jc w:val="both"/>
        <w:rPr>
          <w:rFonts w:ascii="Times New Roman" w:hAnsi="Times New Roman" w:cs="Times New Roman"/>
          <w:b/>
          <w:sz w:val="24"/>
          <w:szCs w:val="24"/>
        </w:rPr>
      </w:pPr>
    </w:p>
    <w:p w14:paraId="15ED849B" w14:textId="5543BF4B" w:rsidR="001B1F9F" w:rsidRPr="0028202A" w:rsidRDefault="00F73C7C" w:rsidP="005F5DC3">
      <w:pPr>
        <w:spacing w:after="0" w:line="240" w:lineRule="auto"/>
        <w:ind w:left="-11"/>
        <w:jc w:val="both"/>
        <w:rPr>
          <w:rFonts w:ascii="Times New Roman" w:hAnsi="Times New Roman" w:cs="Times New Roman"/>
          <w:sz w:val="24"/>
          <w:szCs w:val="24"/>
          <w:lang w:val="en-US"/>
        </w:rPr>
      </w:pPr>
      <w:r>
        <w:rPr>
          <w:rFonts w:ascii="Times New Roman" w:hAnsi="Times New Roman" w:cs="Times New Roman"/>
          <w:sz w:val="24"/>
          <w:szCs w:val="24"/>
          <w:lang w:val="en-US"/>
        </w:rPr>
        <w:t>Sari</w:t>
      </w:r>
      <w:r w:rsidR="001B1F9F" w:rsidRPr="0028202A">
        <w:rPr>
          <w:rFonts w:ascii="Times New Roman" w:hAnsi="Times New Roman" w:cs="Times New Roman"/>
          <w:sz w:val="24"/>
          <w:szCs w:val="24"/>
        </w:rPr>
        <w:t>,</w:t>
      </w:r>
      <w:r>
        <w:rPr>
          <w:rFonts w:ascii="Times New Roman" w:hAnsi="Times New Roman" w:cs="Times New Roman"/>
          <w:sz w:val="24"/>
          <w:szCs w:val="24"/>
          <w:lang w:val="en-US"/>
        </w:rPr>
        <w:t xml:space="preserve"> Dita</w:t>
      </w:r>
      <w:r w:rsidR="005F5DC3">
        <w:rPr>
          <w:rFonts w:ascii="Times New Roman" w:hAnsi="Times New Roman" w:cs="Times New Roman"/>
          <w:sz w:val="24"/>
          <w:szCs w:val="24"/>
          <w:lang w:val="en-US"/>
        </w:rPr>
        <w:t xml:space="preserve"> </w:t>
      </w:r>
      <w:r>
        <w:rPr>
          <w:rFonts w:ascii="Times New Roman" w:hAnsi="Times New Roman" w:cs="Times New Roman"/>
          <w:sz w:val="24"/>
          <w:szCs w:val="24"/>
          <w:lang w:val="en-US"/>
        </w:rPr>
        <w:t>Ratna</w:t>
      </w:r>
      <w:r w:rsidR="001B1F9F" w:rsidRPr="0028202A">
        <w:rPr>
          <w:rFonts w:ascii="Times New Roman" w:hAnsi="Times New Roman" w:cs="Times New Roman"/>
          <w:sz w:val="24"/>
          <w:szCs w:val="24"/>
        </w:rPr>
        <w:t>.</w:t>
      </w:r>
      <w:r w:rsidR="001B1F9F" w:rsidRPr="0028202A">
        <w:rPr>
          <w:rFonts w:ascii="Times New Roman" w:hAnsi="Times New Roman" w:cs="Times New Roman"/>
          <w:sz w:val="24"/>
          <w:szCs w:val="24"/>
          <w:lang w:val="en-US"/>
        </w:rPr>
        <w:t xml:space="preserve"> </w:t>
      </w:r>
      <w:r>
        <w:rPr>
          <w:rFonts w:ascii="Times New Roman" w:hAnsi="Times New Roman" w:cs="Times New Roman"/>
          <w:sz w:val="24"/>
          <w:szCs w:val="24"/>
          <w:lang w:val="en-US"/>
        </w:rPr>
        <w:t>2024</w:t>
      </w:r>
      <w:r w:rsidR="001B1F9F" w:rsidRPr="0028202A">
        <w:rPr>
          <w:rFonts w:ascii="Times New Roman" w:hAnsi="Times New Roman" w:cs="Times New Roman"/>
          <w:sz w:val="24"/>
          <w:szCs w:val="24"/>
        </w:rPr>
        <w:t>.</w:t>
      </w:r>
      <w:r w:rsidR="0028202A" w:rsidRPr="0028202A">
        <w:rPr>
          <w:rFonts w:ascii="Times New Roman" w:hAnsi="Times New Roman" w:cs="Times New Roman"/>
          <w:i/>
          <w:sz w:val="24"/>
          <w:szCs w:val="24"/>
        </w:rPr>
        <w:t xml:space="preserve"> </w:t>
      </w:r>
      <w:proofErr w:type="spellStart"/>
      <w:r>
        <w:rPr>
          <w:rFonts w:ascii="Times New Roman" w:hAnsi="Times New Roman" w:cs="Times New Roman"/>
          <w:i/>
          <w:sz w:val="24"/>
          <w:szCs w:val="24"/>
          <w:lang w:val="en-US"/>
        </w:rPr>
        <w:t>Sistem</w:t>
      </w:r>
      <w:proofErr w:type="spellEnd"/>
      <w:r>
        <w:rPr>
          <w:rFonts w:ascii="Times New Roman" w:hAnsi="Times New Roman" w:cs="Times New Roman"/>
          <w:i/>
          <w:sz w:val="24"/>
          <w:szCs w:val="24"/>
          <w:lang w:val="en-US"/>
        </w:rPr>
        <w:t xml:space="preserve"> </w:t>
      </w:r>
      <w:proofErr w:type="spellStart"/>
      <w:r>
        <w:rPr>
          <w:rFonts w:ascii="Times New Roman" w:hAnsi="Times New Roman" w:cs="Times New Roman"/>
          <w:i/>
          <w:sz w:val="24"/>
          <w:szCs w:val="24"/>
          <w:lang w:val="en-US"/>
        </w:rPr>
        <w:t>Informasi</w:t>
      </w:r>
      <w:proofErr w:type="spellEnd"/>
      <w:r>
        <w:rPr>
          <w:rFonts w:ascii="Times New Roman" w:hAnsi="Times New Roman" w:cs="Times New Roman"/>
          <w:i/>
          <w:sz w:val="24"/>
          <w:szCs w:val="24"/>
          <w:lang w:val="en-US"/>
        </w:rPr>
        <w:t xml:space="preserve"> </w:t>
      </w:r>
      <w:proofErr w:type="spellStart"/>
      <w:r>
        <w:rPr>
          <w:rFonts w:ascii="Times New Roman" w:hAnsi="Times New Roman" w:cs="Times New Roman"/>
          <w:i/>
          <w:sz w:val="24"/>
          <w:szCs w:val="24"/>
          <w:lang w:val="en-US"/>
        </w:rPr>
        <w:t>Pengolahan</w:t>
      </w:r>
      <w:proofErr w:type="spellEnd"/>
      <w:r>
        <w:rPr>
          <w:rFonts w:ascii="Times New Roman" w:hAnsi="Times New Roman" w:cs="Times New Roman"/>
          <w:i/>
          <w:sz w:val="24"/>
          <w:szCs w:val="24"/>
          <w:lang w:val="en-US"/>
        </w:rPr>
        <w:t xml:space="preserve"> data </w:t>
      </w:r>
      <w:proofErr w:type="spellStart"/>
      <w:r>
        <w:rPr>
          <w:rFonts w:ascii="Times New Roman" w:hAnsi="Times New Roman" w:cs="Times New Roman"/>
          <w:i/>
          <w:sz w:val="24"/>
          <w:szCs w:val="24"/>
          <w:lang w:val="en-US"/>
        </w:rPr>
        <w:t>Peminjaman</w:t>
      </w:r>
      <w:proofErr w:type="spellEnd"/>
      <w:r>
        <w:rPr>
          <w:rFonts w:ascii="Times New Roman" w:hAnsi="Times New Roman" w:cs="Times New Roman"/>
          <w:i/>
          <w:sz w:val="24"/>
          <w:szCs w:val="24"/>
          <w:lang w:val="en-US"/>
        </w:rPr>
        <w:t xml:space="preserve"> Sarana dan </w:t>
      </w:r>
      <w:proofErr w:type="spellStart"/>
      <w:r>
        <w:rPr>
          <w:rFonts w:ascii="Times New Roman" w:hAnsi="Times New Roman" w:cs="Times New Roman"/>
          <w:i/>
          <w:sz w:val="24"/>
          <w:szCs w:val="24"/>
          <w:lang w:val="en-US"/>
        </w:rPr>
        <w:t>Prasarana</w:t>
      </w:r>
      <w:proofErr w:type="spellEnd"/>
      <w:r>
        <w:rPr>
          <w:rFonts w:ascii="Times New Roman" w:hAnsi="Times New Roman" w:cs="Times New Roman"/>
          <w:i/>
          <w:sz w:val="24"/>
          <w:szCs w:val="24"/>
          <w:lang w:val="en-US"/>
        </w:rPr>
        <w:t xml:space="preserve"> (</w:t>
      </w:r>
      <w:proofErr w:type="spellStart"/>
      <w:r>
        <w:rPr>
          <w:rFonts w:ascii="Times New Roman" w:hAnsi="Times New Roman" w:cs="Times New Roman"/>
          <w:i/>
          <w:sz w:val="24"/>
          <w:szCs w:val="24"/>
          <w:lang w:val="en-US"/>
        </w:rPr>
        <w:t>Sarpras</w:t>
      </w:r>
      <w:proofErr w:type="spellEnd"/>
      <w:r>
        <w:rPr>
          <w:rFonts w:ascii="Times New Roman" w:hAnsi="Times New Roman" w:cs="Times New Roman"/>
          <w:i/>
          <w:sz w:val="24"/>
          <w:szCs w:val="24"/>
          <w:lang w:val="en-US"/>
        </w:rPr>
        <w:t xml:space="preserve">) </w:t>
      </w:r>
      <w:proofErr w:type="spellStart"/>
      <w:r>
        <w:rPr>
          <w:rFonts w:ascii="Times New Roman" w:hAnsi="Times New Roman" w:cs="Times New Roman"/>
          <w:i/>
          <w:sz w:val="24"/>
          <w:szCs w:val="24"/>
          <w:lang w:val="en-US"/>
        </w:rPr>
        <w:t>Berbasis</w:t>
      </w:r>
      <w:proofErr w:type="spellEnd"/>
      <w:r>
        <w:rPr>
          <w:rFonts w:ascii="Times New Roman" w:hAnsi="Times New Roman" w:cs="Times New Roman"/>
          <w:i/>
          <w:sz w:val="24"/>
          <w:szCs w:val="24"/>
          <w:lang w:val="en-US"/>
        </w:rPr>
        <w:t xml:space="preserve"> Web Di STMIK PPKIA PRADNYA PARAMITA Malang</w:t>
      </w:r>
      <w:r w:rsidR="0028202A" w:rsidRPr="0028202A">
        <w:rPr>
          <w:rFonts w:ascii="Times New Roman" w:hAnsi="Times New Roman" w:cs="Times New Roman"/>
          <w:sz w:val="24"/>
          <w:szCs w:val="24"/>
          <w:lang w:val="en-US"/>
        </w:rPr>
        <w:t xml:space="preserve">. </w:t>
      </w:r>
      <w:r w:rsidR="001B1F9F" w:rsidRPr="0028202A">
        <w:rPr>
          <w:rFonts w:ascii="Times New Roman" w:hAnsi="Times New Roman" w:cs="Times New Roman"/>
          <w:sz w:val="24"/>
          <w:szCs w:val="24"/>
        </w:rPr>
        <w:t xml:space="preserve">Program </w:t>
      </w:r>
      <w:r w:rsidR="0028202A" w:rsidRPr="0028202A">
        <w:rPr>
          <w:rFonts w:ascii="Times New Roman" w:hAnsi="Times New Roman" w:cs="Times New Roman"/>
          <w:sz w:val="24"/>
          <w:szCs w:val="24"/>
          <w:lang w:val="en-US"/>
        </w:rPr>
        <w:t>Studi</w:t>
      </w:r>
      <w:r>
        <w:rPr>
          <w:rFonts w:ascii="Times New Roman" w:hAnsi="Times New Roman" w:cs="Times New Roman"/>
          <w:sz w:val="24"/>
          <w:szCs w:val="24"/>
          <w:lang w:val="en-US"/>
        </w:rPr>
        <w:t xml:space="preserve"> D-3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w:t>
      </w:r>
      <w:r w:rsidR="001B1F9F" w:rsidRPr="0028202A">
        <w:rPr>
          <w:rFonts w:ascii="Times New Roman" w:hAnsi="Times New Roman" w:cs="Times New Roman"/>
          <w:sz w:val="24"/>
          <w:szCs w:val="24"/>
        </w:rPr>
        <w:t>STMIK PPKIA Pradnya Paramita.</w:t>
      </w:r>
      <w:r w:rsidR="0028202A" w:rsidRPr="0028202A">
        <w:rPr>
          <w:rFonts w:ascii="Times New Roman" w:hAnsi="Times New Roman" w:cs="Times New Roman"/>
          <w:sz w:val="24"/>
          <w:szCs w:val="24"/>
          <w:lang w:val="en-US"/>
        </w:rPr>
        <w:t xml:space="preserve"> </w:t>
      </w:r>
      <w:r w:rsidR="0028202A" w:rsidRPr="0028202A">
        <w:rPr>
          <w:rFonts w:ascii="Times New Roman" w:hAnsi="Times New Roman" w:cs="Times New Roman"/>
          <w:sz w:val="24"/>
          <w:szCs w:val="24"/>
        </w:rPr>
        <w:t>Pembimbing:</w:t>
      </w:r>
      <w:r w:rsidR="0028202A" w:rsidRPr="0028202A">
        <w:rPr>
          <w:rFonts w:ascii="Times New Roman" w:hAnsi="Times New Roman" w:cs="Times New Roman"/>
          <w:sz w:val="24"/>
          <w:szCs w:val="24"/>
          <w:lang w:val="en-US"/>
        </w:rPr>
        <w:t xml:space="preserve"> </w:t>
      </w:r>
      <w:r w:rsidR="001B1F9F" w:rsidRPr="0028202A">
        <w:rPr>
          <w:rFonts w:ascii="Times New Roman" w:hAnsi="Times New Roman" w:cs="Times New Roman"/>
          <w:sz w:val="24"/>
          <w:szCs w:val="24"/>
        </w:rPr>
        <w:t>(</w:t>
      </w:r>
      <w:r w:rsidR="0028202A" w:rsidRPr="0028202A">
        <w:rPr>
          <w:rFonts w:ascii="Times New Roman" w:hAnsi="Times New Roman" w:cs="Times New Roman"/>
          <w:sz w:val="24"/>
          <w:szCs w:val="24"/>
          <w:lang w:val="en-US"/>
        </w:rPr>
        <w:t>1</w:t>
      </w:r>
      <w:r w:rsidR="001B1F9F" w:rsidRPr="0028202A">
        <w:rPr>
          <w:rFonts w:ascii="Times New Roman" w:hAnsi="Times New Roman" w:cs="Times New Roman"/>
          <w:sz w:val="24"/>
          <w:szCs w:val="24"/>
        </w:rPr>
        <w: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Jauharul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Maknunah</w:t>
      </w:r>
      <w:proofErr w:type="spellEnd"/>
      <w:r>
        <w:rPr>
          <w:rFonts w:ascii="Times New Roman" w:hAnsi="Times New Roman" w:cs="Times New Roman"/>
          <w:sz w:val="24"/>
          <w:szCs w:val="24"/>
          <w:lang w:val="en-US"/>
        </w:rPr>
        <w:t>, SE, MM</w:t>
      </w:r>
      <w:r w:rsidR="005F5DC3">
        <w:rPr>
          <w:rFonts w:ascii="Times New Roman" w:hAnsi="Times New Roman" w:cs="Times New Roman"/>
          <w:sz w:val="24"/>
          <w:szCs w:val="24"/>
          <w:lang w:val="en-US"/>
        </w:rPr>
        <w:t xml:space="preserve">, </w:t>
      </w:r>
      <w:r w:rsidR="001B1F9F" w:rsidRPr="0028202A">
        <w:rPr>
          <w:rFonts w:ascii="Times New Roman" w:hAnsi="Times New Roman" w:cs="Times New Roman"/>
          <w:sz w:val="24"/>
          <w:szCs w:val="24"/>
        </w:rPr>
        <w:t xml:space="preserve">(II) </w:t>
      </w:r>
      <w:r>
        <w:rPr>
          <w:rFonts w:ascii="Times New Roman" w:hAnsi="Times New Roman" w:cs="Times New Roman"/>
          <w:sz w:val="24"/>
          <w:szCs w:val="24"/>
          <w:lang w:val="en-US"/>
        </w:rPr>
        <w:t xml:space="preserve">Andri </w:t>
      </w:r>
      <w:proofErr w:type="spellStart"/>
      <w:r>
        <w:rPr>
          <w:rFonts w:ascii="Times New Roman" w:hAnsi="Times New Roman" w:cs="Times New Roman"/>
          <w:sz w:val="24"/>
          <w:szCs w:val="24"/>
          <w:lang w:val="en-US"/>
        </w:rPr>
        <w:t>Prasetyo</w:t>
      </w:r>
      <w:proofErr w:type="spellEnd"/>
      <w:r>
        <w:rPr>
          <w:rFonts w:ascii="Times New Roman" w:hAnsi="Times New Roman" w:cs="Times New Roman"/>
          <w:sz w:val="24"/>
          <w:szCs w:val="24"/>
          <w:lang w:val="en-US"/>
        </w:rPr>
        <w:t>, S</w:t>
      </w:r>
      <w:r w:rsidR="00BB43D4">
        <w:rPr>
          <w:rFonts w:ascii="Times New Roman" w:hAnsi="Times New Roman" w:cs="Times New Roman"/>
          <w:sz w:val="24"/>
          <w:szCs w:val="24"/>
          <w:lang w:val="en-US"/>
        </w:rPr>
        <w:t>E</w:t>
      </w:r>
      <w:r>
        <w:rPr>
          <w:rFonts w:ascii="Times New Roman" w:hAnsi="Times New Roman" w:cs="Times New Roman"/>
          <w:sz w:val="24"/>
          <w:szCs w:val="24"/>
          <w:lang w:val="en-US"/>
        </w:rPr>
        <w:t>., MMSI</w:t>
      </w:r>
    </w:p>
    <w:p w14:paraId="5404DDBD" w14:textId="77777777" w:rsidR="001B1F9F" w:rsidRDefault="001B1F9F" w:rsidP="00FA6A3B">
      <w:pPr>
        <w:spacing w:after="0" w:line="240" w:lineRule="auto"/>
        <w:jc w:val="both"/>
        <w:rPr>
          <w:rFonts w:ascii="Times New Roman" w:hAnsi="Times New Roman" w:cs="Times New Roman"/>
          <w:sz w:val="24"/>
          <w:szCs w:val="24"/>
        </w:rPr>
      </w:pPr>
    </w:p>
    <w:p w14:paraId="21A38871" w14:textId="77777777" w:rsidR="005F5DC3" w:rsidRPr="0028202A" w:rsidRDefault="005F5DC3" w:rsidP="00FA6A3B">
      <w:pPr>
        <w:spacing w:after="0" w:line="240" w:lineRule="auto"/>
        <w:jc w:val="both"/>
        <w:rPr>
          <w:rFonts w:ascii="Times New Roman" w:hAnsi="Times New Roman" w:cs="Times New Roman"/>
          <w:sz w:val="24"/>
          <w:szCs w:val="24"/>
        </w:rPr>
      </w:pPr>
    </w:p>
    <w:p w14:paraId="59BB74AC" w14:textId="0D5CB437" w:rsidR="001B1F9F" w:rsidRPr="0028202A" w:rsidRDefault="0028202A" w:rsidP="00FA6A3B">
      <w:pPr>
        <w:spacing w:after="0" w:line="240" w:lineRule="auto"/>
        <w:jc w:val="both"/>
        <w:rPr>
          <w:rFonts w:ascii="Times New Roman" w:hAnsi="Times New Roman" w:cs="Times New Roman"/>
          <w:sz w:val="24"/>
          <w:szCs w:val="24"/>
          <w:lang w:val="en-US"/>
        </w:rPr>
      </w:pPr>
      <w:r w:rsidRPr="0028202A">
        <w:rPr>
          <w:rFonts w:ascii="Times New Roman" w:hAnsi="Times New Roman" w:cs="Times New Roman"/>
          <w:sz w:val="24"/>
          <w:szCs w:val="24"/>
        </w:rPr>
        <w:t>Kata</w:t>
      </w:r>
      <w:r w:rsidR="001B1F9F" w:rsidRPr="0028202A">
        <w:rPr>
          <w:rFonts w:ascii="Times New Roman" w:hAnsi="Times New Roman" w:cs="Times New Roman"/>
          <w:sz w:val="24"/>
          <w:szCs w:val="24"/>
        </w:rPr>
        <w:t xml:space="preserve"> </w:t>
      </w:r>
      <w:r w:rsidR="001B1F9F" w:rsidRPr="005F5DC3">
        <w:rPr>
          <w:rFonts w:ascii="Times New Roman" w:hAnsi="Times New Roman" w:cs="Times New Roman"/>
          <w:sz w:val="24"/>
          <w:szCs w:val="24"/>
        </w:rPr>
        <w:t xml:space="preserve">Kunci: </w:t>
      </w:r>
      <w:proofErr w:type="spellStart"/>
      <w:r w:rsidR="005F5DC3" w:rsidRPr="005F5DC3">
        <w:rPr>
          <w:rFonts w:ascii="Times New Roman" w:hAnsi="Times New Roman" w:cs="Times New Roman"/>
          <w:i/>
          <w:sz w:val="24"/>
          <w:szCs w:val="24"/>
          <w:lang w:val="en-US"/>
        </w:rPr>
        <w:t>Pengolahan</w:t>
      </w:r>
      <w:proofErr w:type="spellEnd"/>
      <w:r w:rsidR="005F5DC3" w:rsidRPr="005F5DC3">
        <w:rPr>
          <w:rFonts w:ascii="Times New Roman" w:hAnsi="Times New Roman" w:cs="Times New Roman"/>
          <w:i/>
          <w:sz w:val="24"/>
          <w:szCs w:val="24"/>
          <w:lang w:val="en-US"/>
        </w:rPr>
        <w:t xml:space="preserve"> Sarana </w:t>
      </w:r>
      <w:proofErr w:type="spellStart"/>
      <w:r w:rsidR="00BB43D4">
        <w:rPr>
          <w:rFonts w:ascii="Times New Roman" w:hAnsi="Times New Roman" w:cs="Times New Roman"/>
          <w:i/>
          <w:sz w:val="24"/>
          <w:szCs w:val="24"/>
          <w:lang w:val="en-US"/>
        </w:rPr>
        <w:t>P</w:t>
      </w:r>
      <w:r w:rsidR="005F5DC3" w:rsidRPr="005F5DC3">
        <w:rPr>
          <w:rFonts w:ascii="Times New Roman" w:hAnsi="Times New Roman" w:cs="Times New Roman"/>
          <w:i/>
          <w:sz w:val="24"/>
          <w:szCs w:val="24"/>
          <w:lang w:val="en-US"/>
        </w:rPr>
        <w:t>rasarana</w:t>
      </w:r>
      <w:proofErr w:type="spellEnd"/>
      <w:r w:rsidR="001B1F9F" w:rsidRPr="005F5DC3">
        <w:rPr>
          <w:rFonts w:ascii="Times New Roman" w:hAnsi="Times New Roman" w:cs="Times New Roman"/>
          <w:i/>
          <w:sz w:val="24"/>
          <w:szCs w:val="24"/>
        </w:rPr>
        <w:t>,</w:t>
      </w:r>
      <w:r w:rsidRPr="005F5DC3">
        <w:rPr>
          <w:rFonts w:ascii="Times New Roman" w:hAnsi="Times New Roman" w:cs="Times New Roman"/>
          <w:i/>
          <w:sz w:val="24"/>
          <w:szCs w:val="24"/>
          <w:lang w:val="en-US"/>
        </w:rPr>
        <w:t xml:space="preserve"> </w:t>
      </w:r>
      <w:proofErr w:type="spellStart"/>
      <w:r w:rsidR="00BB43D4">
        <w:rPr>
          <w:rFonts w:ascii="Times New Roman" w:hAnsi="Times New Roman" w:cs="Times New Roman"/>
          <w:i/>
          <w:sz w:val="24"/>
          <w:szCs w:val="24"/>
          <w:lang w:val="en-US"/>
        </w:rPr>
        <w:t>P</w:t>
      </w:r>
      <w:r w:rsidR="005F5DC3" w:rsidRPr="005F5DC3">
        <w:rPr>
          <w:rFonts w:ascii="Times New Roman" w:hAnsi="Times New Roman" w:cs="Times New Roman"/>
          <w:i/>
          <w:sz w:val="24"/>
          <w:szCs w:val="24"/>
          <w:lang w:val="en-US"/>
        </w:rPr>
        <w:t>eminjaman</w:t>
      </w:r>
      <w:proofErr w:type="spellEnd"/>
      <w:r w:rsidRPr="005F5DC3">
        <w:rPr>
          <w:rFonts w:ascii="Times New Roman" w:hAnsi="Times New Roman" w:cs="Times New Roman"/>
          <w:i/>
          <w:sz w:val="24"/>
          <w:szCs w:val="24"/>
          <w:lang w:val="en-US"/>
        </w:rPr>
        <w:t xml:space="preserve">, </w:t>
      </w:r>
      <w:r w:rsidR="005F5DC3" w:rsidRPr="005F5DC3">
        <w:rPr>
          <w:rFonts w:ascii="Times New Roman" w:hAnsi="Times New Roman" w:cs="Times New Roman"/>
          <w:i/>
          <w:sz w:val="24"/>
          <w:szCs w:val="24"/>
          <w:lang w:val="en-US"/>
        </w:rPr>
        <w:t>Waterfall</w:t>
      </w:r>
    </w:p>
    <w:p w14:paraId="0777E299" w14:textId="77777777" w:rsidR="001B1F9F" w:rsidRPr="0028202A" w:rsidRDefault="001B1F9F" w:rsidP="00FA6A3B">
      <w:pPr>
        <w:spacing w:after="0" w:line="240" w:lineRule="auto"/>
        <w:jc w:val="both"/>
        <w:rPr>
          <w:rFonts w:ascii="Times New Roman" w:hAnsi="Times New Roman" w:cs="Times New Roman"/>
          <w:sz w:val="24"/>
          <w:szCs w:val="24"/>
        </w:rPr>
      </w:pPr>
    </w:p>
    <w:p w14:paraId="2F9E2933" w14:textId="460A800F" w:rsidR="005F5DC3" w:rsidRPr="00335A5C" w:rsidRDefault="005F5DC3" w:rsidP="005F5DC3">
      <w:pPr>
        <w:spacing w:line="240" w:lineRule="auto"/>
        <w:jc w:val="both"/>
        <w:rPr>
          <w:rFonts w:ascii="Times New Roman" w:eastAsia="SimSun" w:hAnsi="Times New Roman" w:cs="Times New Roman"/>
          <w:color w:val="000000"/>
          <w:sz w:val="24"/>
          <w:szCs w:val="24"/>
          <w:lang w:val="en-US" w:eastAsia="zh-CN" w:bidi="ar"/>
        </w:rPr>
      </w:pPr>
      <w:r w:rsidRPr="00335A5C">
        <w:rPr>
          <w:rFonts w:ascii="Times New Roman" w:eastAsia="SimSun" w:hAnsi="Times New Roman" w:cs="Times New Roman"/>
          <w:color w:val="000000"/>
          <w:sz w:val="24"/>
          <w:szCs w:val="24"/>
          <w:lang w:val="en-US" w:eastAsia="zh-CN" w:bidi="ar"/>
        </w:rPr>
        <w:t xml:space="preserve">Sarana dan </w:t>
      </w:r>
      <w:proofErr w:type="spellStart"/>
      <w:r w:rsidRPr="00335A5C">
        <w:rPr>
          <w:rFonts w:ascii="Times New Roman" w:eastAsia="SimSun" w:hAnsi="Times New Roman" w:cs="Times New Roman"/>
          <w:color w:val="000000"/>
          <w:sz w:val="24"/>
          <w:szCs w:val="24"/>
          <w:lang w:val="en-US" w:eastAsia="zh-CN" w:bidi="ar"/>
        </w:rPr>
        <w:t>prasarana</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Sarpras</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merupakan</w:t>
      </w:r>
      <w:proofErr w:type="spellEnd"/>
      <w:r w:rsidRPr="00335A5C">
        <w:rPr>
          <w:rFonts w:ascii="Times New Roman" w:eastAsia="SimSun" w:hAnsi="Times New Roman" w:cs="Times New Roman"/>
          <w:color w:val="000000"/>
          <w:sz w:val="24"/>
          <w:szCs w:val="24"/>
          <w:lang w:val="en-US" w:eastAsia="zh-CN" w:bidi="ar"/>
        </w:rPr>
        <w:t xml:space="preserve"> salah </w:t>
      </w:r>
      <w:proofErr w:type="spellStart"/>
      <w:r w:rsidRPr="00335A5C">
        <w:rPr>
          <w:rFonts w:ascii="Times New Roman" w:eastAsia="SimSun" w:hAnsi="Times New Roman" w:cs="Times New Roman"/>
          <w:color w:val="000000"/>
          <w:sz w:val="24"/>
          <w:szCs w:val="24"/>
          <w:lang w:val="en-US" w:eastAsia="zh-CN" w:bidi="ar"/>
        </w:rPr>
        <w:t>satu</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hal</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penting</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untuk</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mendukung</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kegiatan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manusia</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sehari-hari</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baik</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Sarpras</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milik</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pribadi</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ataupun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Sarpras</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milik</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umum</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Sebagai</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contoh</w:t>
      </w:r>
      <w:proofErr w:type="spellEnd"/>
      <w:r w:rsidRPr="00335A5C">
        <w:rPr>
          <w:rFonts w:ascii="Times New Roman" w:eastAsia="SimSun" w:hAnsi="Times New Roman" w:cs="Times New Roman"/>
          <w:color w:val="000000"/>
          <w:sz w:val="24"/>
          <w:szCs w:val="24"/>
          <w:lang w:val="en-US" w:eastAsia="zh-CN" w:bidi="ar"/>
        </w:rPr>
        <w:t xml:space="preserve"> di </w:t>
      </w:r>
      <w:proofErr w:type="spellStart"/>
      <w:r w:rsidRPr="00335A5C">
        <w:rPr>
          <w:rFonts w:ascii="Times New Roman" w:eastAsia="SimSun" w:hAnsi="Times New Roman" w:cs="Times New Roman"/>
          <w:color w:val="000000"/>
          <w:sz w:val="24"/>
          <w:szCs w:val="24"/>
          <w:lang w:val="en-US" w:eastAsia="zh-CN" w:bidi="ar"/>
        </w:rPr>
        <w:t>lingkungan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kampus</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Sarpras</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menjadi</w:t>
      </w:r>
      <w:proofErr w:type="spellEnd"/>
      <w:r w:rsidRPr="00335A5C">
        <w:rPr>
          <w:rFonts w:ascii="Times New Roman" w:eastAsia="SimSun" w:hAnsi="Times New Roman" w:cs="Times New Roman"/>
          <w:color w:val="000000"/>
          <w:sz w:val="24"/>
          <w:szCs w:val="24"/>
          <w:lang w:val="en-US" w:eastAsia="zh-CN" w:bidi="ar"/>
        </w:rPr>
        <w:t xml:space="preserve"> salah </w:t>
      </w:r>
      <w:proofErr w:type="spellStart"/>
      <w:r w:rsidRPr="00335A5C">
        <w:rPr>
          <w:rFonts w:ascii="Times New Roman" w:eastAsia="SimSun" w:hAnsi="Times New Roman" w:cs="Times New Roman"/>
          <w:color w:val="000000"/>
          <w:sz w:val="24"/>
          <w:szCs w:val="24"/>
          <w:lang w:val="en-US" w:eastAsia="zh-CN" w:bidi="ar"/>
        </w:rPr>
        <w:t>satu</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penunjang</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keberhasilan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untuk</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berbagai</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kegiatan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akademik</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maupun</w:t>
      </w:r>
      <w:proofErr w:type="spellEnd"/>
      <w:r w:rsidRPr="00335A5C">
        <w:rPr>
          <w:rFonts w:ascii="Times New Roman" w:eastAsia="SimSun" w:hAnsi="Times New Roman" w:cs="Times New Roman"/>
          <w:color w:val="000000"/>
          <w:sz w:val="24"/>
          <w:szCs w:val="24"/>
          <w:lang w:val="en-US" w:eastAsia="zh-CN" w:bidi="ar"/>
        </w:rPr>
        <w:t xml:space="preserve"> non-</w:t>
      </w:r>
      <w:proofErr w:type="spellStart"/>
      <w:r w:rsidRPr="00335A5C">
        <w:rPr>
          <w:rFonts w:ascii="Times New Roman" w:eastAsia="SimSun" w:hAnsi="Times New Roman" w:cs="Times New Roman"/>
          <w:color w:val="000000"/>
          <w:sz w:val="24"/>
          <w:szCs w:val="24"/>
          <w:lang w:val="en-US" w:eastAsia="zh-CN" w:bidi="ar"/>
        </w:rPr>
        <w:t>akademik</w:t>
      </w:r>
      <w:proofErr w:type="spellEnd"/>
      <w:r>
        <w:rPr>
          <w:rFonts w:ascii="Times New Roman" w:eastAsia="SimSun" w:hAnsi="Times New Roman" w:cs="Times New Roman"/>
          <w:color w:val="000000"/>
          <w:sz w:val="24"/>
          <w:szCs w:val="24"/>
          <w:lang w:val="en-US" w:eastAsia="zh-CN" w:bidi="ar"/>
        </w:rPr>
        <w:t>.</w:t>
      </w:r>
      <w:r w:rsidRPr="00335A5C">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P</w:t>
      </w:r>
      <w:r w:rsidRPr="00335A5C">
        <w:rPr>
          <w:rFonts w:ascii="Times New Roman" w:eastAsia="SimSun" w:hAnsi="Times New Roman" w:cs="Times New Roman"/>
          <w:color w:val="000000"/>
          <w:sz w:val="24"/>
          <w:szCs w:val="24"/>
          <w:lang w:val="en-US" w:eastAsia="zh-CN" w:bidi="ar"/>
        </w:rPr>
        <w:t>enerapan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teknologi</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informasi</w:t>
      </w:r>
      <w:proofErr w:type="spellEnd"/>
      <w:r w:rsidRPr="00335A5C">
        <w:rPr>
          <w:rFonts w:ascii="Times New Roman" w:eastAsia="SimSun" w:hAnsi="Times New Roman" w:cs="Times New Roman"/>
          <w:color w:val="000000"/>
          <w:sz w:val="24"/>
          <w:szCs w:val="24"/>
          <w:lang w:val="en-US" w:eastAsia="zh-CN" w:bidi="ar"/>
        </w:rPr>
        <w:t xml:space="preserve"> pada </w:t>
      </w:r>
      <w:proofErr w:type="spellStart"/>
      <w:r w:rsidRPr="00335A5C">
        <w:rPr>
          <w:rFonts w:ascii="Times New Roman" w:eastAsia="SimSun" w:hAnsi="Times New Roman" w:cs="Times New Roman"/>
          <w:color w:val="000000"/>
          <w:sz w:val="24"/>
          <w:szCs w:val="24"/>
          <w:lang w:val="en-US" w:eastAsia="zh-CN" w:bidi="ar"/>
        </w:rPr>
        <w:t>suatu</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organisasi</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tentunya</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dapat</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memperbaiki</w:t>
      </w:r>
      <w:proofErr w:type="spellEnd"/>
      <w:r w:rsidRPr="00335A5C">
        <w:rPr>
          <w:rFonts w:ascii="Times New Roman" w:eastAsia="SimSun" w:hAnsi="Times New Roman" w:cs="Times New Roman"/>
          <w:color w:val="000000"/>
          <w:sz w:val="24"/>
          <w:szCs w:val="24"/>
          <w:lang w:val="en-US" w:eastAsia="zh-CN" w:bidi="ar"/>
        </w:rPr>
        <w:t xml:space="preserve"> proses-proses </w:t>
      </w:r>
      <w:proofErr w:type="spellStart"/>
      <w:r w:rsidRPr="00335A5C">
        <w:rPr>
          <w:rFonts w:ascii="Times New Roman" w:eastAsia="SimSun" w:hAnsi="Times New Roman" w:cs="Times New Roman"/>
          <w:color w:val="000000"/>
          <w:sz w:val="24"/>
          <w:szCs w:val="24"/>
          <w:lang w:val="en-US" w:eastAsia="zh-CN" w:bidi="ar"/>
        </w:rPr>
        <w:t>konvensional</w:t>
      </w:r>
      <w:proofErr w:type="spellEnd"/>
      <w:r w:rsidRPr="00335A5C">
        <w:rPr>
          <w:rFonts w:ascii="Times New Roman" w:eastAsia="SimSun" w:hAnsi="Times New Roman" w:cs="Times New Roman"/>
          <w:color w:val="000000"/>
          <w:sz w:val="24"/>
          <w:szCs w:val="24"/>
          <w:lang w:val="en-US" w:eastAsia="zh-CN" w:bidi="ar"/>
        </w:rPr>
        <w:t xml:space="preserve"> agar </w:t>
      </w:r>
      <w:proofErr w:type="spellStart"/>
      <w:r w:rsidRPr="00335A5C">
        <w:rPr>
          <w:rFonts w:ascii="Times New Roman" w:eastAsia="SimSun" w:hAnsi="Times New Roman" w:cs="Times New Roman"/>
          <w:color w:val="000000"/>
          <w:sz w:val="24"/>
          <w:szCs w:val="24"/>
          <w:lang w:val="en-US" w:eastAsia="zh-CN" w:bidi="ar"/>
        </w:rPr>
        <w:t>semakin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efektif</w:t>
      </w:r>
      <w:proofErr w:type="spellEnd"/>
      <w:r w:rsidRPr="00335A5C">
        <w:rPr>
          <w:rFonts w:ascii="Times New Roman" w:eastAsia="SimSun" w:hAnsi="Times New Roman" w:cs="Times New Roman"/>
          <w:color w:val="000000"/>
          <w:sz w:val="24"/>
          <w:szCs w:val="24"/>
          <w:lang w:val="en-US" w:eastAsia="zh-CN" w:bidi="ar"/>
        </w:rPr>
        <w:t xml:space="preserve"> dan </w:t>
      </w:r>
      <w:proofErr w:type="spellStart"/>
      <w:r w:rsidRPr="00335A5C">
        <w:rPr>
          <w:rFonts w:ascii="Times New Roman" w:eastAsia="SimSun" w:hAnsi="Times New Roman" w:cs="Times New Roman"/>
          <w:color w:val="000000"/>
          <w:sz w:val="24"/>
          <w:szCs w:val="24"/>
          <w:lang w:val="en-US" w:eastAsia="zh-CN" w:bidi="ar"/>
        </w:rPr>
        <w:t>efisien</w:t>
      </w:r>
      <w:proofErr w:type="spellEnd"/>
      <w:r w:rsidRPr="00335A5C">
        <w:rPr>
          <w:rFonts w:ascii="Times New Roman" w:eastAsia="SimSun" w:hAnsi="Times New Roman" w:cs="Times New Roman"/>
          <w:color w:val="000000"/>
          <w:sz w:val="24"/>
          <w:szCs w:val="24"/>
          <w:lang w:val="en-US" w:eastAsia="zh-CN" w:bidi="ar"/>
        </w:rPr>
        <w:t xml:space="preserve">. Di </w:t>
      </w:r>
      <w:proofErr w:type="spellStart"/>
      <w:r w:rsidRPr="00335A5C">
        <w:rPr>
          <w:rFonts w:ascii="Times New Roman" w:eastAsia="SimSun" w:hAnsi="Times New Roman" w:cs="Times New Roman"/>
          <w:color w:val="000000"/>
          <w:sz w:val="24"/>
          <w:szCs w:val="24"/>
          <w:lang w:val="en-US" w:eastAsia="zh-CN" w:bidi="ar"/>
        </w:rPr>
        <w:t>lingkungan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kampus</w:t>
      </w:r>
      <w:proofErr w:type="spellEnd"/>
      <w:r w:rsidRPr="00335A5C">
        <w:rPr>
          <w:rFonts w:ascii="Times New Roman" w:eastAsia="SimSun" w:hAnsi="Times New Roman" w:cs="Times New Roman"/>
          <w:color w:val="000000"/>
          <w:sz w:val="24"/>
          <w:szCs w:val="24"/>
          <w:lang w:val="en-US" w:eastAsia="zh-CN" w:bidi="ar"/>
        </w:rPr>
        <w:t xml:space="preserve"> STMIK Pradnya Paramita, proses </w:t>
      </w:r>
      <w:proofErr w:type="spellStart"/>
      <w:r w:rsidRPr="00335A5C">
        <w:rPr>
          <w:rFonts w:ascii="Times New Roman" w:eastAsia="SimSun" w:hAnsi="Times New Roman" w:cs="Times New Roman"/>
          <w:color w:val="000000"/>
          <w:sz w:val="24"/>
          <w:szCs w:val="24"/>
          <w:lang w:val="en-US" w:eastAsia="zh-CN" w:bidi="ar"/>
        </w:rPr>
        <w:t>pengajuan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permohonan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untuk</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peminjaman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Sarpras</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dilakukan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dengan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cara</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konvensional</w:t>
      </w:r>
      <w:proofErr w:type="spellEnd"/>
      <w:r w:rsidRPr="00335A5C">
        <w:rPr>
          <w:rFonts w:ascii="Times New Roman" w:eastAsia="SimSun" w:hAnsi="Times New Roman" w:cs="Times New Roman"/>
          <w:color w:val="000000"/>
          <w:sz w:val="24"/>
          <w:szCs w:val="24"/>
          <w:lang w:val="en-US" w:eastAsia="zh-CN" w:bidi="ar"/>
        </w:rPr>
        <w:t xml:space="preserve">. Pada </w:t>
      </w:r>
      <w:proofErr w:type="spellStart"/>
      <w:r w:rsidRPr="00335A5C">
        <w:rPr>
          <w:rFonts w:ascii="Times New Roman" w:eastAsia="SimSun" w:hAnsi="Times New Roman" w:cs="Times New Roman"/>
          <w:color w:val="000000"/>
          <w:sz w:val="24"/>
          <w:szCs w:val="24"/>
          <w:lang w:val="en-US" w:eastAsia="zh-CN" w:bidi="ar"/>
        </w:rPr>
        <w:t>prosesnya</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pihak</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peminjam</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datang</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ke</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bagian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Sarpras</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dengan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membawa</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surat</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permohonan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peminjaman</w:t>
      </w:r>
      <w:proofErr w:type="spellEnd"/>
      <w:r w:rsidRPr="00335A5C">
        <w:rPr>
          <w:rFonts w:ascii="Times New Roman" w:eastAsia="SimSun" w:hAnsi="Times New Roman" w:cs="Times New Roman"/>
          <w:color w:val="000000"/>
          <w:sz w:val="24"/>
          <w:szCs w:val="24"/>
          <w:lang w:val="en-US" w:eastAsia="zh-CN" w:bidi="ar"/>
        </w:rPr>
        <w:t xml:space="preserve"> yang </w:t>
      </w:r>
      <w:proofErr w:type="spellStart"/>
      <w:r w:rsidRPr="00335A5C">
        <w:rPr>
          <w:rFonts w:ascii="Times New Roman" w:eastAsia="SimSun" w:hAnsi="Times New Roman" w:cs="Times New Roman"/>
          <w:color w:val="000000"/>
          <w:sz w:val="24"/>
          <w:szCs w:val="24"/>
          <w:lang w:val="en-US" w:eastAsia="zh-CN" w:bidi="ar"/>
        </w:rPr>
        <w:t>sudah</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dicetak</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untuk</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diserahkan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ke</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bagian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Sarpras</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Pemohon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menunggu</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dalam</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rentang</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waktu</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satu</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atau</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beberapa</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hari</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untuk</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mengambil</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surat</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tanggapan</w:t>
      </w:r>
      <w:proofErr w:type="spellEnd"/>
      <w:r w:rsidRPr="00335A5C">
        <w:rPr>
          <w:rFonts w:ascii="Times New Roman" w:eastAsia="SimSun" w:hAnsi="Times New Roman" w:cs="Times New Roman"/>
          <w:color w:val="000000"/>
          <w:sz w:val="24"/>
          <w:szCs w:val="24"/>
          <w:lang w:val="en-US" w:eastAsia="zh-CN" w:bidi="ar"/>
        </w:rPr>
        <w:t xml:space="preserve"> dan </w:t>
      </w:r>
      <w:proofErr w:type="spellStart"/>
      <w:r w:rsidRPr="00335A5C">
        <w:rPr>
          <w:rFonts w:ascii="Times New Roman" w:eastAsia="SimSun" w:hAnsi="Times New Roman" w:cs="Times New Roman"/>
          <w:color w:val="000000"/>
          <w:sz w:val="24"/>
          <w:szCs w:val="24"/>
          <w:lang w:val="en-US" w:eastAsia="zh-CN" w:bidi="ar"/>
        </w:rPr>
        <w:t>apabila</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disetujui</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maka</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akan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diizinkan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mengambil</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barang</w:t>
      </w:r>
      <w:proofErr w:type="spellEnd"/>
      <w:r w:rsidRPr="00335A5C">
        <w:rPr>
          <w:rFonts w:ascii="Times New Roman" w:eastAsia="SimSun" w:hAnsi="Times New Roman" w:cs="Times New Roman"/>
          <w:color w:val="000000"/>
          <w:sz w:val="24"/>
          <w:szCs w:val="24"/>
          <w:lang w:val="en-US" w:eastAsia="zh-CN" w:bidi="ar"/>
        </w:rPr>
        <w:t xml:space="preserve"> yang </w:t>
      </w:r>
      <w:proofErr w:type="spellStart"/>
      <w:r w:rsidRPr="00335A5C">
        <w:rPr>
          <w:rFonts w:ascii="Times New Roman" w:eastAsia="SimSun" w:hAnsi="Times New Roman" w:cs="Times New Roman"/>
          <w:color w:val="000000"/>
          <w:sz w:val="24"/>
          <w:szCs w:val="24"/>
          <w:lang w:val="en-US" w:eastAsia="zh-CN" w:bidi="ar"/>
        </w:rPr>
        <w:t>dipinjam</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dari</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bagian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Sarpras</w:t>
      </w:r>
      <w:proofErr w:type="spellEnd"/>
      <w:r w:rsidRPr="00335A5C">
        <w:rPr>
          <w:rFonts w:ascii="Times New Roman" w:eastAsia="SimSun" w:hAnsi="Times New Roman" w:cs="Times New Roman"/>
          <w:color w:val="000000"/>
          <w:sz w:val="24"/>
          <w:szCs w:val="24"/>
          <w:lang w:val="en-US" w:eastAsia="zh-CN" w:bidi="ar"/>
        </w:rPr>
        <w:t xml:space="preserve">. Proses </w:t>
      </w:r>
      <w:proofErr w:type="spellStart"/>
      <w:r w:rsidRPr="00335A5C">
        <w:rPr>
          <w:rFonts w:ascii="Times New Roman" w:eastAsia="SimSun" w:hAnsi="Times New Roman" w:cs="Times New Roman"/>
          <w:color w:val="000000"/>
          <w:sz w:val="24"/>
          <w:szCs w:val="24"/>
          <w:lang w:val="en-US" w:eastAsia="zh-CN" w:bidi="ar"/>
        </w:rPr>
        <w:t>permohonan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peminjaman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Sarpras</w:t>
      </w:r>
      <w:proofErr w:type="spellEnd"/>
      <w:r w:rsidRPr="00335A5C">
        <w:rPr>
          <w:rFonts w:ascii="Times New Roman" w:eastAsia="SimSun" w:hAnsi="Times New Roman" w:cs="Times New Roman"/>
          <w:color w:val="000000"/>
          <w:sz w:val="24"/>
          <w:szCs w:val="24"/>
          <w:lang w:val="en-US" w:eastAsia="zh-CN" w:bidi="ar"/>
        </w:rPr>
        <w:t xml:space="preserve"> yang </w:t>
      </w:r>
      <w:proofErr w:type="spellStart"/>
      <w:r w:rsidRPr="00335A5C">
        <w:rPr>
          <w:rFonts w:ascii="Times New Roman" w:eastAsia="SimSun" w:hAnsi="Times New Roman" w:cs="Times New Roman"/>
          <w:color w:val="000000"/>
          <w:sz w:val="24"/>
          <w:szCs w:val="24"/>
          <w:lang w:val="en-US" w:eastAsia="zh-CN" w:bidi="ar"/>
        </w:rPr>
        <w:t>masih</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dilakukan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dengan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cara</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konvensional</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tersebut</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ternyata</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menimbulkan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berbagai</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permasalahan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seperti</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jadwal</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kegiatan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pemakaian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prasarana</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hanya</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ada</w:t>
      </w:r>
      <w:proofErr w:type="spellEnd"/>
      <w:r w:rsidRPr="00335A5C">
        <w:rPr>
          <w:rFonts w:ascii="Times New Roman" w:eastAsia="SimSun" w:hAnsi="Times New Roman" w:cs="Times New Roman"/>
          <w:color w:val="000000"/>
          <w:sz w:val="24"/>
          <w:szCs w:val="24"/>
          <w:lang w:val="en-US" w:eastAsia="zh-CN" w:bidi="ar"/>
        </w:rPr>
        <w:t xml:space="preserve"> di </w:t>
      </w:r>
      <w:proofErr w:type="spellStart"/>
      <w:r w:rsidRPr="00335A5C">
        <w:rPr>
          <w:rFonts w:ascii="Times New Roman" w:eastAsia="SimSun" w:hAnsi="Times New Roman" w:cs="Times New Roman"/>
          <w:color w:val="000000"/>
          <w:sz w:val="24"/>
          <w:szCs w:val="24"/>
          <w:lang w:val="en-US" w:eastAsia="zh-CN" w:bidi="ar"/>
        </w:rPr>
        <w:t>ruang</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Sarpras</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jadi</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pemohon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tetap</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harus</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datang</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ke</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ruang</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Sarpras</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untuk</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memperoleh</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kepastian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jadwal</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petugas</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bagian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Sarpras</w:t>
      </w:r>
      <w:proofErr w:type="spellEnd"/>
      <w:r w:rsidRPr="00335A5C">
        <w:rPr>
          <w:rFonts w:ascii="Times New Roman" w:eastAsia="SimSun" w:hAnsi="Times New Roman" w:cs="Times New Roman"/>
          <w:color w:val="000000"/>
          <w:sz w:val="24"/>
          <w:szCs w:val="24"/>
          <w:lang w:val="en-US" w:eastAsia="zh-CN" w:bidi="ar"/>
        </w:rPr>
        <w:t xml:space="preserve"> yang </w:t>
      </w:r>
      <w:proofErr w:type="spellStart"/>
      <w:r w:rsidRPr="00335A5C">
        <w:rPr>
          <w:rFonts w:ascii="Times New Roman" w:eastAsia="SimSun" w:hAnsi="Times New Roman" w:cs="Times New Roman"/>
          <w:color w:val="000000"/>
          <w:sz w:val="24"/>
          <w:szCs w:val="24"/>
          <w:lang w:val="en-US" w:eastAsia="zh-CN" w:bidi="ar"/>
        </w:rPr>
        <w:t>terkadang</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tidak</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berada</w:t>
      </w:r>
      <w:proofErr w:type="spellEnd"/>
      <w:r w:rsidRPr="00335A5C">
        <w:rPr>
          <w:rFonts w:ascii="Times New Roman" w:eastAsia="SimSun" w:hAnsi="Times New Roman" w:cs="Times New Roman"/>
          <w:color w:val="000000"/>
          <w:sz w:val="24"/>
          <w:szCs w:val="24"/>
          <w:lang w:val="en-US" w:eastAsia="zh-CN" w:bidi="ar"/>
        </w:rPr>
        <w:t xml:space="preserve"> di </w:t>
      </w:r>
      <w:proofErr w:type="spellStart"/>
      <w:r w:rsidRPr="00335A5C">
        <w:rPr>
          <w:rFonts w:ascii="Times New Roman" w:eastAsia="SimSun" w:hAnsi="Times New Roman" w:cs="Times New Roman"/>
          <w:color w:val="000000"/>
          <w:sz w:val="24"/>
          <w:szCs w:val="24"/>
          <w:lang w:val="en-US" w:eastAsia="zh-CN" w:bidi="ar"/>
        </w:rPr>
        <w:t>ruangan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atau</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berhalangan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hadir</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sehingga</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pemohon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harus</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kembali</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ke</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ruangan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tersebut</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dalam</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jarak</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waktu</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tertentu</w:t>
      </w:r>
      <w:proofErr w:type="spellEnd"/>
      <w:r w:rsidRPr="00335A5C">
        <w:rPr>
          <w:rFonts w:ascii="Times New Roman" w:eastAsia="SimSun" w:hAnsi="Times New Roman" w:cs="Times New Roman"/>
          <w:color w:val="000000"/>
          <w:sz w:val="24"/>
          <w:szCs w:val="24"/>
          <w:lang w:val="en-US" w:eastAsia="zh-CN" w:bidi="ar"/>
        </w:rPr>
        <w:t xml:space="preserve"> yang </w:t>
      </w:r>
      <w:proofErr w:type="spellStart"/>
      <w:r w:rsidRPr="00335A5C">
        <w:rPr>
          <w:rFonts w:ascii="Times New Roman" w:eastAsia="SimSun" w:hAnsi="Times New Roman" w:cs="Times New Roman"/>
          <w:color w:val="000000"/>
          <w:sz w:val="24"/>
          <w:szCs w:val="24"/>
          <w:lang w:val="en-US" w:eastAsia="zh-CN" w:bidi="ar"/>
        </w:rPr>
        <w:t>menyebabkan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pemohon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menghabiskan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lebih</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banyak</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waktu</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menunggu</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surat</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tanggapan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untuk</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persetujuan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peminjaman</w:t>
      </w:r>
      <w:proofErr w:type="spellEnd"/>
      <w:r w:rsidRPr="00335A5C">
        <w:rPr>
          <w:rFonts w:ascii="Times New Roman" w:eastAsia="SimSun" w:hAnsi="Times New Roman" w:cs="Times New Roman"/>
          <w:color w:val="000000"/>
          <w:sz w:val="24"/>
          <w:szCs w:val="24"/>
          <w:lang w:val="en-US" w:eastAsia="zh-CN" w:bidi="ar"/>
        </w:rPr>
        <w:t xml:space="preserve">. Proses </w:t>
      </w:r>
      <w:proofErr w:type="spellStart"/>
      <w:r w:rsidRPr="00335A5C">
        <w:rPr>
          <w:rFonts w:ascii="Times New Roman" w:eastAsia="SimSun" w:hAnsi="Times New Roman" w:cs="Times New Roman"/>
          <w:color w:val="000000"/>
          <w:sz w:val="24"/>
          <w:szCs w:val="24"/>
          <w:lang w:val="en-US" w:eastAsia="zh-CN" w:bidi="ar"/>
        </w:rPr>
        <w:t>permohonan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peminjaman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Sarpras</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tersebut</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menyebabkan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pemohon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bisa</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saja</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berulang</w:t>
      </w:r>
      <w:proofErr w:type="spellEnd"/>
      <w:r w:rsidRPr="00335A5C">
        <w:rPr>
          <w:rFonts w:ascii="Times New Roman" w:eastAsia="SimSun" w:hAnsi="Times New Roman" w:cs="Times New Roman"/>
          <w:color w:val="000000"/>
          <w:sz w:val="24"/>
          <w:szCs w:val="24"/>
          <w:lang w:val="en-US" w:eastAsia="zh-CN" w:bidi="ar"/>
        </w:rPr>
        <w:t xml:space="preserve"> kali </w:t>
      </w:r>
      <w:proofErr w:type="spellStart"/>
      <w:r w:rsidRPr="00335A5C">
        <w:rPr>
          <w:rFonts w:ascii="Times New Roman" w:eastAsia="SimSun" w:hAnsi="Times New Roman" w:cs="Times New Roman"/>
          <w:color w:val="000000"/>
          <w:sz w:val="24"/>
          <w:szCs w:val="24"/>
          <w:lang w:val="en-US" w:eastAsia="zh-CN" w:bidi="ar"/>
        </w:rPr>
        <w:t>datang</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ke</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ruang</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Sarpras</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Untuk</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mengatasi</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sistem</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Sarpras</w:t>
      </w:r>
      <w:proofErr w:type="spellEnd"/>
      <w:r w:rsidRPr="00335A5C">
        <w:rPr>
          <w:rFonts w:ascii="Times New Roman" w:eastAsia="SimSun" w:hAnsi="Times New Roman" w:cs="Times New Roman"/>
          <w:color w:val="000000"/>
          <w:sz w:val="24"/>
          <w:szCs w:val="24"/>
          <w:lang w:val="en-US" w:eastAsia="zh-CN" w:bidi="ar"/>
        </w:rPr>
        <w:t xml:space="preserve"> yang </w:t>
      </w:r>
      <w:proofErr w:type="spellStart"/>
      <w:r w:rsidRPr="00335A5C">
        <w:rPr>
          <w:rFonts w:ascii="Times New Roman" w:eastAsia="SimSun" w:hAnsi="Times New Roman" w:cs="Times New Roman"/>
          <w:color w:val="000000"/>
          <w:sz w:val="24"/>
          <w:szCs w:val="24"/>
          <w:lang w:val="en-US" w:eastAsia="zh-CN" w:bidi="ar"/>
        </w:rPr>
        <w:t>masih</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konvensional</w:t>
      </w:r>
      <w:proofErr w:type="spellEnd"/>
      <w:r w:rsidRPr="00335A5C">
        <w:rPr>
          <w:rFonts w:ascii="Times New Roman" w:eastAsia="SimSun" w:hAnsi="Times New Roman" w:cs="Times New Roman"/>
          <w:color w:val="000000"/>
          <w:sz w:val="24"/>
          <w:szCs w:val="24"/>
          <w:lang w:val="en-US" w:eastAsia="zh-CN" w:bidi="ar"/>
        </w:rPr>
        <w:t xml:space="preserve"> pada </w:t>
      </w:r>
      <w:proofErr w:type="spellStart"/>
      <w:r w:rsidRPr="00335A5C">
        <w:rPr>
          <w:rFonts w:ascii="Times New Roman" w:eastAsia="SimSun" w:hAnsi="Times New Roman" w:cs="Times New Roman"/>
          <w:color w:val="000000"/>
          <w:sz w:val="24"/>
          <w:szCs w:val="24"/>
          <w:lang w:val="en-US" w:eastAsia="zh-CN" w:bidi="ar"/>
        </w:rPr>
        <w:t>kampus</w:t>
      </w:r>
      <w:proofErr w:type="spellEnd"/>
      <w:r w:rsidRPr="00335A5C">
        <w:rPr>
          <w:rFonts w:ascii="Times New Roman" w:eastAsia="SimSun" w:hAnsi="Times New Roman" w:cs="Times New Roman"/>
          <w:color w:val="000000"/>
          <w:sz w:val="24"/>
          <w:szCs w:val="24"/>
          <w:lang w:val="en-US" w:eastAsia="zh-CN" w:bidi="ar"/>
        </w:rPr>
        <w:t xml:space="preserve"> STMIK Pradnya Paramita, </w:t>
      </w:r>
      <w:proofErr w:type="spellStart"/>
      <w:r w:rsidRPr="00335A5C">
        <w:rPr>
          <w:rFonts w:ascii="Times New Roman" w:eastAsia="SimSun" w:hAnsi="Times New Roman" w:cs="Times New Roman"/>
          <w:color w:val="000000"/>
          <w:sz w:val="24"/>
          <w:szCs w:val="24"/>
          <w:lang w:val="en-US" w:eastAsia="zh-CN" w:bidi="ar"/>
        </w:rPr>
        <w:t>maka</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diperlukan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sebuah</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i/>
          <w:iCs/>
          <w:color w:val="000000"/>
          <w:sz w:val="24"/>
          <w:szCs w:val="24"/>
          <w:lang w:val="en-US" w:eastAsia="zh-CN" w:bidi="ar"/>
        </w:rPr>
        <w:t>standart</w:t>
      </w:r>
      <w:proofErr w:type="spellEnd"/>
      <w:r w:rsidRPr="00335A5C">
        <w:rPr>
          <w:rFonts w:ascii="Times New Roman" w:eastAsia="SimSun" w:hAnsi="Times New Roman" w:cs="Times New Roman"/>
          <w:i/>
          <w:iCs/>
          <w:color w:val="000000"/>
          <w:sz w:val="24"/>
          <w:szCs w:val="24"/>
          <w:lang w:val="en-US" w:eastAsia="zh-CN" w:bidi="ar"/>
        </w:rPr>
        <w:t xml:space="preserve"> system</w:t>
      </w:r>
      <w:r w:rsidRPr="00335A5C">
        <w:rPr>
          <w:rFonts w:ascii="Times New Roman" w:eastAsia="SimSun" w:hAnsi="Times New Roman" w:cs="Times New Roman"/>
          <w:color w:val="000000"/>
          <w:sz w:val="24"/>
          <w:szCs w:val="24"/>
          <w:lang w:val="en-US" w:eastAsia="zh-CN" w:bidi="ar"/>
        </w:rPr>
        <w:t xml:space="preserve"> yang </w:t>
      </w:r>
      <w:proofErr w:type="spellStart"/>
      <w:r w:rsidRPr="00335A5C">
        <w:rPr>
          <w:rFonts w:ascii="Times New Roman" w:eastAsia="SimSun" w:hAnsi="Times New Roman" w:cs="Times New Roman"/>
          <w:color w:val="000000"/>
          <w:sz w:val="24"/>
          <w:szCs w:val="24"/>
          <w:lang w:val="en-US" w:eastAsia="zh-CN" w:bidi="ar"/>
        </w:rPr>
        <w:t>efektif</w:t>
      </w:r>
      <w:proofErr w:type="spellEnd"/>
      <w:r w:rsidRPr="00335A5C">
        <w:rPr>
          <w:rFonts w:ascii="Times New Roman" w:eastAsia="SimSun" w:hAnsi="Times New Roman" w:cs="Times New Roman"/>
          <w:color w:val="000000"/>
          <w:sz w:val="24"/>
          <w:szCs w:val="24"/>
          <w:lang w:val="en-US" w:eastAsia="zh-CN" w:bidi="ar"/>
        </w:rPr>
        <w:t xml:space="preserve"> dan </w:t>
      </w:r>
      <w:proofErr w:type="spellStart"/>
      <w:r w:rsidRPr="00335A5C">
        <w:rPr>
          <w:rFonts w:ascii="Times New Roman" w:eastAsia="SimSun" w:hAnsi="Times New Roman" w:cs="Times New Roman"/>
          <w:color w:val="000000"/>
          <w:sz w:val="24"/>
          <w:szCs w:val="24"/>
          <w:lang w:val="en-US" w:eastAsia="zh-CN" w:bidi="ar"/>
        </w:rPr>
        <w:t>efisien</w:t>
      </w:r>
      <w:proofErr w:type="spellEnd"/>
      <w:r w:rsidRPr="00335A5C">
        <w:rPr>
          <w:rFonts w:ascii="Times New Roman" w:eastAsia="SimSun" w:hAnsi="Times New Roman" w:cs="Times New Roman"/>
          <w:color w:val="000000"/>
          <w:sz w:val="24"/>
          <w:szCs w:val="24"/>
          <w:lang w:val="en-US" w:eastAsia="zh-CN" w:bidi="ar"/>
        </w:rPr>
        <w:t xml:space="preserve"> yang </w:t>
      </w:r>
      <w:proofErr w:type="spellStart"/>
      <w:r w:rsidRPr="00335A5C">
        <w:rPr>
          <w:rFonts w:ascii="Times New Roman" w:eastAsia="SimSun" w:hAnsi="Times New Roman" w:cs="Times New Roman"/>
          <w:color w:val="000000"/>
          <w:sz w:val="24"/>
          <w:szCs w:val="24"/>
          <w:lang w:val="en-US" w:eastAsia="zh-CN" w:bidi="ar"/>
        </w:rPr>
        <w:t>mampu</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memberikan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kenyamanan</w:t>
      </w:r>
      <w:proofErr w:type="spellEnd"/>
      <w:r w:rsidRPr="00335A5C">
        <w:rPr>
          <w:rFonts w:ascii="Times New Roman" w:eastAsia="SimSun" w:hAnsi="Times New Roman" w:cs="Times New Roman"/>
          <w:color w:val="000000"/>
          <w:sz w:val="24"/>
          <w:szCs w:val="24"/>
          <w:lang w:val="en-US" w:eastAsia="zh-CN" w:bidi="ar"/>
        </w:rPr>
        <w:t xml:space="preserve"> dan </w:t>
      </w:r>
      <w:proofErr w:type="spellStart"/>
      <w:r w:rsidRPr="00335A5C">
        <w:rPr>
          <w:rFonts w:ascii="Times New Roman" w:eastAsia="SimSun" w:hAnsi="Times New Roman" w:cs="Times New Roman"/>
          <w:color w:val="000000"/>
          <w:sz w:val="24"/>
          <w:szCs w:val="24"/>
          <w:lang w:val="en-US" w:eastAsia="zh-CN" w:bidi="ar"/>
        </w:rPr>
        <w:t>kemudahan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bagi</w:t>
      </w:r>
      <w:proofErr w:type="spellEnd"/>
      <w:r w:rsidRPr="00335A5C">
        <w:rPr>
          <w:rFonts w:ascii="Times New Roman" w:eastAsia="SimSun" w:hAnsi="Times New Roman" w:cs="Times New Roman"/>
          <w:color w:val="000000"/>
          <w:sz w:val="24"/>
          <w:szCs w:val="24"/>
          <w:lang w:val="en-US" w:eastAsia="zh-CN" w:bidi="ar"/>
        </w:rPr>
        <w:t xml:space="preserve"> para </w:t>
      </w:r>
      <w:proofErr w:type="spellStart"/>
      <w:r w:rsidRPr="00335A5C">
        <w:rPr>
          <w:rFonts w:ascii="Times New Roman" w:eastAsia="SimSun" w:hAnsi="Times New Roman" w:cs="Times New Roman"/>
          <w:color w:val="000000"/>
          <w:sz w:val="24"/>
          <w:szCs w:val="24"/>
          <w:lang w:val="en-US" w:eastAsia="zh-CN" w:bidi="ar"/>
        </w:rPr>
        <w:t>penggunanya</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Penerapan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sistem</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Sarpras</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terkomputerisasi</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akan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membantu</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meringankan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tugas</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bagian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pengelola</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Sarpras</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dapat</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meningkatkan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kinerja</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sekaligus</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mampu</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mengatasi</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kelemahan</w:t>
      </w:r>
      <w:proofErr w:type="spellEnd"/>
      <w:r w:rsidRPr="00335A5C">
        <w:rPr>
          <w:rFonts w:ascii="Times New Roman" w:eastAsia="SimSun" w:hAnsi="Times New Roman" w:cs="Times New Roman"/>
          <w:color w:val="000000"/>
          <w:sz w:val="24"/>
          <w:szCs w:val="24"/>
          <w:lang w:val="en-US" w:eastAsia="zh-CN" w:bidi="ar"/>
        </w:rPr>
        <w:t xml:space="preserve"> yang </w:t>
      </w:r>
      <w:proofErr w:type="spellStart"/>
      <w:r w:rsidRPr="00335A5C">
        <w:rPr>
          <w:rFonts w:ascii="Times New Roman" w:eastAsia="SimSun" w:hAnsi="Times New Roman" w:cs="Times New Roman"/>
          <w:color w:val="000000"/>
          <w:sz w:val="24"/>
          <w:szCs w:val="24"/>
          <w:lang w:val="en-US" w:eastAsia="zh-CN" w:bidi="ar"/>
        </w:rPr>
        <w:t>terjadi</w:t>
      </w:r>
      <w:proofErr w:type="spellEnd"/>
      <w:r w:rsidRPr="00335A5C">
        <w:rPr>
          <w:rFonts w:ascii="Times New Roman" w:eastAsia="SimSun" w:hAnsi="Times New Roman" w:cs="Times New Roman"/>
          <w:color w:val="000000"/>
          <w:sz w:val="24"/>
          <w:szCs w:val="24"/>
          <w:lang w:val="en-US" w:eastAsia="zh-CN" w:bidi="ar"/>
        </w:rPr>
        <w:t xml:space="preserve"> pada </w:t>
      </w:r>
      <w:proofErr w:type="spellStart"/>
      <w:r w:rsidRPr="00335A5C">
        <w:rPr>
          <w:rFonts w:ascii="Times New Roman" w:eastAsia="SimSun" w:hAnsi="Times New Roman" w:cs="Times New Roman"/>
          <w:color w:val="000000"/>
          <w:sz w:val="24"/>
          <w:szCs w:val="24"/>
          <w:lang w:val="en-US" w:eastAsia="zh-CN" w:bidi="ar"/>
        </w:rPr>
        <w:t>sistem</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Sarpras</w:t>
      </w:r>
      <w:proofErr w:type="spellEnd"/>
      <w:r w:rsidRPr="00335A5C">
        <w:rPr>
          <w:rFonts w:ascii="Times New Roman" w:eastAsia="SimSun" w:hAnsi="Times New Roman" w:cs="Times New Roman"/>
          <w:color w:val="000000"/>
          <w:sz w:val="24"/>
          <w:szCs w:val="24"/>
          <w:lang w:val="en-US" w:eastAsia="zh-CN" w:bidi="ar"/>
        </w:rPr>
        <w:t xml:space="preserve"> yang </w:t>
      </w:r>
      <w:proofErr w:type="spellStart"/>
      <w:r w:rsidRPr="00335A5C">
        <w:rPr>
          <w:rFonts w:ascii="Times New Roman" w:eastAsia="SimSun" w:hAnsi="Times New Roman" w:cs="Times New Roman"/>
          <w:color w:val="000000"/>
          <w:sz w:val="24"/>
          <w:szCs w:val="24"/>
          <w:lang w:val="en-US" w:eastAsia="zh-CN" w:bidi="ar"/>
        </w:rPr>
        <w:t>terdapat</w:t>
      </w:r>
      <w:proofErr w:type="spellEnd"/>
      <w:r w:rsidRPr="00335A5C">
        <w:rPr>
          <w:rFonts w:ascii="Times New Roman" w:eastAsia="SimSun" w:hAnsi="Times New Roman" w:cs="Times New Roman"/>
          <w:color w:val="000000"/>
          <w:sz w:val="24"/>
          <w:szCs w:val="24"/>
          <w:lang w:val="en-US" w:eastAsia="zh-CN" w:bidi="ar"/>
        </w:rPr>
        <w:t xml:space="preserve"> di STMIK Pradnya Paramita. Dalam </w:t>
      </w:r>
      <w:proofErr w:type="spellStart"/>
      <w:r w:rsidRPr="00335A5C">
        <w:rPr>
          <w:rFonts w:ascii="Times New Roman" w:eastAsia="SimSun" w:hAnsi="Times New Roman" w:cs="Times New Roman"/>
          <w:color w:val="000000"/>
          <w:sz w:val="24"/>
          <w:szCs w:val="24"/>
          <w:lang w:val="en-US" w:eastAsia="zh-CN" w:bidi="ar"/>
        </w:rPr>
        <w:t>hal</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ini</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dibuat</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suatu</w:t>
      </w:r>
      <w:proofErr w:type="spellEnd"/>
      <w:r w:rsidRPr="00335A5C">
        <w:rPr>
          <w:rFonts w:ascii="Times New Roman" w:eastAsia="SimSun" w:hAnsi="Times New Roman" w:cs="Times New Roman"/>
          <w:color w:val="000000"/>
          <w:sz w:val="24"/>
          <w:szCs w:val="24"/>
          <w:lang w:val="en-US" w:eastAsia="zh-CN" w:bidi="ar"/>
        </w:rPr>
        <w:t xml:space="preserve"> program </w:t>
      </w:r>
      <w:proofErr w:type="spellStart"/>
      <w:r w:rsidRPr="00335A5C">
        <w:rPr>
          <w:rFonts w:ascii="Times New Roman" w:eastAsia="SimSun" w:hAnsi="Times New Roman" w:cs="Times New Roman"/>
          <w:color w:val="000000"/>
          <w:sz w:val="24"/>
          <w:szCs w:val="24"/>
          <w:lang w:val="en-US" w:eastAsia="zh-CN" w:bidi="ar"/>
        </w:rPr>
        <w:t>aplikasi</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berupa</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aplikasi</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berbasis</w:t>
      </w:r>
      <w:proofErr w:type="spellEnd"/>
      <w:r w:rsidRPr="00335A5C">
        <w:rPr>
          <w:rFonts w:ascii="Times New Roman" w:eastAsia="SimSun" w:hAnsi="Times New Roman" w:cs="Times New Roman"/>
          <w:color w:val="000000"/>
          <w:sz w:val="24"/>
          <w:szCs w:val="24"/>
          <w:lang w:val="en-US" w:eastAsia="zh-CN" w:bidi="ar"/>
        </w:rPr>
        <w:t xml:space="preserve"> web yang </w:t>
      </w:r>
      <w:proofErr w:type="spellStart"/>
      <w:r w:rsidRPr="00335A5C">
        <w:rPr>
          <w:rFonts w:ascii="Times New Roman" w:eastAsia="SimSun" w:hAnsi="Times New Roman" w:cs="Times New Roman"/>
          <w:color w:val="000000"/>
          <w:sz w:val="24"/>
          <w:szCs w:val="24"/>
          <w:lang w:val="en-US" w:eastAsia="zh-CN" w:bidi="ar"/>
        </w:rPr>
        <w:t>berhubungan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dengan</w:t>
      </w:r>
      <w:proofErr w:type="spellEnd"/>
      <w:r w:rsidRPr="00335A5C">
        <w:rPr>
          <w:rFonts w:ascii="Times New Roman" w:eastAsia="SimSun" w:hAnsi="Times New Roman" w:cs="Times New Roman"/>
          <w:color w:val="000000"/>
          <w:sz w:val="24"/>
          <w:szCs w:val="24"/>
          <w:lang w:val="en-US" w:eastAsia="zh-CN" w:bidi="ar"/>
        </w:rPr>
        <w:t xml:space="preserve"> </w:t>
      </w:r>
      <w:r w:rsidRPr="00335A5C">
        <w:rPr>
          <w:rFonts w:ascii="Times New Roman" w:eastAsia="SimSun" w:hAnsi="Times New Roman" w:cs="Times New Roman"/>
          <w:i/>
          <w:iCs/>
          <w:color w:val="000000"/>
          <w:sz w:val="24"/>
          <w:szCs w:val="24"/>
          <w:lang w:val="en-US" w:eastAsia="zh-CN" w:bidi="ar"/>
        </w:rPr>
        <w:t>database</w:t>
      </w:r>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untuk</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menangani</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sistem</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Sarpras</w:t>
      </w:r>
      <w:proofErr w:type="spellEnd"/>
      <w:r w:rsidRPr="00335A5C">
        <w:rPr>
          <w:rFonts w:ascii="Times New Roman" w:eastAsia="SimSun" w:hAnsi="Times New Roman" w:cs="Times New Roman"/>
          <w:color w:val="000000"/>
          <w:sz w:val="24"/>
          <w:szCs w:val="24"/>
          <w:lang w:val="en-US" w:eastAsia="zh-CN" w:bidi="ar"/>
        </w:rPr>
        <w:t xml:space="preserve"> STMIK Pradnya Paramita.</w:t>
      </w:r>
    </w:p>
    <w:p w14:paraId="3EDB14DF" w14:textId="77777777" w:rsidR="001B1F9F" w:rsidRPr="00943F76" w:rsidRDefault="001B1F9F" w:rsidP="007C5429">
      <w:pPr>
        <w:spacing w:after="0" w:line="240" w:lineRule="auto"/>
        <w:jc w:val="both"/>
        <w:rPr>
          <w:rFonts w:ascii="Times New Roman" w:hAnsi="Times New Roman" w:cs="Times New Roman"/>
          <w:color w:val="FF0000"/>
          <w:sz w:val="24"/>
          <w:szCs w:val="24"/>
        </w:rPr>
      </w:pPr>
    </w:p>
    <w:p w14:paraId="75BC7B23" w14:textId="77777777" w:rsidR="00277B18" w:rsidRPr="000A46F1" w:rsidRDefault="001B1F9F">
      <w:pPr>
        <w:rPr>
          <w:rFonts w:ascii="Times New Roman" w:hAnsi="Times New Roman" w:cs="Times New Roman"/>
          <w:b/>
          <w:sz w:val="24"/>
          <w:szCs w:val="24"/>
          <w:lang w:val="en-US"/>
        </w:rPr>
      </w:pPr>
      <w:r w:rsidRPr="00943F76">
        <w:rPr>
          <w:rFonts w:ascii="Times New Roman" w:hAnsi="Times New Roman" w:cs="Times New Roman"/>
          <w:b/>
          <w:sz w:val="24"/>
          <w:szCs w:val="24"/>
        </w:rPr>
        <w:br w:type="page"/>
      </w:r>
    </w:p>
    <w:p w14:paraId="5ACCDC88" w14:textId="77777777" w:rsidR="00277B18" w:rsidRPr="000068AE" w:rsidRDefault="00277B18" w:rsidP="000068AE">
      <w:pPr>
        <w:pStyle w:val="Heading1"/>
        <w:numPr>
          <w:ilvl w:val="0"/>
          <w:numId w:val="0"/>
        </w:numPr>
        <w:spacing w:line="360" w:lineRule="auto"/>
        <w:jc w:val="center"/>
        <w:rPr>
          <w:rFonts w:cs="Times New Roman"/>
          <w:szCs w:val="24"/>
        </w:rPr>
      </w:pPr>
      <w:bookmarkStart w:id="12" w:name="_Toc32863690"/>
      <w:bookmarkStart w:id="13" w:name="_Toc167658769"/>
      <w:r w:rsidRPr="000068AE">
        <w:rPr>
          <w:rFonts w:cs="Times New Roman"/>
          <w:szCs w:val="24"/>
        </w:rPr>
        <w:lastRenderedPageBreak/>
        <w:t>KATA PENGANTAR</w:t>
      </w:r>
      <w:bookmarkEnd w:id="12"/>
      <w:bookmarkEnd w:id="13"/>
    </w:p>
    <w:p w14:paraId="00354020" w14:textId="77777777" w:rsidR="00277B18" w:rsidRPr="000068AE" w:rsidRDefault="00277B18" w:rsidP="000068AE">
      <w:pPr>
        <w:spacing w:after="0" w:line="360" w:lineRule="auto"/>
        <w:rPr>
          <w:rFonts w:ascii="Times New Roman" w:hAnsi="Times New Roman" w:cs="Times New Roman"/>
          <w:sz w:val="24"/>
          <w:szCs w:val="24"/>
        </w:rPr>
      </w:pPr>
    </w:p>
    <w:p w14:paraId="15E9C2A0" w14:textId="31F013E7" w:rsidR="00277B18" w:rsidRPr="000068AE" w:rsidRDefault="00277B18" w:rsidP="000068AE">
      <w:pPr>
        <w:spacing w:after="0" w:line="360" w:lineRule="auto"/>
        <w:ind w:firstLine="709"/>
        <w:jc w:val="both"/>
        <w:rPr>
          <w:rFonts w:ascii="Times New Roman" w:hAnsi="Times New Roman" w:cs="Times New Roman"/>
          <w:sz w:val="24"/>
          <w:szCs w:val="24"/>
        </w:rPr>
      </w:pPr>
      <w:r w:rsidRPr="000068AE">
        <w:rPr>
          <w:rFonts w:ascii="Times New Roman" w:hAnsi="Times New Roman" w:cs="Times New Roman"/>
          <w:sz w:val="24"/>
          <w:szCs w:val="24"/>
        </w:rPr>
        <w:t xml:space="preserve">Puji syukur kami panjatkan kehadirat Tuhan Yang Maha Esa atas segala rahmat dan hidayah-Nya penulis dapat menyelesaikan </w:t>
      </w:r>
      <w:proofErr w:type="spellStart"/>
      <w:r w:rsidR="00335A5C">
        <w:rPr>
          <w:rFonts w:ascii="Times New Roman" w:hAnsi="Times New Roman" w:cs="Times New Roman"/>
          <w:sz w:val="24"/>
          <w:szCs w:val="24"/>
          <w:lang w:val="en-US"/>
        </w:rPr>
        <w:t>Tugas</w:t>
      </w:r>
      <w:proofErr w:type="spellEnd"/>
      <w:r w:rsidR="00335A5C">
        <w:rPr>
          <w:rFonts w:ascii="Times New Roman" w:hAnsi="Times New Roman" w:cs="Times New Roman"/>
          <w:sz w:val="24"/>
          <w:szCs w:val="24"/>
          <w:lang w:val="en-US"/>
        </w:rPr>
        <w:t xml:space="preserve"> Akhir</w:t>
      </w:r>
      <w:r w:rsidRPr="000068AE">
        <w:rPr>
          <w:rFonts w:ascii="Times New Roman" w:hAnsi="Times New Roman" w:cs="Times New Roman"/>
          <w:sz w:val="24"/>
          <w:szCs w:val="24"/>
        </w:rPr>
        <w:t xml:space="preserve"> dengan </w:t>
      </w:r>
      <w:proofErr w:type="spellStart"/>
      <w:r w:rsidR="000068AE">
        <w:rPr>
          <w:rFonts w:ascii="Times New Roman" w:hAnsi="Times New Roman" w:cs="Times New Roman"/>
          <w:sz w:val="24"/>
          <w:szCs w:val="24"/>
          <w:lang w:val="en-US"/>
        </w:rPr>
        <w:t>baik</w:t>
      </w:r>
      <w:proofErr w:type="spellEnd"/>
      <w:r w:rsidRPr="000068AE">
        <w:rPr>
          <w:rFonts w:ascii="Times New Roman" w:hAnsi="Times New Roman" w:cs="Times New Roman"/>
          <w:sz w:val="24"/>
          <w:szCs w:val="24"/>
        </w:rPr>
        <w:t xml:space="preserve"> sebagai</w:t>
      </w:r>
      <w:r w:rsidRPr="000068AE">
        <w:rPr>
          <w:rFonts w:ascii="Times New Roman" w:hAnsi="Times New Roman" w:cs="Times New Roman"/>
          <w:sz w:val="24"/>
          <w:szCs w:val="24"/>
          <w:lang w:val="en-US"/>
        </w:rPr>
        <w:t xml:space="preserve"> </w:t>
      </w:r>
      <w:proofErr w:type="spellStart"/>
      <w:r w:rsidRPr="000068AE">
        <w:rPr>
          <w:rFonts w:ascii="Times New Roman" w:hAnsi="Times New Roman" w:cs="Times New Roman"/>
          <w:sz w:val="24"/>
          <w:szCs w:val="24"/>
          <w:lang w:val="en-US"/>
        </w:rPr>
        <w:t>syara</w:t>
      </w:r>
      <w:r w:rsidR="000068AE">
        <w:rPr>
          <w:rFonts w:ascii="Times New Roman" w:hAnsi="Times New Roman" w:cs="Times New Roman"/>
          <w:sz w:val="24"/>
          <w:szCs w:val="24"/>
          <w:lang w:val="en-US"/>
        </w:rPr>
        <w:t>t</w:t>
      </w:r>
      <w:proofErr w:type="spellEnd"/>
      <w:r w:rsidR="000068AE">
        <w:rPr>
          <w:rFonts w:ascii="Times New Roman" w:hAnsi="Times New Roman" w:cs="Times New Roman"/>
          <w:sz w:val="24"/>
          <w:szCs w:val="24"/>
          <w:lang w:val="en-US"/>
        </w:rPr>
        <w:t xml:space="preserve"> </w:t>
      </w:r>
      <w:proofErr w:type="spellStart"/>
      <w:r w:rsidR="000068AE">
        <w:rPr>
          <w:rFonts w:ascii="Times New Roman" w:hAnsi="Times New Roman" w:cs="Times New Roman"/>
          <w:sz w:val="24"/>
          <w:szCs w:val="24"/>
          <w:lang w:val="en-US"/>
        </w:rPr>
        <w:t>untuk</w:t>
      </w:r>
      <w:proofErr w:type="spellEnd"/>
      <w:r w:rsidR="000068AE">
        <w:rPr>
          <w:rFonts w:ascii="Times New Roman" w:hAnsi="Times New Roman" w:cs="Times New Roman"/>
          <w:sz w:val="24"/>
          <w:szCs w:val="24"/>
          <w:lang w:val="en-US"/>
        </w:rPr>
        <w:t xml:space="preserve"> </w:t>
      </w:r>
      <w:proofErr w:type="spellStart"/>
      <w:r w:rsidR="000068AE">
        <w:rPr>
          <w:rFonts w:ascii="Times New Roman" w:hAnsi="Times New Roman" w:cs="Times New Roman"/>
          <w:sz w:val="24"/>
          <w:szCs w:val="24"/>
          <w:lang w:val="en-US"/>
        </w:rPr>
        <w:t>memperoleh</w:t>
      </w:r>
      <w:proofErr w:type="spellEnd"/>
      <w:r w:rsidR="000068AE">
        <w:rPr>
          <w:rFonts w:ascii="Times New Roman" w:hAnsi="Times New Roman" w:cs="Times New Roman"/>
          <w:sz w:val="24"/>
          <w:szCs w:val="24"/>
          <w:lang w:val="en-US"/>
        </w:rPr>
        <w:t xml:space="preserve"> </w:t>
      </w:r>
      <w:proofErr w:type="spellStart"/>
      <w:r w:rsidR="000068AE">
        <w:rPr>
          <w:rFonts w:ascii="Times New Roman" w:hAnsi="Times New Roman" w:cs="Times New Roman"/>
          <w:sz w:val="24"/>
          <w:szCs w:val="24"/>
          <w:lang w:val="en-US"/>
        </w:rPr>
        <w:t>gelar</w:t>
      </w:r>
      <w:proofErr w:type="spellEnd"/>
      <w:r w:rsidR="000068AE">
        <w:rPr>
          <w:rFonts w:ascii="Times New Roman" w:hAnsi="Times New Roman" w:cs="Times New Roman"/>
          <w:sz w:val="24"/>
          <w:szCs w:val="24"/>
          <w:lang w:val="en-US"/>
        </w:rPr>
        <w:t xml:space="preserve"> </w:t>
      </w:r>
      <w:r w:rsidR="00335A5C">
        <w:rPr>
          <w:rFonts w:ascii="Times New Roman" w:hAnsi="Times New Roman" w:cs="Times New Roman"/>
          <w:sz w:val="24"/>
          <w:szCs w:val="24"/>
          <w:lang w:val="en-US"/>
        </w:rPr>
        <w:t>Ahli Madya.</w:t>
      </w:r>
      <w:r w:rsidRPr="000068AE">
        <w:rPr>
          <w:rFonts w:ascii="Times New Roman" w:hAnsi="Times New Roman" w:cs="Times New Roman"/>
          <w:sz w:val="24"/>
          <w:szCs w:val="24"/>
        </w:rPr>
        <w:t xml:space="preserve"> </w:t>
      </w:r>
    </w:p>
    <w:p w14:paraId="43DC340A" w14:textId="77777777" w:rsidR="00277B18" w:rsidRPr="000068AE" w:rsidRDefault="00277B18" w:rsidP="000068AE">
      <w:pPr>
        <w:spacing w:after="0" w:line="360" w:lineRule="auto"/>
        <w:ind w:firstLine="709"/>
        <w:jc w:val="both"/>
        <w:rPr>
          <w:rFonts w:ascii="Times New Roman" w:hAnsi="Times New Roman" w:cs="Times New Roman"/>
          <w:sz w:val="24"/>
          <w:szCs w:val="24"/>
        </w:rPr>
      </w:pPr>
      <w:r w:rsidRPr="000068AE">
        <w:rPr>
          <w:rFonts w:ascii="Times New Roman" w:hAnsi="Times New Roman" w:cs="Times New Roman"/>
          <w:sz w:val="24"/>
          <w:szCs w:val="24"/>
        </w:rPr>
        <w:t>Kami menyadari tanpa adanya dukungan dan kerja sama dari berbagai pihak, kegiatan skripsi ini tidak akan dapat berjalan baik. Untuk itu, kami ingin menyampaikan rasa terima</w:t>
      </w:r>
      <w:r w:rsidRPr="000068AE">
        <w:rPr>
          <w:rFonts w:ascii="Times New Roman" w:hAnsi="Times New Roman" w:cs="Times New Roman"/>
          <w:sz w:val="24"/>
          <w:szCs w:val="24"/>
          <w:lang w:val="en-US"/>
        </w:rPr>
        <w:t xml:space="preserve"> </w:t>
      </w:r>
      <w:r w:rsidRPr="000068AE">
        <w:rPr>
          <w:rFonts w:ascii="Times New Roman" w:hAnsi="Times New Roman" w:cs="Times New Roman"/>
          <w:sz w:val="24"/>
          <w:szCs w:val="24"/>
        </w:rPr>
        <w:t>kasih kepada:</w:t>
      </w:r>
    </w:p>
    <w:p w14:paraId="71C54984" w14:textId="77777777" w:rsidR="00277B18" w:rsidRPr="000068AE" w:rsidRDefault="00277B18" w:rsidP="000068AE">
      <w:pPr>
        <w:pStyle w:val="ListParagraph"/>
        <w:numPr>
          <w:ilvl w:val="0"/>
          <w:numId w:val="3"/>
        </w:numPr>
        <w:spacing w:after="0" w:line="360" w:lineRule="auto"/>
        <w:ind w:left="360"/>
        <w:jc w:val="both"/>
        <w:rPr>
          <w:rFonts w:ascii="Times New Roman" w:hAnsi="Times New Roman" w:cs="Times New Roman"/>
          <w:sz w:val="24"/>
          <w:szCs w:val="24"/>
        </w:rPr>
      </w:pPr>
      <w:r w:rsidRPr="000068AE">
        <w:rPr>
          <w:rFonts w:ascii="Times New Roman" w:hAnsi="Times New Roman" w:cs="Times New Roman"/>
          <w:sz w:val="24"/>
          <w:szCs w:val="24"/>
        </w:rPr>
        <w:t>Tuhan Yang Maha Esa yang telah memberikan petunjuk dan hidayah dalam pembuatan skripsi dan penyusunan laporan sehingga dapat berjalan dengan baik dari awal hingga akhir.</w:t>
      </w:r>
    </w:p>
    <w:p w14:paraId="38A22FDC" w14:textId="77777777" w:rsidR="00277B18" w:rsidRPr="000068AE" w:rsidRDefault="00277B18" w:rsidP="000068AE">
      <w:pPr>
        <w:pStyle w:val="ListParagraph"/>
        <w:numPr>
          <w:ilvl w:val="0"/>
          <w:numId w:val="3"/>
        </w:numPr>
        <w:spacing w:after="0" w:line="360" w:lineRule="auto"/>
        <w:ind w:left="360"/>
        <w:jc w:val="both"/>
        <w:rPr>
          <w:rFonts w:ascii="Times New Roman" w:hAnsi="Times New Roman" w:cs="Times New Roman"/>
          <w:sz w:val="24"/>
          <w:szCs w:val="24"/>
        </w:rPr>
      </w:pPr>
      <w:r w:rsidRPr="000068AE">
        <w:rPr>
          <w:rFonts w:ascii="Times New Roman" w:hAnsi="Times New Roman" w:cs="Times New Roman"/>
          <w:sz w:val="24"/>
          <w:szCs w:val="24"/>
        </w:rPr>
        <w:t>Kedua orang</w:t>
      </w:r>
      <w:r w:rsidRPr="000068AE">
        <w:rPr>
          <w:rFonts w:ascii="Times New Roman" w:hAnsi="Times New Roman" w:cs="Times New Roman"/>
          <w:sz w:val="24"/>
          <w:szCs w:val="24"/>
          <w:lang w:val="en-US"/>
        </w:rPr>
        <w:t xml:space="preserve"> </w:t>
      </w:r>
      <w:r w:rsidRPr="000068AE">
        <w:rPr>
          <w:rFonts w:ascii="Times New Roman" w:hAnsi="Times New Roman" w:cs="Times New Roman"/>
          <w:sz w:val="24"/>
          <w:szCs w:val="24"/>
        </w:rPr>
        <w:t>tua kami yang telah memberikan doa dan dukungannya</w:t>
      </w:r>
      <w:r w:rsidRPr="000068AE">
        <w:rPr>
          <w:rFonts w:ascii="Times New Roman" w:hAnsi="Times New Roman" w:cs="Times New Roman"/>
          <w:sz w:val="24"/>
          <w:szCs w:val="24"/>
          <w:lang w:val="en-US"/>
        </w:rPr>
        <w:t>.</w:t>
      </w:r>
    </w:p>
    <w:p w14:paraId="4112DBC5" w14:textId="77777777" w:rsidR="00277B18" w:rsidRPr="000068AE" w:rsidRDefault="00277B18" w:rsidP="000068AE">
      <w:pPr>
        <w:pStyle w:val="ListParagraph"/>
        <w:numPr>
          <w:ilvl w:val="0"/>
          <w:numId w:val="3"/>
        </w:numPr>
        <w:spacing w:after="0" w:line="360" w:lineRule="auto"/>
        <w:ind w:left="360"/>
        <w:jc w:val="both"/>
        <w:rPr>
          <w:rFonts w:ascii="Times New Roman" w:hAnsi="Times New Roman" w:cs="Times New Roman"/>
          <w:sz w:val="24"/>
          <w:szCs w:val="24"/>
        </w:rPr>
      </w:pPr>
      <w:r w:rsidRPr="000068AE">
        <w:rPr>
          <w:rFonts w:ascii="Times New Roman" w:hAnsi="Times New Roman" w:cs="Times New Roman"/>
          <w:sz w:val="24"/>
          <w:szCs w:val="24"/>
          <w:lang w:val="en-US"/>
        </w:rPr>
        <w:t xml:space="preserve">Bapak </w:t>
      </w:r>
      <w:r w:rsidR="00363760">
        <w:rPr>
          <w:rFonts w:ascii="Times New Roman" w:hAnsi="Times New Roman" w:cs="Times New Roman"/>
          <w:sz w:val="24"/>
          <w:szCs w:val="24"/>
          <w:lang w:val="en-US"/>
        </w:rPr>
        <w:t xml:space="preserve">Dr. </w:t>
      </w:r>
      <w:r w:rsidRPr="000068AE">
        <w:rPr>
          <w:rFonts w:ascii="Times New Roman" w:hAnsi="Times New Roman" w:cs="Times New Roman"/>
          <w:sz w:val="24"/>
          <w:szCs w:val="24"/>
          <w:lang w:val="en-US"/>
        </w:rPr>
        <w:t xml:space="preserve">Tb. Mohammad </w:t>
      </w:r>
      <w:proofErr w:type="spellStart"/>
      <w:r w:rsidRPr="000068AE">
        <w:rPr>
          <w:rFonts w:ascii="Times New Roman" w:hAnsi="Times New Roman" w:cs="Times New Roman"/>
          <w:sz w:val="24"/>
          <w:szCs w:val="24"/>
          <w:lang w:val="en-US"/>
        </w:rPr>
        <w:t>Akhriza</w:t>
      </w:r>
      <w:proofErr w:type="spellEnd"/>
      <w:r w:rsidR="00363760">
        <w:rPr>
          <w:rFonts w:ascii="Times New Roman" w:hAnsi="Times New Roman" w:cs="Times New Roman"/>
          <w:sz w:val="24"/>
          <w:szCs w:val="24"/>
          <w:lang w:val="en-US"/>
        </w:rPr>
        <w:t xml:space="preserve">, </w:t>
      </w:r>
      <w:proofErr w:type="spellStart"/>
      <w:proofErr w:type="gramStart"/>
      <w:r w:rsidR="00363760">
        <w:rPr>
          <w:rFonts w:ascii="Times New Roman" w:hAnsi="Times New Roman" w:cs="Times New Roman"/>
          <w:sz w:val="24"/>
          <w:szCs w:val="24"/>
          <w:lang w:val="en-US"/>
        </w:rPr>
        <w:t>S.Si</w:t>
      </w:r>
      <w:proofErr w:type="spellEnd"/>
      <w:proofErr w:type="gramEnd"/>
      <w:r w:rsidR="00363760">
        <w:rPr>
          <w:rFonts w:ascii="Times New Roman" w:hAnsi="Times New Roman" w:cs="Times New Roman"/>
          <w:sz w:val="24"/>
          <w:szCs w:val="24"/>
          <w:lang w:val="en-US"/>
        </w:rPr>
        <w:t>, M.M.S.I,</w:t>
      </w:r>
      <w:r w:rsidRPr="000068AE">
        <w:rPr>
          <w:rFonts w:ascii="Times New Roman" w:hAnsi="Times New Roman" w:cs="Times New Roman"/>
          <w:sz w:val="24"/>
          <w:szCs w:val="24"/>
          <w:lang w:val="en-US"/>
        </w:rPr>
        <w:t xml:space="preserve"> </w:t>
      </w:r>
      <w:proofErr w:type="spellStart"/>
      <w:r w:rsidRPr="000068AE">
        <w:rPr>
          <w:rFonts w:ascii="Times New Roman" w:hAnsi="Times New Roman" w:cs="Times New Roman"/>
          <w:sz w:val="24"/>
          <w:szCs w:val="24"/>
          <w:lang w:val="en-US"/>
        </w:rPr>
        <w:t>selaku</w:t>
      </w:r>
      <w:proofErr w:type="spellEnd"/>
      <w:r w:rsidRPr="000068AE">
        <w:rPr>
          <w:rFonts w:ascii="Times New Roman" w:hAnsi="Times New Roman" w:cs="Times New Roman"/>
          <w:sz w:val="24"/>
          <w:szCs w:val="24"/>
          <w:lang w:val="en-US"/>
        </w:rPr>
        <w:t xml:space="preserve"> </w:t>
      </w:r>
      <w:r w:rsidRPr="000068AE">
        <w:rPr>
          <w:rFonts w:ascii="Times New Roman" w:eastAsia="Times New Roman" w:hAnsi="Times New Roman" w:cs="Times New Roman"/>
          <w:color w:val="000000"/>
          <w:sz w:val="24"/>
          <w:szCs w:val="24"/>
        </w:rPr>
        <w:t>Ketua STMIK PPKIA Pradnya Paramita</w:t>
      </w:r>
      <w:r w:rsidRPr="000068AE">
        <w:rPr>
          <w:rFonts w:ascii="Times New Roman" w:eastAsia="Times New Roman" w:hAnsi="Times New Roman" w:cs="Times New Roman"/>
          <w:color w:val="000000"/>
          <w:sz w:val="24"/>
          <w:szCs w:val="24"/>
          <w:lang w:val="en-US"/>
        </w:rPr>
        <w:t>.</w:t>
      </w:r>
    </w:p>
    <w:p w14:paraId="0B85EE09" w14:textId="7E2E6B5F" w:rsidR="00277B18" w:rsidRPr="000068AE" w:rsidRDefault="00E67C95" w:rsidP="000068AE">
      <w:pPr>
        <w:pStyle w:val="ListParagraph"/>
        <w:numPr>
          <w:ilvl w:val="0"/>
          <w:numId w:val="3"/>
        </w:num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lang w:val="en-US"/>
        </w:rPr>
        <w:t>Ibu</w:t>
      </w:r>
      <w:r w:rsidR="00277B18" w:rsidRPr="000068AE">
        <w:rPr>
          <w:rFonts w:ascii="Times New Roman" w:hAnsi="Times New Roman" w:cs="Times New Roman"/>
          <w:sz w:val="24"/>
          <w:szCs w:val="24"/>
        </w:rPr>
        <w:t xml:space="preserve"> </w:t>
      </w:r>
      <w:r>
        <w:rPr>
          <w:rFonts w:ascii="Times New Roman" w:hAnsi="Times New Roman" w:cs="Times New Roman"/>
          <w:sz w:val="24"/>
          <w:szCs w:val="24"/>
          <w:lang w:val="en-US"/>
        </w:rPr>
        <w:t xml:space="preserve">Linda Suvi </w:t>
      </w:r>
      <w:proofErr w:type="spellStart"/>
      <w:proofErr w:type="gramStart"/>
      <w:r>
        <w:rPr>
          <w:rFonts w:ascii="Times New Roman" w:hAnsi="Times New Roman" w:cs="Times New Roman"/>
          <w:sz w:val="24"/>
          <w:szCs w:val="24"/>
          <w:lang w:val="en-US"/>
        </w:rPr>
        <w:t>Rahmawati,S</w:t>
      </w:r>
      <w:proofErr w:type="gramEnd"/>
      <w:r>
        <w:rPr>
          <w:rFonts w:ascii="Times New Roman" w:hAnsi="Times New Roman" w:cs="Times New Roman"/>
          <w:sz w:val="24"/>
          <w:szCs w:val="24"/>
          <w:lang w:val="en-US"/>
        </w:rPr>
        <w:t>.Kom</w:t>
      </w:r>
      <w:proofErr w:type="spellEnd"/>
      <w:r>
        <w:rPr>
          <w:rFonts w:ascii="Times New Roman" w:hAnsi="Times New Roman" w:cs="Times New Roman"/>
          <w:sz w:val="24"/>
          <w:szCs w:val="24"/>
          <w:lang w:val="en-US"/>
        </w:rPr>
        <w:t xml:space="preserve">., MMSI </w:t>
      </w:r>
      <w:r w:rsidR="00277B18" w:rsidRPr="000068AE">
        <w:rPr>
          <w:rFonts w:ascii="Times New Roman" w:hAnsi="Times New Roman" w:cs="Times New Roman"/>
          <w:sz w:val="24"/>
          <w:szCs w:val="24"/>
        </w:rPr>
        <w:t xml:space="preserve">selaku </w:t>
      </w:r>
      <w:r w:rsidR="000068AE">
        <w:rPr>
          <w:rFonts w:ascii="Times New Roman" w:hAnsi="Times New Roman" w:cs="Times New Roman"/>
          <w:sz w:val="24"/>
          <w:szCs w:val="24"/>
          <w:lang w:val="en-US"/>
        </w:rPr>
        <w:t>K</w:t>
      </w:r>
      <w:r w:rsidR="00277B18" w:rsidRPr="000068AE">
        <w:rPr>
          <w:rFonts w:ascii="Times New Roman" w:hAnsi="Times New Roman" w:cs="Times New Roman"/>
          <w:sz w:val="24"/>
          <w:szCs w:val="24"/>
        </w:rPr>
        <w:t xml:space="preserve">etua </w:t>
      </w:r>
      <w:r w:rsidR="000068AE">
        <w:rPr>
          <w:rFonts w:ascii="Times New Roman" w:hAnsi="Times New Roman" w:cs="Times New Roman"/>
          <w:sz w:val="24"/>
          <w:szCs w:val="24"/>
          <w:lang w:val="en-US"/>
        </w:rPr>
        <w:t xml:space="preserve">Program Studi </w:t>
      </w:r>
      <w:r>
        <w:rPr>
          <w:rFonts w:ascii="Times New Roman" w:hAnsi="Times New Roman" w:cs="Times New Roman"/>
          <w:sz w:val="24"/>
          <w:szCs w:val="24"/>
          <w:lang w:val="en-US"/>
        </w:rPr>
        <w:t>D</w:t>
      </w:r>
      <w:r w:rsidR="000068AE">
        <w:rPr>
          <w:rFonts w:ascii="Times New Roman" w:hAnsi="Times New Roman" w:cs="Times New Roman"/>
          <w:sz w:val="24"/>
          <w:szCs w:val="24"/>
          <w:lang w:val="en-US"/>
        </w:rPr>
        <w:t>-</w:t>
      </w:r>
      <w:r>
        <w:rPr>
          <w:rFonts w:ascii="Times New Roman" w:hAnsi="Times New Roman" w:cs="Times New Roman"/>
          <w:sz w:val="24"/>
          <w:szCs w:val="24"/>
          <w:lang w:val="en-US"/>
        </w:rPr>
        <w:t xml:space="preserve">3 </w:t>
      </w:r>
      <w:proofErr w:type="spellStart"/>
      <w:r>
        <w:rPr>
          <w:rFonts w:ascii="Times New Roman" w:hAnsi="Times New Roman" w:cs="Times New Roman"/>
          <w:sz w:val="24"/>
          <w:szCs w:val="24"/>
          <w:lang w:val="en-US"/>
        </w:rPr>
        <w:t>Sistem</w:t>
      </w:r>
      <w:proofErr w:type="spellEnd"/>
      <w:r w:rsidR="00277B18" w:rsidRPr="000068AE">
        <w:rPr>
          <w:rFonts w:ascii="Times New Roman" w:hAnsi="Times New Roman" w:cs="Times New Roman"/>
          <w:sz w:val="24"/>
          <w:szCs w:val="24"/>
        </w:rPr>
        <w:t xml:space="preserve"> Informasi</w:t>
      </w:r>
      <w:r w:rsidR="00277B18" w:rsidRPr="000068AE">
        <w:rPr>
          <w:rFonts w:ascii="Times New Roman" w:hAnsi="Times New Roman" w:cs="Times New Roman"/>
          <w:sz w:val="24"/>
          <w:szCs w:val="24"/>
          <w:lang w:val="en-US"/>
        </w:rPr>
        <w:t>.</w:t>
      </w:r>
    </w:p>
    <w:p w14:paraId="2C097E1A" w14:textId="5F16C937" w:rsidR="00277B18" w:rsidRPr="000068AE" w:rsidRDefault="00E67C95" w:rsidP="000068AE">
      <w:pPr>
        <w:pStyle w:val="ListParagraph"/>
        <w:numPr>
          <w:ilvl w:val="0"/>
          <w:numId w:val="3"/>
        </w:num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lang w:val="en-US"/>
        </w:rPr>
        <w:t xml:space="preserve">Ibu </w:t>
      </w:r>
      <w:proofErr w:type="spellStart"/>
      <w:r>
        <w:rPr>
          <w:rFonts w:ascii="Times New Roman" w:hAnsi="Times New Roman" w:cs="Times New Roman"/>
          <w:sz w:val="24"/>
          <w:szCs w:val="24"/>
          <w:lang w:val="en-US"/>
        </w:rPr>
        <w:t>Jauharul</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Maknunah,S.E</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M.M </w:t>
      </w:r>
      <w:r w:rsidR="00277B18" w:rsidRPr="000068AE">
        <w:rPr>
          <w:rFonts w:ascii="Times New Roman" w:hAnsi="Times New Roman" w:cs="Times New Roman"/>
          <w:sz w:val="24"/>
          <w:szCs w:val="24"/>
          <w:lang w:val="en-US"/>
        </w:rPr>
        <w:t xml:space="preserve">dan </w:t>
      </w:r>
      <w:r w:rsidR="00363760">
        <w:rPr>
          <w:rFonts w:ascii="Times New Roman" w:hAnsi="Times New Roman" w:cs="Times New Roman"/>
          <w:sz w:val="24"/>
          <w:szCs w:val="24"/>
          <w:lang w:val="en-US"/>
        </w:rPr>
        <w:t>B</w:t>
      </w:r>
      <w:r w:rsidR="00277B18" w:rsidRPr="000068AE">
        <w:rPr>
          <w:rFonts w:ascii="Times New Roman" w:hAnsi="Times New Roman" w:cs="Times New Roman"/>
          <w:sz w:val="24"/>
          <w:szCs w:val="24"/>
          <w:lang w:val="en-US"/>
        </w:rPr>
        <w:t xml:space="preserve">apak </w:t>
      </w:r>
      <w:r w:rsidR="00335A5C">
        <w:rPr>
          <w:rFonts w:ascii="Times New Roman" w:hAnsi="Times New Roman" w:cs="Times New Roman"/>
          <w:sz w:val="24"/>
          <w:szCs w:val="24"/>
          <w:lang w:val="en-US"/>
        </w:rPr>
        <w:t xml:space="preserve">Andri </w:t>
      </w:r>
      <w:proofErr w:type="spellStart"/>
      <w:r w:rsidR="00335A5C">
        <w:rPr>
          <w:rFonts w:ascii="Times New Roman" w:hAnsi="Times New Roman" w:cs="Times New Roman"/>
          <w:sz w:val="24"/>
          <w:szCs w:val="24"/>
          <w:lang w:val="en-US"/>
        </w:rPr>
        <w:t>Prasetyo</w:t>
      </w:r>
      <w:proofErr w:type="spellEnd"/>
      <w:r w:rsidR="00335A5C">
        <w:rPr>
          <w:rFonts w:ascii="Times New Roman" w:hAnsi="Times New Roman" w:cs="Times New Roman"/>
          <w:sz w:val="24"/>
          <w:szCs w:val="24"/>
          <w:lang w:val="en-US"/>
        </w:rPr>
        <w:t>, S</w:t>
      </w:r>
      <w:r w:rsidR="00BB43D4">
        <w:rPr>
          <w:rFonts w:ascii="Times New Roman" w:hAnsi="Times New Roman" w:cs="Times New Roman"/>
          <w:sz w:val="24"/>
          <w:szCs w:val="24"/>
          <w:lang w:val="en-US"/>
        </w:rPr>
        <w:t>E</w:t>
      </w:r>
      <w:r w:rsidR="00335A5C">
        <w:rPr>
          <w:rFonts w:ascii="Times New Roman" w:hAnsi="Times New Roman" w:cs="Times New Roman"/>
          <w:sz w:val="24"/>
          <w:szCs w:val="24"/>
          <w:lang w:val="en-US"/>
        </w:rPr>
        <w:t>., MMSI</w:t>
      </w:r>
      <w:r w:rsidR="00335A5C" w:rsidRPr="000068AE">
        <w:rPr>
          <w:rFonts w:ascii="Times New Roman" w:hAnsi="Times New Roman" w:cs="Times New Roman"/>
          <w:sz w:val="24"/>
          <w:szCs w:val="24"/>
          <w:lang w:val="en-US"/>
        </w:rPr>
        <w:t xml:space="preserve"> </w:t>
      </w:r>
      <w:proofErr w:type="spellStart"/>
      <w:r w:rsidR="00277B18" w:rsidRPr="000068AE">
        <w:rPr>
          <w:rFonts w:ascii="Times New Roman" w:hAnsi="Times New Roman" w:cs="Times New Roman"/>
          <w:sz w:val="24"/>
          <w:szCs w:val="24"/>
          <w:lang w:val="en-US"/>
        </w:rPr>
        <w:t>selaku</w:t>
      </w:r>
      <w:proofErr w:type="spellEnd"/>
      <w:r w:rsidR="00277B18" w:rsidRPr="000068AE">
        <w:rPr>
          <w:rFonts w:ascii="Times New Roman" w:hAnsi="Times New Roman" w:cs="Times New Roman"/>
          <w:sz w:val="24"/>
          <w:szCs w:val="24"/>
          <w:lang w:val="en-US"/>
        </w:rPr>
        <w:t xml:space="preserve"> </w:t>
      </w:r>
      <w:proofErr w:type="spellStart"/>
      <w:r w:rsidR="00277B18" w:rsidRPr="000068AE">
        <w:rPr>
          <w:rFonts w:ascii="Times New Roman" w:hAnsi="Times New Roman" w:cs="Times New Roman"/>
          <w:sz w:val="24"/>
          <w:szCs w:val="24"/>
          <w:lang w:val="en-US"/>
        </w:rPr>
        <w:t>dosen</w:t>
      </w:r>
      <w:proofErr w:type="spellEnd"/>
      <w:r w:rsidR="00277B18" w:rsidRPr="000068AE">
        <w:rPr>
          <w:rFonts w:ascii="Times New Roman" w:hAnsi="Times New Roman" w:cs="Times New Roman"/>
          <w:sz w:val="24"/>
          <w:szCs w:val="24"/>
          <w:lang w:val="en-US"/>
        </w:rPr>
        <w:t xml:space="preserve"> </w:t>
      </w:r>
      <w:proofErr w:type="spellStart"/>
      <w:r w:rsidR="00277B18" w:rsidRPr="000068AE">
        <w:rPr>
          <w:rFonts w:ascii="Times New Roman" w:hAnsi="Times New Roman" w:cs="Times New Roman"/>
          <w:sz w:val="24"/>
          <w:szCs w:val="24"/>
          <w:lang w:val="en-US"/>
        </w:rPr>
        <w:t>pembimbing</w:t>
      </w:r>
      <w:proofErr w:type="spellEnd"/>
      <w:r w:rsidR="00277B18" w:rsidRPr="000068AE">
        <w:rPr>
          <w:rFonts w:ascii="Times New Roman" w:hAnsi="Times New Roman" w:cs="Times New Roman"/>
          <w:sz w:val="24"/>
          <w:szCs w:val="24"/>
          <w:lang w:val="en-US"/>
        </w:rPr>
        <w:t xml:space="preserve"> </w:t>
      </w:r>
      <w:proofErr w:type="spellStart"/>
      <w:r w:rsidR="00335A5C">
        <w:rPr>
          <w:rFonts w:ascii="Times New Roman" w:hAnsi="Times New Roman" w:cs="Times New Roman"/>
          <w:sz w:val="24"/>
          <w:szCs w:val="24"/>
          <w:lang w:val="en-US"/>
        </w:rPr>
        <w:t>Tugas</w:t>
      </w:r>
      <w:proofErr w:type="spellEnd"/>
      <w:r w:rsidR="00335A5C">
        <w:rPr>
          <w:rFonts w:ascii="Times New Roman" w:hAnsi="Times New Roman" w:cs="Times New Roman"/>
          <w:sz w:val="24"/>
          <w:szCs w:val="24"/>
          <w:lang w:val="en-US"/>
        </w:rPr>
        <w:t xml:space="preserve"> Akhir</w:t>
      </w:r>
      <w:r w:rsidR="00277B18" w:rsidRPr="000068AE">
        <w:rPr>
          <w:rFonts w:ascii="Times New Roman" w:hAnsi="Times New Roman" w:cs="Times New Roman"/>
          <w:sz w:val="24"/>
          <w:szCs w:val="24"/>
          <w:lang w:val="en-US"/>
        </w:rPr>
        <w:t>.</w:t>
      </w:r>
    </w:p>
    <w:p w14:paraId="03377315" w14:textId="1AD73B3D" w:rsidR="000068AE" w:rsidRPr="000068AE" w:rsidRDefault="000068AE" w:rsidP="000068AE">
      <w:pPr>
        <w:pStyle w:val="ListParagraph"/>
        <w:numPr>
          <w:ilvl w:val="0"/>
          <w:numId w:val="3"/>
        </w:numPr>
        <w:spacing w:after="0" w:line="360" w:lineRule="auto"/>
        <w:ind w:left="360"/>
        <w:jc w:val="both"/>
        <w:rPr>
          <w:rFonts w:ascii="Times New Roman" w:hAnsi="Times New Roman" w:cs="Times New Roman"/>
          <w:sz w:val="24"/>
          <w:szCs w:val="24"/>
        </w:rPr>
      </w:pPr>
      <w:r w:rsidRPr="000068AE">
        <w:rPr>
          <w:rFonts w:ascii="Times New Roman" w:hAnsi="Times New Roman" w:cs="Times New Roman"/>
          <w:sz w:val="24"/>
          <w:szCs w:val="24"/>
        </w:rPr>
        <w:t xml:space="preserve">Teman-teman dari </w:t>
      </w:r>
      <w:r w:rsidR="00363760">
        <w:rPr>
          <w:rFonts w:ascii="Times New Roman" w:hAnsi="Times New Roman" w:cs="Times New Roman"/>
          <w:sz w:val="24"/>
          <w:szCs w:val="24"/>
          <w:lang w:val="en-US"/>
        </w:rPr>
        <w:t xml:space="preserve">Program Studi </w:t>
      </w:r>
      <w:proofErr w:type="spellStart"/>
      <w:r w:rsidR="00335A5C">
        <w:rPr>
          <w:rFonts w:ascii="Times New Roman" w:hAnsi="Times New Roman" w:cs="Times New Roman"/>
          <w:sz w:val="24"/>
          <w:szCs w:val="24"/>
          <w:lang w:val="en-US"/>
        </w:rPr>
        <w:t>Sistem</w:t>
      </w:r>
      <w:proofErr w:type="spellEnd"/>
      <w:r w:rsidRPr="000068AE">
        <w:rPr>
          <w:rFonts w:ascii="Times New Roman" w:hAnsi="Times New Roman" w:cs="Times New Roman"/>
          <w:sz w:val="24"/>
          <w:szCs w:val="24"/>
          <w:lang w:val="en-US"/>
        </w:rPr>
        <w:t xml:space="preserve"> </w:t>
      </w:r>
      <w:proofErr w:type="spellStart"/>
      <w:r w:rsidR="00363760">
        <w:rPr>
          <w:rFonts w:ascii="Times New Roman" w:hAnsi="Times New Roman" w:cs="Times New Roman"/>
          <w:sz w:val="24"/>
          <w:szCs w:val="24"/>
          <w:lang w:val="en-US"/>
        </w:rPr>
        <w:t>I</w:t>
      </w:r>
      <w:r w:rsidRPr="000068AE">
        <w:rPr>
          <w:rFonts w:ascii="Times New Roman" w:hAnsi="Times New Roman" w:cs="Times New Roman"/>
          <w:sz w:val="24"/>
          <w:szCs w:val="24"/>
          <w:lang w:val="en-US"/>
        </w:rPr>
        <w:t>nformasi</w:t>
      </w:r>
      <w:proofErr w:type="spellEnd"/>
      <w:r w:rsidRPr="000068AE">
        <w:rPr>
          <w:rFonts w:ascii="Times New Roman" w:hAnsi="Times New Roman" w:cs="Times New Roman"/>
          <w:sz w:val="24"/>
          <w:szCs w:val="24"/>
          <w:lang w:val="en-US"/>
        </w:rPr>
        <w:t xml:space="preserve"> </w:t>
      </w:r>
      <w:r w:rsidRPr="000068AE">
        <w:rPr>
          <w:rFonts w:ascii="Times New Roman" w:hAnsi="Times New Roman" w:cs="Times New Roman"/>
          <w:sz w:val="24"/>
          <w:szCs w:val="24"/>
        </w:rPr>
        <w:t xml:space="preserve">yang selalu memberikan semangat dan dukungan selama penyelesaian </w:t>
      </w:r>
      <w:r w:rsidR="00BC25BC">
        <w:rPr>
          <w:rFonts w:ascii="Times New Roman" w:hAnsi="Times New Roman" w:cs="Times New Roman"/>
          <w:sz w:val="24"/>
          <w:szCs w:val="24"/>
        </w:rPr>
        <w:t xml:space="preserve">Tugas Akhir </w:t>
      </w:r>
      <w:r w:rsidRPr="000068AE">
        <w:rPr>
          <w:rFonts w:ascii="Times New Roman" w:hAnsi="Times New Roman" w:cs="Times New Roman"/>
          <w:sz w:val="24"/>
          <w:szCs w:val="24"/>
        </w:rPr>
        <w:t>ini</w:t>
      </w:r>
      <w:r w:rsidRPr="000068AE">
        <w:rPr>
          <w:rFonts w:ascii="Times New Roman" w:hAnsi="Times New Roman" w:cs="Times New Roman"/>
          <w:sz w:val="24"/>
          <w:szCs w:val="24"/>
          <w:lang w:val="en-US"/>
        </w:rPr>
        <w:t>.</w:t>
      </w:r>
    </w:p>
    <w:p w14:paraId="0146929F" w14:textId="1A80547A" w:rsidR="00277B18" w:rsidRPr="000068AE" w:rsidRDefault="00277B18" w:rsidP="000068AE">
      <w:pPr>
        <w:pStyle w:val="ListParagraph"/>
        <w:numPr>
          <w:ilvl w:val="0"/>
          <w:numId w:val="3"/>
        </w:numPr>
        <w:spacing w:after="0" w:line="360" w:lineRule="auto"/>
        <w:ind w:left="360"/>
        <w:jc w:val="both"/>
        <w:rPr>
          <w:rFonts w:ascii="Times New Roman" w:hAnsi="Times New Roman" w:cs="Times New Roman"/>
          <w:sz w:val="24"/>
          <w:szCs w:val="24"/>
        </w:rPr>
      </w:pPr>
      <w:r w:rsidRPr="000068AE">
        <w:rPr>
          <w:rFonts w:ascii="Times New Roman" w:hAnsi="Times New Roman" w:cs="Times New Roman"/>
          <w:sz w:val="24"/>
          <w:szCs w:val="24"/>
        </w:rPr>
        <w:t xml:space="preserve">Dan seluruh pihak yang telah membantu dan mendukung lancarnya pembuatan </w:t>
      </w:r>
      <w:proofErr w:type="spellStart"/>
      <w:r w:rsidR="00335A5C">
        <w:rPr>
          <w:rFonts w:ascii="Times New Roman" w:hAnsi="Times New Roman" w:cs="Times New Roman"/>
          <w:sz w:val="24"/>
          <w:szCs w:val="24"/>
          <w:lang w:val="en-US"/>
        </w:rPr>
        <w:t>Tugas</w:t>
      </w:r>
      <w:proofErr w:type="spellEnd"/>
      <w:r w:rsidR="00335A5C">
        <w:rPr>
          <w:rFonts w:ascii="Times New Roman" w:hAnsi="Times New Roman" w:cs="Times New Roman"/>
          <w:sz w:val="24"/>
          <w:szCs w:val="24"/>
          <w:lang w:val="en-US"/>
        </w:rPr>
        <w:t xml:space="preserve"> Akhir </w:t>
      </w:r>
      <w:r w:rsidRPr="000068AE">
        <w:rPr>
          <w:rFonts w:ascii="Times New Roman" w:hAnsi="Times New Roman" w:cs="Times New Roman"/>
          <w:sz w:val="24"/>
          <w:szCs w:val="24"/>
        </w:rPr>
        <w:t>dari awal hingga akhir yang tidak dapat kami sebutkan satu persatu.</w:t>
      </w:r>
    </w:p>
    <w:p w14:paraId="0B7394C4" w14:textId="58C777D6" w:rsidR="00277B18" w:rsidRPr="000068AE" w:rsidRDefault="00277B18" w:rsidP="000068AE">
      <w:pPr>
        <w:spacing w:after="0" w:line="360" w:lineRule="auto"/>
        <w:ind w:firstLine="709"/>
        <w:jc w:val="both"/>
        <w:rPr>
          <w:rFonts w:ascii="Times New Roman" w:hAnsi="Times New Roman" w:cs="Times New Roman"/>
          <w:sz w:val="24"/>
          <w:szCs w:val="24"/>
        </w:rPr>
      </w:pPr>
      <w:r w:rsidRPr="000068AE">
        <w:rPr>
          <w:rFonts w:ascii="Times New Roman" w:hAnsi="Times New Roman" w:cs="Times New Roman"/>
          <w:sz w:val="24"/>
          <w:szCs w:val="24"/>
        </w:rPr>
        <w:t xml:space="preserve">Penulis mengharapkan saran dan kritik dari berbagai pihak yang bersifat membangun demi penyempurnaan </w:t>
      </w:r>
      <w:proofErr w:type="spellStart"/>
      <w:r w:rsidR="00335A5C">
        <w:rPr>
          <w:rFonts w:ascii="Times New Roman" w:hAnsi="Times New Roman" w:cs="Times New Roman"/>
          <w:sz w:val="24"/>
          <w:szCs w:val="24"/>
          <w:lang w:val="en-US"/>
        </w:rPr>
        <w:t>Tugas</w:t>
      </w:r>
      <w:proofErr w:type="spellEnd"/>
      <w:r w:rsidR="00335A5C">
        <w:rPr>
          <w:rFonts w:ascii="Times New Roman" w:hAnsi="Times New Roman" w:cs="Times New Roman"/>
          <w:sz w:val="24"/>
          <w:szCs w:val="24"/>
          <w:lang w:val="en-US"/>
        </w:rPr>
        <w:t xml:space="preserve"> Akhir</w:t>
      </w:r>
      <w:r w:rsidRPr="000068AE">
        <w:rPr>
          <w:rFonts w:ascii="Times New Roman" w:hAnsi="Times New Roman" w:cs="Times New Roman"/>
          <w:sz w:val="24"/>
          <w:szCs w:val="24"/>
        </w:rPr>
        <w:t xml:space="preserve"> ini. Semoga skripsi ini berguna bagi pembaca secara umum dan penulis secara khusus. Akhir kata, penulis ucapkan banyak terima kasih.</w:t>
      </w:r>
    </w:p>
    <w:p w14:paraId="6C1ED3C0" w14:textId="7339031F" w:rsidR="00277B18" w:rsidRPr="000068AE" w:rsidRDefault="00335A5C" w:rsidP="00E15BBE">
      <w:pPr>
        <w:spacing w:after="0"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Malang</w:t>
      </w:r>
      <w:r w:rsidR="00277B18" w:rsidRPr="000068AE">
        <w:rPr>
          <w:rFonts w:ascii="Times New Roman" w:hAnsi="Times New Roman" w:cs="Times New Roman"/>
          <w:sz w:val="24"/>
          <w:szCs w:val="24"/>
          <w:lang w:val="en-US"/>
        </w:rPr>
        <w:t>, 09 Januari 202</w:t>
      </w:r>
      <w:r>
        <w:rPr>
          <w:rFonts w:ascii="Times New Roman" w:hAnsi="Times New Roman" w:cs="Times New Roman"/>
          <w:sz w:val="24"/>
          <w:szCs w:val="24"/>
          <w:lang w:val="en-US"/>
        </w:rPr>
        <w:t>4</w:t>
      </w:r>
    </w:p>
    <w:p w14:paraId="75AE4E6F" w14:textId="77777777" w:rsidR="00277B18" w:rsidRPr="000068AE" w:rsidRDefault="00277B18" w:rsidP="000068AE">
      <w:pPr>
        <w:spacing w:after="0" w:line="360" w:lineRule="auto"/>
        <w:ind w:left="5760"/>
        <w:rPr>
          <w:rFonts w:ascii="Times New Roman" w:hAnsi="Times New Roman" w:cs="Times New Roman"/>
          <w:sz w:val="24"/>
          <w:szCs w:val="24"/>
          <w:lang w:val="en-US"/>
        </w:rPr>
      </w:pPr>
    </w:p>
    <w:p w14:paraId="3B03FB13" w14:textId="77777777" w:rsidR="00277B18" w:rsidRPr="000068AE" w:rsidRDefault="00277B18" w:rsidP="00E15BBE">
      <w:pPr>
        <w:spacing w:after="0" w:line="360" w:lineRule="auto"/>
        <w:ind w:left="5760"/>
        <w:jc w:val="right"/>
        <w:rPr>
          <w:rFonts w:ascii="Times New Roman" w:hAnsi="Times New Roman" w:cs="Times New Roman"/>
          <w:sz w:val="24"/>
          <w:szCs w:val="24"/>
          <w:lang w:val="en-US"/>
        </w:rPr>
      </w:pPr>
    </w:p>
    <w:p w14:paraId="22C3E065" w14:textId="131EF867" w:rsidR="00277B18" w:rsidRPr="000068AE" w:rsidRDefault="00E15BBE" w:rsidP="00E15BBE">
      <w:pPr>
        <w:spacing w:after="0" w:line="360" w:lineRule="auto"/>
        <w:ind w:left="432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AE516D">
        <w:rPr>
          <w:rFonts w:ascii="Times New Roman" w:hAnsi="Times New Roman" w:cs="Times New Roman"/>
          <w:sz w:val="24"/>
          <w:szCs w:val="24"/>
          <w:lang w:val="en-US"/>
        </w:rPr>
        <w:t xml:space="preserve"> </w:t>
      </w:r>
      <w:r>
        <w:rPr>
          <w:rFonts w:ascii="Times New Roman" w:hAnsi="Times New Roman" w:cs="Times New Roman"/>
          <w:sz w:val="24"/>
          <w:szCs w:val="24"/>
          <w:lang w:val="en-US"/>
        </w:rPr>
        <w:t>Dita Ratna Sari</w:t>
      </w:r>
    </w:p>
    <w:p w14:paraId="4F844A06" w14:textId="77777777" w:rsidR="00277B18" w:rsidRDefault="00277B18" w:rsidP="00277B18">
      <w:pPr>
        <w:ind w:left="5760"/>
        <w:rPr>
          <w:lang w:val="en-US"/>
        </w:rPr>
      </w:pPr>
    </w:p>
    <w:p w14:paraId="21189F06" w14:textId="77777777" w:rsidR="00277B18" w:rsidRPr="000068AE" w:rsidRDefault="00277B18" w:rsidP="000068AE">
      <w:pPr>
        <w:pStyle w:val="Heading1"/>
        <w:numPr>
          <w:ilvl w:val="0"/>
          <w:numId w:val="0"/>
        </w:numPr>
        <w:spacing w:line="360" w:lineRule="auto"/>
        <w:jc w:val="center"/>
        <w:rPr>
          <w:rFonts w:cs="Times New Roman"/>
          <w:szCs w:val="24"/>
          <w:lang w:val="en-US"/>
        </w:rPr>
      </w:pPr>
      <w:bookmarkStart w:id="14" w:name="_Toc32863691"/>
      <w:bookmarkStart w:id="15" w:name="_Toc167658770"/>
      <w:r w:rsidRPr="000068AE">
        <w:rPr>
          <w:rFonts w:cs="Times New Roman"/>
          <w:szCs w:val="24"/>
        </w:rPr>
        <w:lastRenderedPageBreak/>
        <w:t>DAFTAR ISI</w:t>
      </w:r>
      <w:bookmarkEnd w:id="14"/>
      <w:bookmarkEnd w:id="15"/>
    </w:p>
    <w:sdt>
      <w:sdtPr>
        <w:rPr>
          <w:rFonts w:asciiTheme="minorHAnsi" w:eastAsiaTheme="minorEastAsia" w:hAnsiTheme="minorHAnsi" w:cstheme="minorBidi"/>
          <w:color w:val="auto"/>
          <w:sz w:val="22"/>
          <w:szCs w:val="22"/>
          <w:lang w:val="id-ID"/>
        </w:rPr>
        <w:id w:val="763419322"/>
        <w:docPartObj>
          <w:docPartGallery w:val="Table of Contents"/>
          <w:docPartUnique/>
        </w:docPartObj>
      </w:sdtPr>
      <w:sdtEndPr>
        <w:rPr>
          <w:b/>
          <w:bCs/>
          <w:noProof/>
        </w:rPr>
      </w:sdtEndPr>
      <w:sdtContent>
        <w:p w14:paraId="5EFED47B" w14:textId="177CE646" w:rsidR="005E05DC" w:rsidRDefault="005E05DC">
          <w:pPr>
            <w:pStyle w:val="TOCHeading"/>
          </w:pPr>
        </w:p>
        <w:p w14:paraId="5165E219" w14:textId="2A80379D" w:rsidR="00BA728A" w:rsidRDefault="005E05DC">
          <w:pPr>
            <w:pStyle w:val="TOC1"/>
            <w:rPr>
              <w:rFonts w:asciiTheme="minorHAnsi" w:eastAsiaTheme="minorEastAsia" w:hAnsiTheme="minorHAnsi"/>
              <w:noProof/>
              <w:kern w:val="2"/>
              <w:sz w:val="22"/>
              <w:lang w:val="en-ID" w:eastAsia="en-ID"/>
              <w14:ligatures w14:val="standardContextual"/>
            </w:rPr>
          </w:pPr>
          <w:r>
            <w:fldChar w:fldCharType="begin"/>
          </w:r>
          <w:r>
            <w:instrText xml:space="preserve"> TOC \o "1-3" \h \z \u </w:instrText>
          </w:r>
          <w:r>
            <w:fldChar w:fldCharType="separate"/>
          </w:r>
          <w:hyperlink w:anchor="_Toc167658764" w:history="1">
            <w:r w:rsidR="00BA728A" w:rsidRPr="00FD0DEE">
              <w:rPr>
                <w:rStyle w:val="Hyperlink"/>
                <w:rFonts w:cs="Times New Roman"/>
                <w:b/>
                <w:noProof/>
              </w:rPr>
              <w:t>TUGAS AKHIR</w:t>
            </w:r>
            <w:r w:rsidR="00BA728A">
              <w:rPr>
                <w:noProof/>
                <w:webHidden/>
              </w:rPr>
              <w:tab/>
            </w:r>
            <w:r w:rsidR="00BA728A">
              <w:rPr>
                <w:noProof/>
                <w:webHidden/>
              </w:rPr>
              <w:fldChar w:fldCharType="begin"/>
            </w:r>
            <w:r w:rsidR="00BA728A">
              <w:rPr>
                <w:noProof/>
                <w:webHidden/>
              </w:rPr>
              <w:instrText xml:space="preserve"> PAGEREF _Toc167658764 \h </w:instrText>
            </w:r>
            <w:r w:rsidR="00BA728A">
              <w:rPr>
                <w:noProof/>
                <w:webHidden/>
              </w:rPr>
            </w:r>
            <w:r w:rsidR="00BA728A">
              <w:rPr>
                <w:noProof/>
                <w:webHidden/>
              </w:rPr>
              <w:fldChar w:fldCharType="separate"/>
            </w:r>
            <w:r w:rsidR="00BA728A">
              <w:rPr>
                <w:noProof/>
                <w:webHidden/>
              </w:rPr>
              <w:t>i</w:t>
            </w:r>
            <w:r w:rsidR="00BA728A">
              <w:rPr>
                <w:noProof/>
                <w:webHidden/>
              </w:rPr>
              <w:fldChar w:fldCharType="end"/>
            </w:r>
          </w:hyperlink>
        </w:p>
        <w:p w14:paraId="4C9FC3EE" w14:textId="65B05EFB" w:rsidR="00BA728A" w:rsidRDefault="00BA728A">
          <w:pPr>
            <w:pStyle w:val="TOC1"/>
            <w:rPr>
              <w:rFonts w:asciiTheme="minorHAnsi" w:eastAsiaTheme="minorEastAsia" w:hAnsiTheme="minorHAnsi"/>
              <w:noProof/>
              <w:kern w:val="2"/>
              <w:sz w:val="22"/>
              <w:lang w:val="en-ID" w:eastAsia="en-ID"/>
              <w14:ligatures w14:val="standardContextual"/>
            </w:rPr>
          </w:pPr>
          <w:hyperlink w:anchor="_Toc167658765" w:history="1">
            <w:r w:rsidRPr="00FD0DEE">
              <w:rPr>
                <w:rStyle w:val="Hyperlink"/>
                <w:noProof/>
              </w:rPr>
              <w:t>LEMBAR PERSETUJUAN</w:t>
            </w:r>
            <w:r>
              <w:rPr>
                <w:noProof/>
                <w:webHidden/>
              </w:rPr>
              <w:tab/>
            </w:r>
            <w:r>
              <w:rPr>
                <w:noProof/>
                <w:webHidden/>
              </w:rPr>
              <w:fldChar w:fldCharType="begin"/>
            </w:r>
            <w:r>
              <w:rPr>
                <w:noProof/>
                <w:webHidden/>
              </w:rPr>
              <w:instrText xml:space="preserve"> PAGEREF _Toc167658765 \h </w:instrText>
            </w:r>
            <w:r>
              <w:rPr>
                <w:noProof/>
                <w:webHidden/>
              </w:rPr>
            </w:r>
            <w:r>
              <w:rPr>
                <w:noProof/>
                <w:webHidden/>
              </w:rPr>
              <w:fldChar w:fldCharType="separate"/>
            </w:r>
            <w:r>
              <w:rPr>
                <w:noProof/>
                <w:webHidden/>
              </w:rPr>
              <w:t>ii</w:t>
            </w:r>
            <w:r>
              <w:rPr>
                <w:noProof/>
                <w:webHidden/>
              </w:rPr>
              <w:fldChar w:fldCharType="end"/>
            </w:r>
          </w:hyperlink>
        </w:p>
        <w:p w14:paraId="282C5C0D" w14:textId="27129BCD" w:rsidR="00BA728A" w:rsidRDefault="00BA728A">
          <w:pPr>
            <w:pStyle w:val="TOC1"/>
            <w:rPr>
              <w:rFonts w:asciiTheme="minorHAnsi" w:eastAsiaTheme="minorEastAsia" w:hAnsiTheme="minorHAnsi"/>
              <w:noProof/>
              <w:kern w:val="2"/>
              <w:sz w:val="22"/>
              <w:lang w:val="en-ID" w:eastAsia="en-ID"/>
              <w14:ligatures w14:val="standardContextual"/>
            </w:rPr>
          </w:pPr>
          <w:hyperlink w:anchor="_Toc167658766" w:history="1">
            <w:r w:rsidRPr="00FD0DEE">
              <w:rPr>
                <w:rStyle w:val="Hyperlink"/>
                <w:noProof/>
              </w:rPr>
              <w:t>LEMBAR PENGESAHAN</w:t>
            </w:r>
            <w:r>
              <w:rPr>
                <w:noProof/>
                <w:webHidden/>
              </w:rPr>
              <w:tab/>
            </w:r>
            <w:r>
              <w:rPr>
                <w:noProof/>
                <w:webHidden/>
              </w:rPr>
              <w:fldChar w:fldCharType="begin"/>
            </w:r>
            <w:r>
              <w:rPr>
                <w:noProof/>
                <w:webHidden/>
              </w:rPr>
              <w:instrText xml:space="preserve"> PAGEREF _Toc167658766 \h </w:instrText>
            </w:r>
            <w:r>
              <w:rPr>
                <w:noProof/>
                <w:webHidden/>
              </w:rPr>
            </w:r>
            <w:r>
              <w:rPr>
                <w:noProof/>
                <w:webHidden/>
              </w:rPr>
              <w:fldChar w:fldCharType="separate"/>
            </w:r>
            <w:r>
              <w:rPr>
                <w:noProof/>
                <w:webHidden/>
              </w:rPr>
              <w:t>iii</w:t>
            </w:r>
            <w:r>
              <w:rPr>
                <w:noProof/>
                <w:webHidden/>
              </w:rPr>
              <w:fldChar w:fldCharType="end"/>
            </w:r>
          </w:hyperlink>
        </w:p>
        <w:p w14:paraId="48D4295A" w14:textId="6107C3A3" w:rsidR="00BA728A" w:rsidRDefault="00BA728A">
          <w:pPr>
            <w:pStyle w:val="TOC1"/>
            <w:rPr>
              <w:rFonts w:asciiTheme="minorHAnsi" w:eastAsiaTheme="minorEastAsia" w:hAnsiTheme="minorHAnsi"/>
              <w:noProof/>
              <w:kern w:val="2"/>
              <w:sz w:val="22"/>
              <w:lang w:val="en-ID" w:eastAsia="en-ID"/>
              <w14:ligatures w14:val="standardContextual"/>
            </w:rPr>
          </w:pPr>
          <w:hyperlink w:anchor="_Toc167658767" w:history="1">
            <w:r w:rsidRPr="00FD0DEE">
              <w:rPr>
                <w:rStyle w:val="Hyperlink"/>
                <w:rFonts w:eastAsia="Times New Roman"/>
                <w:noProof/>
              </w:rPr>
              <w:t>PERNYATAAN  ORISINALITAS SKRIPSI</w:t>
            </w:r>
            <w:r>
              <w:rPr>
                <w:noProof/>
                <w:webHidden/>
              </w:rPr>
              <w:tab/>
            </w:r>
            <w:r>
              <w:rPr>
                <w:noProof/>
                <w:webHidden/>
              </w:rPr>
              <w:fldChar w:fldCharType="begin"/>
            </w:r>
            <w:r>
              <w:rPr>
                <w:noProof/>
                <w:webHidden/>
              </w:rPr>
              <w:instrText xml:space="preserve"> PAGEREF _Toc167658767 \h </w:instrText>
            </w:r>
            <w:r>
              <w:rPr>
                <w:noProof/>
                <w:webHidden/>
              </w:rPr>
            </w:r>
            <w:r>
              <w:rPr>
                <w:noProof/>
                <w:webHidden/>
              </w:rPr>
              <w:fldChar w:fldCharType="separate"/>
            </w:r>
            <w:r>
              <w:rPr>
                <w:noProof/>
                <w:webHidden/>
              </w:rPr>
              <w:t>iv</w:t>
            </w:r>
            <w:r>
              <w:rPr>
                <w:noProof/>
                <w:webHidden/>
              </w:rPr>
              <w:fldChar w:fldCharType="end"/>
            </w:r>
          </w:hyperlink>
        </w:p>
        <w:p w14:paraId="0E43383E" w14:textId="6066EB8F" w:rsidR="00BA728A" w:rsidRDefault="00BA728A">
          <w:pPr>
            <w:pStyle w:val="TOC1"/>
            <w:rPr>
              <w:rFonts w:asciiTheme="minorHAnsi" w:eastAsiaTheme="minorEastAsia" w:hAnsiTheme="minorHAnsi"/>
              <w:noProof/>
              <w:kern w:val="2"/>
              <w:sz w:val="22"/>
              <w:lang w:val="en-ID" w:eastAsia="en-ID"/>
              <w14:ligatures w14:val="standardContextual"/>
            </w:rPr>
          </w:pPr>
          <w:hyperlink w:anchor="_Toc167658768" w:history="1">
            <w:r w:rsidRPr="00FD0DEE">
              <w:rPr>
                <w:rStyle w:val="Hyperlink"/>
                <w:noProof/>
              </w:rPr>
              <w:t>ABSTRAK</w:t>
            </w:r>
            <w:r>
              <w:rPr>
                <w:noProof/>
                <w:webHidden/>
              </w:rPr>
              <w:tab/>
            </w:r>
            <w:r>
              <w:rPr>
                <w:noProof/>
                <w:webHidden/>
              </w:rPr>
              <w:fldChar w:fldCharType="begin"/>
            </w:r>
            <w:r>
              <w:rPr>
                <w:noProof/>
                <w:webHidden/>
              </w:rPr>
              <w:instrText xml:space="preserve"> PAGEREF _Toc167658768 \h </w:instrText>
            </w:r>
            <w:r>
              <w:rPr>
                <w:noProof/>
                <w:webHidden/>
              </w:rPr>
            </w:r>
            <w:r>
              <w:rPr>
                <w:noProof/>
                <w:webHidden/>
              </w:rPr>
              <w:fldChar w:fldCharType="separate"/>
            </w:r>
            <w:r>
              <w:rPr>
                <w:noProof/>
                <w:webHidden/>
              </w:rPr>
              <w:t>vi</w:t>
            </w:r>
            <w:r>
              <w:rPr>
                <w:noProof/>
                <w:webHidden/>
              </w:rPr>
              <w:fldChar w:fldCharType="end"/>
            </w:r>
          </w:hyperlink>
        </w:p>
        <w:p w14:paraId="43D14E22" w14:textId="0C8FE94B" w:rsidR="00BA728A" w:rsidRDefault="00BA728A">
          <w:pPr>
            <w:pStyle w:val="TOC1"/>
            <w:rPr>
              <w:rFonts w:asciiTheme="minorHAnsi" w:eastAsiaTheme="minorEastAsia" w:hAnsiTheme="minorHAnsi"/>
              <w:noProof/>
              <w:kern w:val="2"/>
              <w:sz w:val="22"/>
              <w:lang w:val="en-ID" w:eastAsia="en-ID"/>
              <w14:ligatures w14:val="standardContextual"/>
            </w:rPr>
          </w:pPr>
          <w:hyperlink w:anchor="_Toc167658769" w:history="1">
            <w:r w:rsidRPr="00FD0DEE">
              <w:rPr>
                <w:rStyle w:val="Hyperlink"/>
                <w:rFonts w:cs="Times New Roman"/>
                <w:noProof/>
              </w:rPr>
              <w:t>KATA PENGANTAR</w:t>
            </w:r>
            <w:r>
              <w:rPr>
                <w:noProof/>
                <w:webHidden/>
              </w:rPr>
              <w:tab/>
            </w:r>
            <w:r>
              <w:rPr>
                <w:noProof/>
                <w:webHidden/>
              </w:rPr>
              <w:fldChar w:fldCharType="begin"/>
            </w:r>
            <w:r>
              <w:rPr>
                <w:noProof/>
                <w:webHidden/>
              </w:rPr>
              <w:instrText xml:space="preserve"> PAGEREF _Toc167658769 \h </w:instrText>
            </w:r>
            <w:r>
              <w:rPr>
                <w:noProof/>
                <w:webHidden/>
              </w:rPr>
            </w:r>
            <w:r>
              <w:rPr>
                <w:noProof/>
                <w:webHidden/>
              </w:rPr>
              <w:fldChar w:fldCharType="separate"/>
            </w:r>
            <w:r>
              <w:rPr>
                <w:noProof/>
                <w:webHidden/>
              </w:rPr>
              <w:t>vii</w:t>
            </w:r>
            <w:r>
              <w:rPr>
                <w:noProof/>
                <w:webHidden/>
              </w:rPr>
              <w:fldChar w:fldCharType="end"/>
            </w:r>
          </w:hyperlink>
        </w:p>
        <w:p w14:paraId="4FAF3D40" w14:textId="0616F025" w:rsidR="00BA728A" w:rsidRDefault="00BA728A">
          <w:pPr>
            <w:pStyle w:val="TOC1"/>
            <w:rPr>
              <w:rFonts w:asciiTheme="minorHAnsi" w:eastAsiaTheme="minorEastAsia" w:hAnsiTheme="minorHAnsi"/>
              <w:noProof/>
              <w:kern w:val="2"/>
              <w:sz w:val="22"/>
              <w:lang w:val="en-ID" w:eastAsia="en-ID"/>
              <w14:ligatures w14:val="standardContextual"/>
            </w:rPr>
          </w:pPr>
          <w:hyperlink w:anchor="_Toc167658770" w:history="1">
            <w:r w:rsidRPr="00FD0DEE">
              <w:rPr>
                <w:rStyle w:val="Hyperlink"/>
                <w:rFonts w:cs="Times New Roman"/>
                <w:noProof/>
              </w:rPr>
              <w:t>DAFTAR ISI</w:t>
            </w:r>
            <w:r>
              <w:rPr>
                <w:noProof/>
                <w:webHidden/>
              </w:rPr>
              <w:tab/>
            </w:r>
            <w:r>
              <w:rPr>
                <w:noProof/>
                <w:webHidden/>
              </w:rPr>
              <w:fldChar w:fldCharType="begin"/>
            </w:r>
            <w:r>
              <w:rPr>
                <w:noProof/>
                <w:webHidden/>
              </w:rPr>
              <w:instrText xml:space="preserve"> PAGEREF _Toc167658770 \h </w:instrText>
            </w:r>
            <w:r>
              <w:rPr>
                <w:noProof/>
                <w:webHidden/>
              </w:rPr>
            </w:r>
            <w:r>
              <w:rPr>
                <w:noProof/>
                <w:webHidden/>
              </w:rPr>
              <w:fldChar w:fldCharType="separate"/>
            </w:r>
            <w:r>
              <w:rPr>
                <w:noProof/>
                <w:webHidden/>
              </w:rPr>
              <w:t>viii</w:t>
            </w:r>
            <w:r>
              <w:rPr>
                <w:noProof/>
                <w:webHidden/>
              </w:rPr>
              <w:fldChar w:fldCharType="end"/>
            </w:r>
          </w:hyperlink>
        </w:p>
        <w:p w14:paraId="10CDA45B" w14:textId="20FDE134" w:rsidR="00BA728A" w:rsidRDefault="00BA728A">
          <w:pPr>
            <w:pStyle w:val="TOC1"/>
            <w:rPr>
              <w:rFonts w:asciiTheme="minorHAnsi" w:eastAsiaTheme="minorEastAsia" w:hAnsiTheme="minorHAnsi"/>
              <w:noProof/>
              <w:kern w:val="2"/>
              <w:sz w:val="22"/>
              <w:lang w:val="en-ID" w:eastAsia="en-ID"/>
              <w14:ligatures w14:val="standardContextual"/>
            </w:rPr>
          </w:pPr>
          <w:hyperlink w:anchor="_Toc167658771" w:history="1">
            <w:r w:rsidRPr="00FD0DEE">
              <w:rPr>
                <w:rStyle w:val="Hyperlink"/>
                <w:noProof/>
              </w:rPr>
              <w:t>DAFTAR TABEL</w:t>
            </w:r>
            <w:r>
              <w:rPr>
                <w:noProof/>
                <w:webHidden/>
              </w:rPr>
              <w:tab/>
            </w:r>
            <w:r>
              <w:rPr>
                <w:noProof/>
                <w:webHidden/>
              </w:rPr>
              <w:fldChar w:fldCharType="begin"/>
            </w:r>
            <w:r>
              <w:rPr>
                <w:noProof/>
                <w:webHidden/>
              </w:rPr>
              <w:instrText xml:space="preserve"> PAGEREF _Toc167658771 \h </w:instrText>
            </w:r>
            <w:r>
              <w:rPr>
                <w:noProof/>
                <w:webHidden/>
              </w:rPr>
            </w:r>
            <w:r>
              <w:rPr>
                <w:noProof/>
                <w:webHidden/>
              </w:rPr>
              <w:fldChar w:fldCharType="separate"/>
            </w:r>
            <w:r>
              <w:rPr>
                <w:noProof/>
                <w:webHidden/>
              </w:rPr>
              <w:t>x</w:t>
            </w:r>
            <w:r>
              <w:rPr>
                <w:noProof/>
                <w:webHidden/>
              </w:rPr>
              <w:fldChar w:fldCharType="end"/>
            </w:r>
          </w:hyperlink>
        </w:p>
        <w:p w14:paraId="3C27044F" w14:textId="5D409698" w:rsidR="00BA728A" w:rsidRDefault="00BA728A">
          <w:pPr>
            <w:pStyle w:val="TOC1"/>
            <w:rPr>
              <w:rFonts w:asciiTheme="minorHAnsi" w:eastAsiaTheme="minorEastAsia" w:hAnsiTheme="minorHAnsi"/>
              <w:noProof/>
              <w:kern w:val="2"/>
              <w:sz w:val="22"/>
              <w:lang w:val="en-ID" w:eastAsia="en-ID"/>
              <w14:ligatures w14:val="standardContextual"/>
            </w:rPr>
          </w:pPr>
          <w:hyperlink w:anchor="_Toc167658772" w:history="1">
            <w:r w:rsidRPr="00FD0DEE">
              <w:rPr>
                <w:rStyle w:val="Hyperlink"/>
                <w:noProof/>
              </w:rPr>
              <w:t>DAFTAR GAMBAR</w:t>
            </w:r>
            <w:r>
              <w:rPr>
                <w:noProof/>
                <w:webHidden/>
              </w:rPr>
              <w:tab/>
            </w:r>
            <w:r>
              <w:rPr>
                <w:noProof/>
                <w:webHidden/>
              </w:rPr>
              <w:fldChar w:fldCharType="begin"/>
            </w:r>
            <w:r>
              <w:rPr>
                <w:noProof/>
                <w:webHidden/>
              </w:rPr>
              <w:instrText xml:space="preserve"> PAGEREF _Toc167658772 \h </w:instrText>
            </w:r>
            <w:r>
              <w:rPr>
                <w:noProof/>
                <w:webHidden/>
              </w:rPr>
            </w:r>
            <w:r>
              <w:rPr>
                <w:noProof/>
                <w:webHidden/>
              </w:rPr>
              <w:fldChar w:fldCharType="separate"/>
            </w:r>
            <w:r>
              <w:rPr>
                <w:noProof/>
                <w:webHidden/>
              </w:rPr>
              <w:t>xi</w:t>
            </w:r>
            <w:r>
              <w:rPr>
                <w:noProof/>
                <w:webHidden/>
              </w:rPr>
              <w:fldChar w:fldCharType="end"/>
            </w:r>
          </w:hyperlink>
        </w:p>
        <w:p w14:paraId="3FDD2EF4" w14:textId="5CE27824" w:rsidR="00BA728A" w:rsidRDefault="00BA728A">
          <w:pPr>
            <w:pStyle w:val="TOC1"/>
            <w:rPr>
              <w:rFonts w:asciiTheme="minorHAnsi" w:eastAsiaTheme="minorEastAsia" w:hAnsiTheme="minorHAnsi"/>
              <w:noProof/>
              <w:kern w:val="2"/>
              <w:sz w:val="22"/>
              <w:lang w:val="en-ID" w:eastAsia="en-ID"/>
              <w14:ligatures w14:val="standardContextual"/>
            </w:rPr>
          </w:pPr>
          <w:hyperlink w:anchor="_Toc167658773" w:history="1">
            <w:r w:rsidRPr="00FD0DEE">
              <w:rPr>
                <w:rStyle w:val="Hyperlink"/>
                <w:noProof/>
              </w:rPr>
              <w:t>DAFTAR LAMPIRAN</w:t>
            </w:r>
            <w:r>
              <w:rPr>
                <w:noProof/>
                <w:webHidden/>
              </w:rPr>
              <w:tab/>
            </w:r>
            <w:r>
              <w:rPr>
                <w:noProof/>
                <w:webHidden/>
              </w:rPr>
              <w:fldChar w:fldCharType="begin"/>
            </w:r>
            <w:r>
              <w:rPr>
                <w:noProof/>
                <w:webHidden/>
              </w:rPr>
              <w:instrText xml:space="preserve"> PAGEREF _Toc167658773 \h </w:instrText>
            </w:r>
            <w:r>
              <w:rPr>
                <w:noProof/>
                <w:webHidden/>
              </w:rPr>
            </w:r>
            <w:r>
              <w:rPr>
                <w:noProof/>
                <w:webHidden/>
              </w:rPr>
              <w:fldChar w:fldCharType="separate"/>
            </w:r>
            <w:r>
              <w:rPr>
                <w:noProof/>
                <w:webHidden/>
              </w:rPr>
              <w:t>xiii</w:t>
            </w:r>
            <w:r>
              <w:rPr>
                <w:noProof/>
                <w:webHidden/>
              </w:rPr>
              <w:fldChar w:fldCharType="end"/>
            </w:r>
          </w:hyperlink>
        </w:p>
        <w:p w14:paraId="235F21D5" w14:textId="265130EA" w:rsidR="00BA728A" w:rsidRDefault="00BA728A">
          <w:pPr>
            <w:pStyle w:val="TOC1"/>
            <w:rPr>
              <w:rFonts w:asciiTheme="minorHAnsi" w:eastAsiaTheme="minorEastAsia" w:hAnsiTheme="minorHAnsi"/>
              <w:noProof/>
              <w:kern w:val="2"/>
              <w:sz w:val="22"/>
              <w:lang w:val="en-ID" w:eastAsia="en-ID"/>
              <w14:ligatures w14:val="standardContextual"/>
            </w:rPr>
          </w:pPr>
          <w:hyperlink w:anchor="_Toc167658774" w:history="1">
            <w:r w:rsidRPr="00FD0DEE">
              <w:rPr>
                <w:rStyle w:val="Hyperlink"/>
                <w:noProof/>
                <w:lang w:val="en-US"/>
              </w:rPr>
              <w:t>BAB I  PENDAHULUAN</w:t>
            </w:r>
            <w:r>
              <w:rPr>
                <w:noProof/>
                <w:webHidden/>
              </w:rPr>
              <w:tab/>
            </w:r>
            <w:r>
              <w:rPr>
                <w:noProof/>
                <w:webHidden/>
              </w:rPr>
              <w:fldChar w:fldCharType="begin"/>
            </w:r>
            <w:r>
              <w:rPr>
                <w:noProof/>
                <w:webHidden/>
              </w:rPr>
              <w:instrText xml:space="preserve"> PAGEREF _Toc167658774 \h </w:instrText>
            </w:r>
            <w:r>
              <w:rPr>
                <w:noProof/>
                <w:webHidden/>
              </w:rPr>
            </w:r>
            <w:r>
              <w:rPr>
                <w:noProof/>
                <w:webHidden/>
              </w:rPr>
              <w:fldChar w:fldCharType="separate"/>
            </w:r>
            <w:r>
              <w:rPr>
                <w:noProof/>
                <w:webHidden/>
              </w:rPr>
              <w:t>1</w:t>
            </w:r>
            <w:r>
              <w:rPr>
                <w:noProof/>
                <w:webHidden/>
              </w:rPr>
              <w:fldChar w:fldCharType="end"/>
            </w:r>
          </w:hyperlink>
        </w:p>
        <w:p w14:paraId="13A19E08" w14:textId="178C20BD" w:rsidR="00BA728A" w:rsidRDefault="00BA728A">
          <w:pPr>
            <w:pStyle w:val="TOC1"/>
            <w:tabs>
              <w:tab w:val="left" w:pos="660"/>
            </w:tabs>
            <w:rPr>
              <w:rFonts w:asciiTheme="minorHAnsi" w:eastAsiaTheme="minorEastAsia" w:hAnsiTheme="minorHAnsi"/>
              <w:noProof/>
              <w:kern w:val="2"/>
              <w:sz w:val="22"/>
              <w:lang w:val="en-ID" w:eastAsia="en-ID"/>
              <w14:ligatures w14:val="standardContextual"/>
            </w:rPr>
          </w:pPr>
          <w:hyperlink w:anchor="_Toc167658775" w:history="1">
            <w:r w:rsidRPr="00FD0DEE">
              <w:rPr>
                <w:rStyle w:val="Hyperlink"/>
                <w:noProof/>
                <w:lang w:val="en-US"/>
              </w:rPr>
              <w:t>1.1.</w:t>
            </w:r>
            <w:r>
              <w:rPr>
                <w:rFonts w:asciiTheme="minorHAnsi" w:eastAsiaTheme="minorEastAsia" w:hAnsiTheme="minorHAnsi"/>
                <w:noProof/>
                <w:kern w:val="2"/>
                <w:sz w:val="22"/>
                <w:lang w:val="en-ID" w:eastAsia="en-ID"/>
                <w14:ligatures w14:val="standardContextual"/>
              </w:rPr>
              <w:tab/>
            </w:r>
            <w:r w:rsidRPr="00FD0DEE">
              <w:rPr>
                <w:rStyle w:val="Hyperlink"/>
                <w:noProof/>
                <w:lang w:val="en-US"/>
              </w:rPr>
              <w:t>Latar Belakang</w:t>
            </w:r>
            <w:r>
              <w:rPr>
                <w:noProof/>
                <w:webHidden/>
              </w:rPr>
              <w:tab/>
            </w:r>
            <w:r>
              <w:rPr>
                <w:noProof/>
                <w:webHidden/>
              </w:rPr>
              <w:fldChar w:fldCharType="begin"/>
            </w:r>
            <w:r>
              <w:rPr>
                <w:noProof/>
                <w:webHidden/>
              </w:rPr>
              <w:instrText xml:space="preserve"> PAGEREF _Toc167658775 \h </w:instrText>
            </w:r>
            <w:r>
              <w:rPr>
                <w:noProof/>
                <w:webHidden/>
              </w:rPr>
            </w:r>
            <w:r>
              <w:rPr>
                <w:noProof/>
                <w:webHidden/>
              </w:rPr>
              <w:fldChar w:fldCharType="separate"/>
            </w:r>
            <w:r>
              <w:rPr>
                <w:noProof/>
                <w:webHidden/>
              </w:rPr>
              <w:t>1</w:t>
            </w:r>
            <w:r>
              <w:rPr>
                <w:noProof/>
                <w:webHidden/>
              </w:rPr>
              <w:fldChar w:fldCharType="end"/>
            </w:r>
          </w:hyperlink>
        </w:p>
        <w:p w14:paraId="3A384E7B" w14:textId="7E3AB4E2" w:rsidR="00BA728A" w:rsidRDefault="00BA728A">
          <w:pPr>
            <w:pStyle w:val="TOC1"/>
            <w:tabs>
              <w:tab w:val="left" w:pos="660"/>
            </w:tabs>
            <w:rPr>
              <w:rFonts w:asciiTheme="minorHAnsi" w:eastAsiaTheme="minorEastAsia" w:hAnsiTheme="minorHAnsi"/>
              <w:noProof/>
              <w:kern w:val="2"/>
              <w:sz w:val="22"/>
              <w:lang w:val="en-ID" w:eastAsia="en-ID"/>
              <w14:ligatures w14:val="standardContextual"/>
            </w:rPr>
          </w:pPr>
          <w:hyperlink w:anchor="_Toc167658776" w:history="1">
            <w:r w:rsidRPr="00FD0DEE">
              <w:rPr>
                <w:rStyle w:val="Hyperlink"/>
                <w:noProof/>
                <w:lang w:val="en-US"/>
              </w:rPr>
              <w:t>1.2.</w:t>
            </w:r>
            <w:r>
              <w:rPr>
                <w:rFonts w:asciiTheme="minorHAnsi" w:eastAsiaTheme="minorEastAsia" w:hAnsiTheme="minorHAnsi"/>
                <w:noProof/>
                <w:kern w:val="2"/>
                <w:sz w:val="22"/>
                <w:lang w:val="en-ID" w:eastAsia="en-ID"/>
                <w14:ligatures w14:val="standardContextual"/>
              </w:rPr>
              <w:tab/>
            </w:r>
            <w:r w:rsidRPr="00FD0DEE">
              <w:rPr>
                <w:rStyle w:val="Hyperlink"/>
                <w:noProof/>
                <w:lang w:val="en-US"/>
              </w:rPr>
              <w:t>Rumusan Masalah</w:t>
            </w:r>
            <w:r>
              <w:rPr>
                <w:noProof/>
                <w:webHidden/>
              </w:rPr>
              <w:tab/>
            </w:r>
            <w:r>
              <w:rPr>
                <w:noProof/>
                <w:webHidden/>
              </w:rPr>
              <w:fldChar w:fldCharType="begin"/>
            </w:r>
            <w:r>
              <w:rPr>
                <w:noProof/>
                <w:webHidden/>
              </w:rPr>
              <w:instrText xml:space="preserve"> PAGEREF _Toc167658776 \h </w:instrText>
            </w:r>
            <w:r>
              <w:rPr>
                <w:noProof/>
                <w:webHidden/>
              </w:rPr>
            </w:r>
            <w:r>
              <w:rPr>
                <w:noProof/>
                <w:webHidden/>
              </w:rPr>
              <w:fldChar w:fldCharType="separate"/>
            </w:r>
            <w:r>
              <w:rPr>
                <w:noProof/>
                <w:webHidden/>
              </w:rPr>
              <w:t>2</w:t>
            </w:r>
            <w:r>
              <w:rPr>
                <w:noProof/>
                <w:webHidden/>
              </w:rPr>
              <w:fldChar w:fldCharType="end"/>
            </w:r>
          </w:hyperlink>
        </w:p>
        <w:p w14:paraId="1D2799A8" w14:textId="7BA79154" w:rsidR="00BA728A" w:rsidRDefault="00BA728A">
          <w:pPr>
            <w:pStyle w:val="TOC1"/>
            <w:tabs>
              <w:tab w:val="left" w:pos="660"/>
            </w:tabs>
            <w:rPr>
              <w:rFonts w:asciiTheme="minorHAnsi" w:eastAsiaTheme="minorEastAsia" w:hAnsiTheme="minorHAnsi"/>
              <w:noProof/>
              <w:kern w:val="2"/>
              <w:sz w:val="22"/>
              <w:lang w:val="en-ID" w:eastAsia="en-ID"/>
              <w14:ligatures w14:val="standardContextual"/>
            </w:rPr>
          </w:pPr>
          <w:hyperlink w:anchor="_Toc167658777" w:history="1">
            <w:r w:rsidRPr="00FD0DEE">
              <w:rPr>
                <w:rStyle w:val="Hyperlink"/>
                <w:noProof/>
                <w:lang w:val="en-US"/>
              </w:rPr>
              <w:t>1.3.</w:t>
            </w:r>
            <w:r>
              <w:rPr>
                <w:rFonts w:asciiTheme="minorHAnsi" w:eastAsiaTheme="minorEastAsia" w:hAnsiTheme="minorHAnsi"/>
                <w:noProof/>
                <w:kern w:val="2"/>
                <w:sz w:val="22"/>
                <w:lang w:val="en-ID" w:eastAsia="en-ID"/>
                <w14:ligatures w14:val="standardContextual"/>
              </w:rPr>
              <w:tab/>
            </w:r>
            <w:r w:rsidRPr="00FD0DEE">
              <w:rPr>
                <w:rStyle w:val="Hyperlink"/>
                <w:noProof/>
                <w:lang w:val="en-US"/>
              </w:rPr>
              <w:t>Tujuan Penelitian</w:t>
            </w:r>
            <w:r>
              <w:rPr>
                <w:noProof/>
                <w:webHidden/>
              </w:rPr>
              <w:tab/>
            </w:r>
            <w:r>
              <w:rPr>
                <w:noProof/>
                <w:webHidden/>
              </w:rPr>
              <w:fldChar w:fldCharType="begin"/>
            </w:r>
            <w:r>
              <w:rPr>
                <w:noProof/>
                <w:webHidden/>
              </w:rPr>
              <w:instrText xml:space="preserve"> PAGEREF _Toc167658777 \h </w:instrText>
            </w:r>
            <w:r>
              <w:rPr>
                <w:noProof/>
                <w:webHidden/>
              </w:rPr>
            </w:r>
            <w:r>
              <w:rPr>
                <w:noProof/>
                <w:webHidden/>
              </w:rPr>
              <w:fldChar w:fldCharType="separate"/>
            </w:r>
            <w:r>
              <w:rPr>
                <w:noProof/>
                <w:webHidden/>
              </w:rPr>
              <w:t>3</w:t>
            </w:r>
            <w:r>
              <w:rPr>
                <w:noProof/>
                <w:webHidden/>
              </w:rPr>
              <w:fldChar w:fldCharType="end"/>
            </w:r>
          </w:hyperlink>
        </w:p>
        <w:p w14:paraId="133E74C3" w14:textId="0C3248A1" w:rsidR="00BA728A" w:rsidRDefault="00BA728A">
          <w:pPr>
            <w:pStyle w:val="TOC1"/>
            <w:tabs>
              <w:tab w:val="left" w:pos="660"/>
            </w:tabs>
            <w:rPr>
              <w:rFonts w:asciiTheme="minorHAnsi" w:eastAsiaTheme="minorEastAsia" w:hAnsiTheme="minorHAnsi"/>
              <w:noProof/>
              <w:kern w:val="2"/>
              <w:sz w:val="22"/>
              <w:lang w:val="en-ID" w:eastAsia="en-ID"/>
              <w14:ligatures w14:val="standardContextual"/>
            </w:rPr>
          </w:pPr>
          <w:hyperlink w:anchor="_Toc167658778" w:history="1">
            <w:r w:rsidRPr="00FD0DEE">
              <w:rPr>
                <w:rStyle w:val="Hyperlink"/>
                <w:noProof/>
                <w:lang w:val="en-US"/>
              </w:rPr>
              <w:t>1.4.</w:t>
            </w:r>
            <w:r>
              <w:rPr>
                <w:rFonts w:asciiTheme="minorHAnsi" w:eastAsiaTheme="minorEastAsia" w:hAnsiTheme="minorHAnsi"/>
                <w:noProof/>
                <w:kern w:val="2"/>
                <w:sz w:val="22"/>
                <w:lang w:val="en-ID" w:eastAsia="en-ID"/>
                <w14:ligatures w14:val="standardContextual"/>
              </w:rPr>
              <w:tab/>
            </w:r>
            <w:r w:rsidRPr="00FD0DEE">
              <w:rPr>
                <w:rStyle w:val="Hyperlink"/>
                <w:noProof/>
                <w:lang w:val="en-US"/>
              </w:rPr>
              <w:t>Batasan Masalah</w:t>
            </w:r>
            <w:r>
              <w:rPr>
                <w:noProof/>
                <w:webHidden/>
              </w:rPr>
              <w:tab/>
            </w:r>
            <w:r>
              <w:rPr>
                <w:noProof/>
                <w:webHidden/>
              </w:rPr>
              <w:fldChar w:fldCharType="begin"/>
            </w:r>
            <w:r>
              <w:rPr>
                <w:noProof/>
                <w:webHidden/>
              </w:rPr>
              <w:instrText xml:space="preserve"> PAGEREF _Toc167658778 \h </w:instrText>
            </w:r>
            <w:r>
              <w:rPr>
                <w:noProof/>
                <w:webHidden/>
              </w:rPr>
            </w:r>
            <w:r>
              <w:rPr>
                <w:noProof/>
                <w:webHidden/>
              </w:rPr>
              <w:fldChar w:fldCharType="separate"/>
            </w:r>
            <w:r>
              <w:rPr>
                <w:noProof/>
                <w:webHidden/>
              </w:rPr>
              <w:t>3</w:t>
            </w:r>
            <w:r>
              <w:rPr>
                <w:noProof/>
                <w:webHidden/>
              </w:rPr>
              <w:fldChar w:fldCharType="end"/>
            </w:r>
          </w:hyperlink>
        </w:p>
        <w:p w14:paraId="5E120F31" w14:textId="76F151CC" w:rsidR="00BA728A" w:rsidRDefault="00BA728A">
          <w:pPr>
            <w:pStyle w:val="TOC1"/>
            <w:tabs>
              <w:tab w:val="left" w:pos="660"/>
            </w:tabs>
            <w:rPr>
              <w:rFonts w:asciiTheme="minorHAnsi" w:eastAsiaTheme="minorEastAsia" w:hAnsiTheme="minorHAnsi"/>
              <w:noProof/>
              <w:kern w:val="2"/>
              <w:sz w:val="22"/>
              <w:lang w:val="en-ID" w:eastAsia="en-ID"/>
              <w14:ligatures w14:val="standardContextual"/>
            </w:rPr>
          </w:pPr>
          <w:hyperlink w:anchor="_Toc167658779" w:history="1">
            <w:r w:rsidRPr="00FD0DEE">
              <w:rPr>
                <w:rStyle w:val="Hyperlink"/>
                <w:noProof/>
                <w:lang w:val="en-US"/>
              </w:rPr>
              <w:t>1.5.</w:t>
            </w:r>
            <w:r>
              <w:rPr>
                <w:rFonts w:asciiTheme="minorHAnsi" w:eastAsiaTheme="minorEastAsia" w:hAnsiTheme="minorHAnsi"/>
                <w:noProof/>
                <w:kern w:val="2"/>
                <w:sz w:val="22"/>
                <w:lang w:val="en-ID" w:eastAsia="en-ID"/>
                <w14:ligatures w14:val="standardContextual"/>
              </w:rPr>
              <w:tab/>
            </w:r>
            <w:r w:rsidRPr="00FD0DEE">
              <w:rPr>
                <w:rStyle w:val="Hyperlink"/>
                <w:noProof/>
                <w:lang w:val="en-US"/>
              </w:rPr>
              <w:t>Kontribusi Penelitian</w:t>
            </w:r>
            <w:r>
              <w:rPr>
                <w:noProof/>
                <w:webHidden/>
              </w:rPr>
              <w:tab/>
            </w:r>
            <w:r>
              <w:rPr>
                <w:noProof/>
                <w:webHidden/>
              </w:rPr>
              <w:fldChar w:fldCharType="begin"/>
            </w:r>
            <w:r>
              <w:rPr>
                <w:noProof/>
                <w:webHidden/>
              </w:rPr>
              <w:instrText xml:space="preserve"> PAGEREF _Toc167658779 \h </w:instrText>
            </w:r>
            <w:r>
              <w:rPr>
                <w:noProof/>
                <w:webHidden/>
              </w:rPr>
            </w:r>
            <w:r>
              <w:rPr>
                <w:noProof/>
                <w:webHidden/>
              </w:rPr>
              <w:fldChar w:fldCharType="separate"/>
            </w:r>
            <w:r>
              <w:rPr>
                <w:noProof/>
                <w:webHidden/>
              </w:rPr>
              <w:t>3</w:t>
            </w:r>
            <w:r>
              <w:rPr>
                <w:noProof/>
                <w:webHidden/>
              </w:rPr>
              <w:fldChar w:fldCharType="end"/>
            </w:r>
          </w:hyperlink>
        </w:p>
        <w:p w14:paraId="75DDA709" w14:textId="5FCB767A" w:rsidR="00BA728A" w:rsidRDefault="00BA728A">
          <w:pPr>
            <w:pStyle w:val="TOC1"/>
            <w:rPr>
              <w:rFonts w:asciiTheme="minorHAnsi" w:eastAsiaTheme="minorEastAsia" w:hAnsiTheme="minorHAnsi"/>
              <w:noProof/>
              <w:kern w:val="2"/>
              <w:sz w:val="22"/>
              <w:lang w:val="en-ID" w:eastAsia="en-ID"/>
              <w14:ligatures w14:val="standardContextual"/>
            </w:rPr>
          </w:pPr>
          <w:hyperlink w:anchor="_Toc167658780" w:history="1">
            <w:r w:rsidRPr="00FD0DEE">
              <w:rPr>
                <w:rStyle w:val="Hyperlink"/>
                <w:noProof/>
                <w:lang w:val="en-US"/>
              </w:rPr>
              <w:t>BAB II  TINJAUAN PUSTAKA</w:t>
            </w:r>
            <w:r>
              <w:rPr>
                <w:noProof/>
                <w:webHidden/>
              </w:rPr>
              <w:tab/>
            </w:r>
            <w:r>
              <w:rPr>
                <w:noProof/>
                <w:webHidden/>
              </w:rPr>
              <w:fldChar w:fldCharType="begin"/>
            </w:r>
            <w:r>
              <w:rPr>
                <w:noProof/>
                <w:webHidden/>
              </w:rPr>
              <w:instrText xml:space="preserve"> PAGEREF _Toc167658780 \h </w:instrText>
            </w:r>
            <w:r>
              <w:rPr>
                <w:noProof/>
                <w:webHidden/>
              </w:rPr>
            </w:r>
            <w:r>
              <w:rPr>
                <w:noProof/>
                <w:webHidden/>
              </w:rPr>
              <w:fldChar w:fldCharType="separate"/>
            </w:r>
            <w:r>
              <w:rPr>
                <w:noProof/>
                <w:webHidden/>
              </w:rPr>
              <w:t>4</w:t>
            </w:r>
            <w:r>
              <w:rPr>
                <w:noProof/>
                <w:webHidden/>
              </w:rPr>
              <w:fldChar w:fldCharType="end"/>
            </w:r>
          </w:hyperlink>
        </w:p>
        <w:p w14:paraId="535DF51C" w14:textId="310E5D13" w:rsidR="00BA728A" w:rsidRDefault="00BA728A">
          <w:pPr>
            <w:pStyle w:val="TOC1"/>
            <w:tabs>
              <w:tab w:val="left" w:pos="660"/>
            </w:tabs>
            <w:rPr>
              <w:rFonts w:asciiTheme="minorHAnsi" w:eastAsiaTheme="minorEastAsia" w:hAnsiTheme="minorHAnsi"/>
              <w:noProof/>
              <w:kern w:val="2"/>
              <w:sz w:val="22"/>
              <w:lang w:val="en-ID" w:eastAsia="en-ID"/>
              <w14:ligatures w14:val="standardContextual"/>
            </w:rPr>
          </w:pPr>
          <w:hyperlink w:anchor="_Toc167658781" w:history="1">
            <w:r w:rsidRPr="00FD0DEE">
              <w:rPr>
                <w:rStyle w:val="Hyperlink"/>
                <w:rFonts w:eastAsia="SimSun" w:cs="Times New Roman"/>
                <w:bCs/>
                <w:noProof/>
                <w:lang w:val="zh-CN" w:eastAsia="zh-CN"/>
              </w:rPr>
              <w:t>2.1.</w:t>
            </w:r>
            <w:r>
              <w:rPr>
                <w:rFonts w:asciiTheme="minorHAnsi" w:eastAsiaTheme="minorEastAsia" w:hAnsiTheme="minorHAnsi"/>
                <w:noProof/>
                <w:kern w:val="2"/>
                <w:sz w:val="22"/>
                <w:lang w:val="en-ID" w:eastAsia="en-ID"/>
                <w14:ligatures w14:val="standardContextual"/>
              </w:rPr>
              <w:tab/>
            </w:r>
            <w:r w:rsidRPr="00FD0DEE">
              <w:rPr>
                <w:rStyle w:val="Hyperlink"/>
                <w:rFonts w:eastAsia="Times New Roman" w:cs="Times New Roman"/>
                <w:bCs/>
                <w:noProof/>
                <w:lang w:val="zh-CN" w:eastAsia="zh-CN"/>
              </w:rPr>
              <w:t>Sistem Informasi</w:t>
            </w:r>
            <w:r>
              <w:rPr>
                <w:noProof/>
                <w:webHidden/>
              </w:rPr>
              <w:tab/>
            </w:r>
            <w:r>
              <w:rPr>
                <w:noProof/>
                <w:webHidden/>
              </w:rPr>
              <w:fldChar w:fldCharType="begin"/>
            </w:r>
            <w:r>
              <w:rPr>
                <w:noProof/>
                <w:webHidden/>
              </w:rPr>
              <w:instrText xml:space="preserve"> PAGEREF _Toc167658781 \h </w:instrText>
            </w:r>
            <w:r>
              <w:rPr>
                <w:noProof/>
                <w:webHidden/>
              </w:rPr>
            </w:r>
            <w:r>
              <w:rPr>
                <w:noProof/>
                <w:webHidden/>
              </w:rPr>
              <w:fldChar w:fldCharType="separate"/>
            </w:r>
            <w:r>
              <w:rPr>
                <w:noProof/>
                <w:webHidden/>
              </w:rPr>
              <w:t>6</w:t>
            </w:r>
            <w:r>
              <w:rPr>
                <w:noProof/>
                <w:webHidden/>
              </w:rPr>
              <w:fldChar w:fldCharType="end"/>
            </w:r>
          </w:hyperlink>
        </w:p>
        <w:p w14:paraId="5691224A" w14:textId="3C936500" w:rsidR="00BA728A" w:rsidRDefault="00BA728A">
          <w:pPr>
            <w:pStyle w:val="TOC1"/>
            <w:tabs>
              <w:tab w:val="left" w:pos="660"/>
            </w:tabs>
            <w:rPr>
              <w:rFonts w:asciiTheme="minorHAnsi" w:eastAsiaTheme="minorEastAsia" w:hAnsiTheme="minorHAnsi"/>
              <w:noProof/>
              <w:kern w:val="2"/>
              <w:sz w:val="22"/>
              <w:lang w:val="en-ID" w:eastAsia="en-ID"/>
              <w14:ligatures w14:val="standardContextual"/>
            </w:rPr>
          </w:pPr>
          <w:hyperlink w:anchor="_Toc167658782" w:history="1">
            <w:r w:rsidRPr="00FD0DEE">
              <w:rPr>
                <w:rStyle w:val="Hyperlink"/>
                <w:rFonts w:cs="Times New Roman"/>
                <w:bCs/>
                <w:noProof/>
                <w:lang w:val="en-US"/>
              </w:rPr>
              <w:t>2.2.</w:t>
            </w:r>
            <w:r>
              <w:rPr>
                <w:rFonts w:asciiTheme="minorHAnsi" w:eastAsiaTheme="minorEastAsia" w:hAnsiTheme="minorHAnsi"/>
                <w:noProof/>
                <w:kern w:val="2"/>
                <w:sz w:val="22"/>
                <w:lang w:val="en-ID" w:eastAsia="en-ID"/>
                <w14:ligatures w14:val="standardContextual"/>
              </w:rPr>
              <w:tab/>
            </w:r>
            <w:r w:rsidRPr="00FD0DEE">
              <w:rPr>
                <w:rStyle w:val="Hyperlink"/>
                <w:rFonts w:eastAsia="Times New Roman" w:cs="Times New Roman"/>
                <w:bCs/>
                <w:noProof/>
                <w:lang w:val="zh-CN" w:eastAsia="zh-CN"/>
              </w:rPr>
              <w:t>Sarana dan Prasarana (Sarpras)</w:t>
            </w:r>
            <w:r>
              <w:rPr>
                <w:noProof/>
                <w:webHidden/>
              </w:rPr>
              <w:tab/>
            </w:r>
            <w:r>
              <w:rPr>
                <w:noProof/>
                <w:webHidden/>
              </w:rPr>
              <w:fldChar w:fldCharType="begin"/>
            </w:r>
            <w:r>
              <w:rPr>
                <w:noProof/>
                <w:webHidden/>
              </w:rPr>
              <w:instrText xml:space="preserve"> PAGEREF _Toc167658782 \h </w:instrText>
            </w:r>
            <w:r>
              <w:rPr>
                <w:noProof/>
                <w:webHidden/>
              </w:rPr>
            </w:r>
            <w:r>
              <w:rPr>
                <w:noProof/>
                <w:webHidden/>
              </w:rPr>
              <w:fldChar w:fldCharType="separate"/>
            </w:r>
            <w:r>
              <w:rPr>
                <w:noProof/>
                <w:webHidden/>
              </w:rPr>
              <w:t>7</w:t>
            </w:r>
            <w:r>
              <w:rPr>
                <w:noProof/>
                <w:webHidden/>
              </w:rPr>
              <w:fldChar w:fldCharType="end"/>
            </w:r>
          </w:hyperlink>
        </w:p>
        <w:p w14:paraId="18DD5909" w14:textId="04C7CF66" w:rsidR="00BA728A" w:rsidRDefault="00BA728A">
          <w:pPr>
            <w:pStyle w:val="TOC1"/>
            <w:rPr>
              <w:rFonts w:asciiTheme="minorHAnsi" w:eastAsiaTheme="minorEastAsia" w:hAnsiTheme="minorHAnsi"/>
              <w:noProof/>
              <w:kern w:val="2"/>
              <w:sz w:val="22"/>
              <w:lang w:val="en-ID" w:eastAsia="en-ID"/>
              <w14:ligatures w14:val="standardContextual"/>
            </w:rPr>
          </w:pPr>
          <w:hyperlink w:anchor="_Toc167658783" w:history="1">
            <w:r w:rsidRPr="00FD0DEE">
              <w:rPr>
                <w:rStyle w:val="Hyperlink"/>
                <w:noProof/>
                <w:lang w:val="en-US"/>
              </w:rPr>
              <w:t xml:space="preserve">BAB III  </w:t>
            </w:r>
            <w:r w:rsidRPr="00FD0DEE">
              <w:rPr>
                <w:rStyle w:val="Hyperlink"/>
                <w:rFonts w:cs="Times New Roman"/>
                <w:noProof/>
                <w:lang w:val="en-US"/>
              </w:rPr>
              <w:t>METODOLOGI PENELITIAN</w:t>
            </w:r>
            <w:r>
              <w:rPr>
                <w:noProof/>
                <w:webHidden/>
              </w:rPr>
              <w:tab/>
            </w:r>
            <w:r>
              <w:rPr>
                <w:noProof/>
                <w:webHidden/>
              </w:rPr>
              <w:fldChar w:fldCharType="begin"/>
            </w:r>
            <w:r>
              <w:rPr>
                <w:noProof/>
                <w:webHidden/>
              </w:rPr>
              <w:instrText xml:space="preserve"> PAGEREF _Toc167658783 \h </w:instrText>
            </w:r>
            <w:r>
              <w:rPr>
                <w:noProof/>
                <w:webHidden/>
              </w:rPr>
            </w:r>
            <w:r>
              <w:rPr>
                <w:noProof/>
                <w:webHidden/>
              </w:rPr>
              <w:fldChar w:fldCharType="separate"/>
            </w:r>
            <w:r>
              <w:rPr>
                <w:noProof/>
                <w:webHidden/>
              </w:rPr>
              <w:t>11</w:t>
            </w:r>
            <w:r>
              <w:rPr>
                <w:noProof/>
                <w:webHidden/>
              </w:rPr>
              <w:fldChar w:fldCharType="end"/>
            </w:r>
          </w:hyperlink>
        </w:p>
        <w:p w14:paraId="7EAD742D" w14:textId="3A8B5132" w:rsidR="00BA728A" w:rsidRDefault="00BA728A">
          <w:pPr>
            <w:pStyle w:val="TOC1"/>
            <w:tabs>
              <w:tab w:val="left" w:pos="660"/>
            </w:tabs>
            <w:rPr>
              <w:rFonts w:asciiTheme="minorHAnsi" w:eastAsiaTheme="minorEastAsia" w:hAnsiTheme="minorHAnsi"/>
              <w:noProof/>
              <w:kern w:val="2"/>
              <w:sz w:val="22"/>
              <w:lang w:val="en-ID" w:eastAsia="en-ID"/>
              <w14:ligatures w14:val="standardContextual"/>
            </w:rPr>
          </w:pPr>
          <w:hyperlink w:anchor="_Toc167658784" w:history="1">
            <w:r w:rsidRPr="00FD0DEE">
              <w:rPr>
                <w:rStyle w:val="Hyperlink"/>
                <w:rFonts w:cs="Times New Roman"/>
                <w:noProof/>
                <w:lang w:val="en-US"/>
              </w:rPr>
              <w:t>3.1.</w:t>
            </w:r>
            <w:r>
              <w:rPr>
                <w:rFonts w:asciiTheme="minorHAnsi" w:eastAsiaTheme="minorEastAsia" w:hAnsiTheme="minorHAnsi"/>
                <w:noProof/>
                <w:kern w:val="2"/>
                <w:sz w:val="22"/>
                <w:lang w:val="en-ID" w:eastAsia="en-ID"/>
                <w14:ligatures w14:val="standardContextual"/>
              </w:rPr>
              <w:tab/>
            </w:r>
            <w:r w:rsidRPr="00FD0DEE">
              <w:rPr>
                <w:rStyle w:val="Hyperlink"/>
                <w:rFonts w:cs="Times New Roman"/>
                <w:noProof/>
                <w:lang w:val="en-US"/>
              </w:rPr>
              <w:t>Analisis Permasalahan</w:t>
            </w:r>
            <w:r>
              <w:rPr>
                <w:noProof/>
                <w:webHidden/>
              </w:rPr>
              <w:tab/>
            </w:r>
            <w:r>
              <w:rPr>
                <w:noProof/>
                <w:webHidden/>
              </w:rPr>
              <w:fldChar w:fldCharType="begin"/>
            </w:r>
            <w:r>
              <w:rPr>
                <w:noProof/>
                <w:webHidden/>
              </w:rPr>
              <w:instrText xml:space="preserve"> PAGEREF _Toc167658784 \h </w:instrText>
            </w:r>
            <w:r>
              <w:rPr>
                <w:noProof/>
                <w:webHidden/>
              </w:rPr>
            </w:r>
            <w:r>
              <w:rPr>
                <w:noProof/>
                <w:webHidden/>
              </w:rPr>
              <w:fldChar w:fldCharType="separate"/>
            </w:r>
            <w:r>
              <w:rPr>
                <w:noProof/>
                <w:webHidden/>
              </w:rPr>
              <w:t>11</w:t>
            </w:r>
            <w:r>
              <w:rPr>
                <w:noProof/>
                <w:webHidden/>
              </w:rPr>
              <w:fldChar w:fldCharType="end"/>
            </w:r>
          </w:hyperlink>
        </w:p>
        <w:p w14:paraId="5F4ECE3E" w14:textId="22AEE89A" w:rsidR="00BA728A" w:rsidRDefault="00BA728A">
          <w:pPr>
            <w:pStyle w:val="TOC1"/>
            <w:tabs>
              <w:tab w:val="left" w:pos="660"/>
            </w:tabs>
            <w:rPr>
              <w:rFonts w:asciiTheme="minorHAnsi" w:eastAsiaTheme="minorEastAsia" w:hAnsiTheme="minorHAnsi"/>
              <w:noProof/>
              <w:kern w:val="2"/>
              <w:sz w:val="22"/>
              <w:lang w:val="en-ID" w:eastAsia="en-ID"/>
              <w14:ligatures w14:val="standardContextual"/>
            </w:rPr>
          </w:pPr>
          <w:hyperlink w:anchor="_Toc167658785" w:history="1">
            <w:r w:rsidRPr="00FD0DEE">
              <w:rPr>
                <w:rStyle w:val="Hyperlink"/>
                <w:noProof/>
                <w:lang w:val="en-US"/>
              </w:rPr>
              <w:t>3.2.</w:t>
            </w:r>
            <w:r>
              <w:rPr>
                <w:rFonts w:asciiTheme="minorHAnsi" w:eastAsiaTheme="minorEastAsia" w:hAnsiTheme="minorHAnsi"/>
                <w:noProof/>
                <w:kern w:val="2"/>
                <w:sz w:val="22"/>
                <w:lang w:val="en-ID" w:eastAsia="en-ID"/>
                <w14:ligatures w14:val="standardContextual"/>
              </w:rPr>
              <w:tab/>
            </w:r>
            <w:r w:rsidRPr="00FD0DEE">
              <w:rPr>
                <w:rStyle w:val="Hyperlink"/>
                <w:noProof/>
                <w:lang w:val="en-US"/>
              </w:rPr>
              <w:t>Solusi yang Diusulkan</w:t>
            </w:r>
            <w:r>
              <w:rPr>
                <w:noProof/>
                <w:webHidden/>
              </w:rPr>
              <w:tab/>
            </w:r>
            <w:r>
              <w:rPr>
                <w:noProof/>
                <w:webHidden/>
              </w:rPr>
              <w:fldChar w:fldCharType="begin"/>
            </w:r>
            <w:r>
              <w:rPr>
                <w:noProof/>
                <w:webHidden/>
              </w:rPr>
              <w:instrText xml:space="preserve"> PAGEREF _Toc167658785 \h </w:instrText>
            </w:r>
            <w:r>
              <w:rPr>
                <w:noProof/>
                <w:webHidden/>
              </w:rPr>
            </w:r>
            <w:r>
              <w:rPr>
                <w:noProof/>
                <w:webHidden/>
              </w:rPr>
              <w:fldChar w:fldCharType="separate"/>
            </w:r>
            <w:r>
              <w:rPr>
                <w:noProof/>
                <w:webHidden/>
              </w:rPr>
              <w:t>11</w:t>
            </w:r>
            <w:r>
              <w:rPr>
                <w:noProof/>
                <w:webHidden/>
              </w:rPr>
              <w:fldChar w:fldCharType="end"/>
            </w:r>
          </w:hyperlink>
        </w:p>
        <w:p w14:paraId="6D4B0FF0" w14:textId="66DF1C68" w:rsidR="00BA728A" w:rsidRDefault="00BA728A">
          <w:pPr>
            <w:pStyle w:val="TOC1"/>
            <w:tabs>
              <w:tab w:val="left" w:pos="880"/>
            </w:tabs>
            <w:rPr>
              <w:rFonts w:asciiTheme="minorHAnsi" w:eastAsiaTheme="minorEastAsia" w:hAnsiTheme="minorHAnsi"/>
              <w:noProof/>
              <w:kern w:val="2"/>
              <w:sz w:val="22"/>
              <w:lang w:val="en-ID" w:eastAsia="en-ID"/>
              <w14:ligatures w14:val="standardContextual"/>
            </w:rPr>
          </w:pPr>
          <w:hyperlink w:anchor="_Toc167658786" w:history="1">
            <w:r w:rsidRPr="00FD0DEE">
              <w:rPr>
                <w:rStyle w:val="Hyperlink"/>
                <w:noProof/>
                <w:lang w:val="en-US"/>
              </w:rPr>
              <w:t>3.2.1.</w:t>
            </w:r>
            <w:r>
              <w:rPr>
                <w:rFonts w:asciiTheme="minorHAnsi" w:eastAsiaTheme="minorEastAsia" w:hAnsiTheme="minorHAnsi"/>
                <w:noProof/>
                <w:kern w:val="2"/>
                <w:sz w:val="22"/>
                <w:lang w:val="en-ID" w:eastAsia="en-ID"/>
                <w14:ligatures w14:val="standardContextual"/>
              </w:rPr>
              <w:tab/>
            </w:r>
            <w:r w:rsidRPr="00FD0DEE">
              <w:rPr>
                <w:rStyle w:val="Hyperlink"/>
                <w:noProof/>
                <w:lang w:val="en-US"/>
              </w:rPr>
              <w:t>Kerangka Kerja (Framework)</w:t>
            </w:r>
            <w:r>
              <w:rPr>
                <w:noProof/>
                <w:webHidden/>
              </w:rPr>
              <w:tab/>
            </w:r>
            <w:r>
              <w:rPr>
                <w:noProof/>
                <w:webHidden/>
              </w:rPr>
              <w:fldChar w:fldCharType="begin"/>
            </w:r>
            <w:r>
              <w:rPr>
                <w:noProof/>
                <w:webHidden/>
              </w:rPr>
              <w:instrText xml:space="preserve"> PAGEREF _Toc167658786 \h </w:instrText>
            </w:r>
            <w:r>
              <w:rPr>
                <w:noProof/>
                <w:webHidden/>
              </w:rPr>
            </w:r>
            <w:r>
              <w:rPr>
                <w:noProof/>
                <w:webHidden/>
              </w:rPr>
              <w:fldChar w:fldCharType="separate"/>
            </w:r>
            <w:r>
              <w:rPr>
                <w:noProof/>
                <w:webHidden/>
              </w:rPr>
              <w:t>14</w:t>
            </w:r>
            <w:r>
              <w:rPr>
                <w:noProof/>
                <w:webHidden/>
              </w:rPr>
              <w:fldChar w:fldCharType="end"/>
            </w:r>
          </w:hyperlink>
        </w:p>
        <w:p w14:paraId="73AF6E35" w14:textId="71DC7944" w:rsidR="00BA728A" w:rsidRDefault="00BA728A">
          <w:pPr>
            <w:pStyle w:val="TOC1"/>
            <w:tabs>
              <w:tab w:val="left" w:pos="880"/>
            </w:tabs>
            <w:rPr>
              <w:rFonts w:asciiTheme="minorHAnsi" w:eastAsiaTheme="minorEastAsia" w:hAnsiTheme="minorHAnsi"/>
              <w:noProof/>
              <w:kern w:val="2"/>
              <w:sz w:val="22"/>
              <w:lang w:val="en-ID" w:eastAsia="en-ID"/>
              <w14:ligatures w14:val="standardContextual"/>
            </w:rPr>
          </w:pPr>
          <w:hyperlink w:anchor="_Toc167658787" w:history="1">
            <w:r w:rsidRPr="00FD0DEE">
              <w:rPr>
                <w:rStyle w:val="Hyperlink"/>
                <w:noProof/>
                <w:lang w:val="en-US"/>
              </w:rPr>
              <w:t>3.2.2.</w:t>
            </w:r>
            <w:r>
              <w:rPr>
                <w:rFonts w:asciiTheme="minorHAnsi" w:eastAsiaTheme="minorEastAsia" w:hAnsiTheme="minorHAnsi"/>
                <w:noProof/>
                <w:kern w:val="2"/>
                <w:sz w:val="22"/>
                <w:lang w:val="en-ID" w:eastAsia="en-ID"/>
                <w14:ligatures w14:val="standardContextual"/>
              </w:rPr>
              <w:tab/>
            </w:r>
            <w:r w:rsidRPr="00FD0DEE">
              <w:rPr>
                <w:rStyle w:val="Hyperlink"/>
                <w:noProof/>
                <w:lang w:val="en-US"/>
              </w:rPr>
              <w:t>Rancangan Desain Sistem Aplikasi Perangkat Lunak</w:t>
            </w:r>
            <w:r>
              <w:rPr>
                <w:noProof/>
                <w:webHidden/>
              </w:rPr>
              <w:tab/>
            </w:r>
            <w:r>
              <w:rPr>
                <w:noProof/>
                <w:webHidden/>
              </w:rPr>
              <w:fldChar w:fldCharType="begin"/>
            </w:r>
            <w:r>
              <w:rPr>
                <w:noProof/>
                <w:webHidden/>
              </w:rPr>
              <w:instrText xml:space="preserve"> PAGEREF _Toc167658787 \h </w:instrText>
            </w:r>
            <w:r>
              <w:rPr>
                <w:noProof/>
                <w:webHidden/>
              </w:rPr>
            </w:r>
            <w:r>
              <w:rPr>
                <w:noProof/>
                <w:webHidden/>
              </w:rPr>
              <w:fldChar w:fldCharType="separate"/>
            </w:r>
            <w:r>
              <w:rPr>
                <w:noProof/>
                <w:webHidden/>
              </w:rPr>
              <w:t>16</w:t>
            </w:r>
            <w:r>
              <w:rPr>
                <w:noProof/>
                <w:webHidden/>
              </w:rPr>
              <w:fldChar w:fldCharType="end"/>
            </w:r>
          </w:hyperlink>
        </w:p>
        <w:p w14:paraId="2C23E98E" w14:textId="56F98A94" w:rsidR="00BA728A" w:rsidRDefault="00BA728A">
          <w:pPr>
            <w:pStyle w:val="TOC1"/>
            <w:tabs>
              <w:tab w:val="left" w:pos="660"/>
            </w:tabs>
            <w:rPr>
              <w:rFonts w:asciiTheme="minorHAnsi" w:eastAsiaTheme="minorEastAsia" w:hAnsiTheme="minorHAnsi"/>
              <w:noProof/>
              <w:kern w:val="2"/>
              <w:sz w:val="22"/>
              <w:lang w:val="en-ID" w:eastAsia="en-ID"/>
              <w14:ligatures w14:val="standardContextual"/>
            </w:rPr>
          </w:pPr>
          <w:hyperlink w:anchor="_Toc167658788" w:history="1">
            <w:r w:rsidRPr="00FD0DEE">
              <w:rPr>
                <w:rStyle w:val="Hyperlink"/>
                <w:rFonts w:cs="Times New Roman"/>
                <w:noProof/>
                <w:kern w:val="36"/>
              </w:rPr>
              <w:t>1.</w:t>
            </w:r>
            <w:r>
              <w:rPr>
                <w:rFonts w:asciiTheme="minorHAnsi" w:eastAsiaTheme="minorEastAsia" w:hAnsiTheme="minorHAnsi"/>
                <w:noProof/>
                <w:kern w:val="2"/>
                <w:sz w:val="22"/>
                <w:lang w:val="en-ID" w:eastAsia="en-ID"/>
                <w14:ligatures w14:val="standardContextual"/>
              </w:rPr>
              <w:tab/>
            </w:r>
            <w:r w:rsidRPr="00FD0DEE">
              <w:rPr>
                <w:rStyle w:val="Hyperlink"/>
                <w:noProof/>
                <w:kern w:val="36"/>
              </w:rPr>
              <w:t>Use</w:t>
            </w:r>
            <w:r w:rsidRPr="00FD0DEE">
              <w:rPr>
                <w:rStyle w:val="Hyperlink"/>
                <w:i/>
                <w:iCs/>
                <w:noProof/>
                <w:kern w:val="36"/>
              </w:rPr>
              <w:t xml:space="preserve"> Case Diagram</w:t>
            </w:r>
            <w:r>
              <w:rPr>
                <w:noProof/>
                <w:webHidden/>
              </w:rPr>
              <w:tab/>
            </w:r>
            <w:r>
              <w:rPr>
                <w:noProof/>
                <w:webHidden/>
              </w:rPr>
              <w:fldChar w:fldCharType="begin"/>
            </w:r>
            <w:r>
              <w:rPr>
                <w:noProof/>
                <w:webHidden/>
              </w:rPr>
              <w:instrText xml:space="preserve"> PAGEREF _Toc167658788 \h </w:instrText>
            </w:r>
            <w:r>
              <w:rPr>
                <w:noProof/>
                <w:webHidden/>
              </w:rPr>
            </w:r>
            <w:r>
              <w:rPr>
                <w:noProof/>
                <w:webHidden/>
              </w:rPr>
              <w:fldChar w:fldCharType="separate"/>
            </w:r>
            <w:r>
              <w:rPr>
                <w:noProof/>
                <w:webHidden/>
              </w:rPr>
              <w:t>16</w:t>
            </w:r>
            <w:r>
              <w:rPr>
                <w:noProof/>
                <w:webHidden/>
              </w:rPr>
              <w:fldChar w:fldCharType="end"/>
            </w:r>
          </w:hyperlink>
        </w:p>
        <w:p w14:paraId="78C3C1A0" w14:textId="426F7EFC" w:rsidR="00BA728A" w:rsidRDefault="00BA728A">
          <w:pPr>
            <w:pStyle w:val="TOC1"/>
            <w:tabs>
              <w:tab w:val="left" w:pos="660"/>
            </w:tabs>
            <w:rPr>
              <w:rFonts w:asciiTheme="minorHAnsi" w:eastAsiaTheme="minorEastAsia" w:hAnsiTheme="minorHAnsi"/>
              <w:noProof/>
              <w:kern w:val="2"/>
              <w:sz w:val="22"/>
              <w:lang w:val="en-ID" w:eastAsia="en-ID"/>
              <w14:ligatures w14:val="standardContextual"/>
            </w:rPr>
          </w:pPr>
          <w:hyperlink w:anchor="_Toc167658789" w:history="1">
            <w:r w:rsidRPr="00FD0DEE">
              <w:rPr>
                <w:rStyle w:val="Hyperlink"/>
                <w:rFonts w:eastAsia="MS Gothic" w:cs="Times New Roman"/>
                <w:noProof/>
                <w:kern w:val="36"/>
                <w:lang w:val="zh-CN" w:eastAsia="zh-CN"/>
              </w:rPr>
              <w:t>2.</w:t>
            </w:r>
            <w:r>
              <w:rPr>
                <w:rFonts w:asciiTheme="minorHAnsi" w:eastAsiaTheme="minorEastAsia" w:hAnsiTheme="minorHAnsi"/>
                <w:noProof/>
                <w:kern w:val="2"/>
                <w:sz w:val="22"/>
                <w:lang w:val="en-ID" w:eastAsia="en-ID"/>
                <w14:ligatures w14:val="standardContextual"/>
              </w:rPr>
              <w:tab/>
            </w:r>
            <w:r w:rsidRPr="00FD0DEE">
              <w:rPr>
                <w:rStyle w:val="Hyperlink"/>
                <w:i/>
                <w:iCs/>
                <w:noProof/>
                <w:kern w:val="36"/>
              </w:rPr>
              <w:t>Activity</w:t>
            </w:r>
            <w:r w:rsidRPr="00FD0DEE">
              <w:rPr>
                <w:rStyle w:val="Hyperlink"/>
                <w:noProof/>
                <w:kern w:val="36"/>
              </w:rPr>
              <w:t xml:space="preserve"> </w:t>
            </w:r>
            <w:r w:rsidRPr="00FD0DEE">
              <w:rPr>
                <w:rStyle w:val="Hyperlink"/>
                <w:i/>
                <w:iCs/>
                <w:noProof/>
                <w:kern w:val="36"/>
              </w:rPr>
              <w:t>Diagram</w:t>
            </w:r>
            <w:r>
              <w:rPr>
                <w:noProof/>
                <w:webHidden/>
              </w:rPr>
              <w:tab/>
            </w:r>
            <w:r>
              <w:rPr>
                <w:noProof/>
                <w:webHidden/>
              </w:rPr>
              <w:fldChar w:fldCharType="begin"/>
            </w:r>
            <w:r>
              <w:rPr>
                <w:noProof/>
                <w:webHidden/>
              </w:rPr>
              <w:instrText xml:space="preserve"> PAGEREF _Toc167658789 \h </w:instrText>
            </w:r>
            <w:r>
              <w:rPr>
                <w:noProof/>
                <w:webHidden/>
              </w:rPr>
            </w:r>
            <w:r>
              <w:rPr>
                <w:noProof/>
                <w:webHidden/>
              </w:rPr>
              <w:fldChar w:fldCharType="separate"/>
            </w:r>
            <w:r>
              <w:rPr>
                <w:noProof/>
                <w:webHidden/>
              </w:rPr>
              <w:t>17</w:t>
            </w:r>
            <w:r>
              <w:rPr>
                <w:noProof/>
                <w:webHidden/>
              </w:rPr>
              <w:fldChar w:fldCharType="end"/>
            </w:r>
          </w:hyperlink>
        </w:p>
        <w:p w14:paraId="08E81D8D" w14:textId="27900196" w:rsidR="00BA728A" w:rsidRDefault="00BA728A">
          <w:pPr>
            <w:pStyle w:val="TOC1"/>
            <w:tabs>
              <w:tab w:val="left" w:pos="660"/>
            </w:tabs>
            <w:rPr>
              <w:rFonts w:asciiTheme="minorHAnsi" w:eastAsiaTheme="minorEastAsia" w:hAnsiTheme="minorHAnsi"/>
              <w:noProof/>
              <w:kern w:val="2"/>
              <w:sz w:val="22"/>
              <w:lang w:val="en-ID" w:eastAsia="en-ID"/>
              <w14:ligatures w14:val="standardContextual"/>
            </w:rPr>
          </w:pPr>
          <w:hyperlink w:anchor="_Toc167658790" w:history="1">
            <w:r w:rsidRPr="00FD0DEE">
              <w:rPr>
                <w:rStyle w:val="Hyperlink"/>
                <w:rFonts w:eastAsia="MS Gothic" w:cs="Times New Roman"/>
                <w:noProof/>
                <w:kern w:val="36"/>
                <w:lang w:val="zh-CN" w:eastAsia="zh-CN"/>
              </w:rPr>
              <w:t>3.</w:t>
            </w:r>
            <w:r>
              <w:rPr>
                <w:rFonts w:asciiTheme="minorHAnsi" w:eastAsiaTheme="minorEastAsia" w:hAnsiTheme="minorHAnsi"/>
                <w:noProof/>
                <w:kern w:val="2"/>
                <w:sz w:val="22"/>
                <w:lang w:val="en-ID" w:eastAsia="en-ID"/>
                <w14:ligatures w14:val="standardContextual"/>
              </w:rPr>
              <w:tab/>
            </w:r>
            <w:r w:rsidRPr="00FD0DEE">
              <w:rPr>
                <w:rStyle w:val="Hyperlink"/>
                <w:rFonts w:cs="Times New Roman"/>
                <w:i/>
                <w:iCs/>
                <w:noProof/>
                <w:kern w:val="36"/>
                <w:lang w:val="en-US"/>
              </w:rPr>
              <w:t>Class Diagram</w:t>
            </w:r>
            <w:r>
              <w:rPr>
                <w:noProof/>
                <w:webHidden/>
              </w:rPr>
              <w:tab/>
            </w:r>
            <w:r>
              <w:rPr>
                <w:noProof/>
                <w:webHidden/>
              </w:rPr>
              <w:fldChar w:fldCharType="begin"/>
            </w:r>
            <w:r>
              <w:rPr>
                <w:noProof/>
                <w:webHidden/>
              </w:rPr>
              <w:instrText xml:space="preserve"> PAGEREF _Toc167658790 \h </w:instrText>
            </w:r>
            <w:r>
              <w:rPr>
                <w:noProof/>
                <w:webHidden/>
              </w:rPr>
            </w:r>
            <w:r>
              <w:rPr>
                <w:noProof/>
                <w:webHidden/>
              </w:rPr>
              <w:fldChar w:fldCharType="separate"/>
            </w:r>
            <w:r>
              <w:rPr>
                <w:noProof/>
                <w:webHidden/>
              </w:rPr>
              <w:t>19</w:t>
            </w:r>
            <w:r>
              <w:rPr>
                <w:noProof/>
                <w:webHidden/>
              </w:rPr>
              <w:fldChar w:fldCharType="end"/>
            </w:r>
          </w:hyperlink>
        </w:p>
        <w:p w14:paraId="4BC2589A" w14:textId="1D9FDD7A" w:rsidR="00BA728A" w:rsidRDefault="00BA728A">
          <w:pPr>
            <w:pStyle w:val="TOC1"/>
            <w:tabs>
              <w:tab w:val="left" w:pos="660"/>
            </w:tabs>
            <w:rPr>
              <w:rFonts w:asciiTheme="minorHAnsi" w:eastAsiaTheme="minorEastAsia" w:hAnsiTheme="minorHAnsi"/>
              <w:noProof/>
              <w:kern w:val="2"/>
              <w:sz w:val="22"/>
              <w:lang w:val="en-ID" w:eastAsia="en-ID"/>
              <w14:ligatures w14:val="standardContextual"/>
            </w:rPr>
          </w:pPr>
          <w:hyperlink w:anchor="_Toc167658791" w:history="1">
            <w:r w:rsidRPr="00FD0DEE">
              <w:rPr>
                <w:rStyle w:val="Hyperlink"/>
                <w:rFonts w:eastAsia="MS Gothic" w:cs="Times New Roman"/>
                <w:noProof/>
                <w:kern w:val="36"/>
                <w:lang w:val="en-US" w:eastAsia="zh-CN"/>
              </w:rPr>
              <w:t>4.</w:t>
            </w:r>
            <w:r>
              <w:rPr>
                <w:rFonts w:asciiTheme="minorHAnsi" w:eastAsiaTheme="minorEastAsia" w:hAnsiTheme="minorHAnsi"/>
                <w:noProof/>
                <w:kern w:val="2"/>
                <w:sz w:val="22"/>
                <w:lang w:val="en-ID" w:eastAsia="en-ID"/>
                <w14:ligatures w14:val="standardContextual"/>
              </w:rPr>
              <w:tab/>
            </w:r>
            <w:r w:rsidRPr="00FD0DEE">
              <w:rPr>
                <w:rStyle w:val="Hyperlink"/>
                <w:rFonts w:eastAsia="MS Gothic" w:cs="Times New Roman"/>
                <w:noProof/>
                <w:kern w:val="36"/>
                <w:lang w:val="en-US" w:eastAsia="zh-CN"/>
              </w:rPr>
              <w:t>Entity Relationship Diagram</w:t>
            </w:r>
            <w:r>
              <w:rPr>
                <w:noProof/>
                <w:webHidden/>
              </w:rPr>
              <w:tab/>
            </w:r>
            <w:r>
              <w:rPr>
                <w:noProof/>
                <w:webHidden/>
              </w:rPr>
              <w:fldChar w:fldCharType="begin"/>
            </w:r>
            <w:r>
              <w:rPr>
                <w:noProof/>
                <w:webHidden/>
              </w:rPr>
              <w:instrText xml:space="preserve"> PAGEREF _Toc167658791 \h </w:instrText>
            </w:r>
            <w:r>
              <w:rPr>
                <w:noProof/>
                <w:webHidden/>
              </w:rPr>
            </w:r>
            <w:r>
              <w:rPr>
                <w:noProof/>
                <w:webHidden/>
              </w:rPr>
              <w:fldChar w:fldCharType="separate"/>
            </w:r>
            <w:r>
              <w:rPr>
                <w:noProof/>
                <w:webHidden/>
              </w:rPr>
              <w:t>21</w:t>
            </w:r>
            <w:r>
              <w:rPr>
                <w:noProof/>
                <w:webHidden/>
              </w:rPr>
              <w:fldChar w:fldCharType="end"/>
            </w:r>
          </w:hyperlink>
        </w:p>
        <w:p w14:paraId="79CDF67D" w14:textId="759FD361" w:rsidR="00BA728A" w:rsidRDefault="00BA728A">
          <w:pPr>
            <w:pStyle w:val="TOC1"/>
            <w:tabs>
              <w:tab w:val="left" w:pos="660"/>
            </w:tabs>
            <w:rPr>
              <w:rFonts w:asciiTheme="minorHAnsi" w:eastAsiaTheme="minorEastAsia" w:hAnsiTheme="minorHAnsi"/>
              <w:noProof/>
              <w:kern w:val="2"/>
              <w:sz w:val="22"/>
              <w:lang w:val="en-ID" w:eastAsia="en-ID"/>
              <w14:ligatures w14:val="standardContextual"/>
            </w:rPr>
          </w:pPr>
          <w:hyperlink w:anchor="_Toc167658792" w:history="1">
            <w:r w:rsidRPr="00FD0DEE">
              <w:rPr>
                <w:rStyle w:val="Hyperlink"/>
                <w:rFonts w:eastAsia="MS Gothic" w:cs="Times New Roman"/>
                <w:noProof/>
                <w:kern w:val="36"/>
                <w:lang w:val="en-US" w:eastAsia="zh-CN"/>
              </w:rPr>
              <w:t>5.</w:t>
            </w:r>
            <w:r>
              <w:rPr>
                <w:rFonts w:asciiTheme="minorHAnsi" w:eastAsiaTheme="minorEastAsia" w:hAnsiTheme="minorHAnsi"/>
                <w:noProof/>
                <w:kern w:val="2"/>
                <w:sz w:val="22"/>
                <w:lang w:val="en-ID" w:eastAsia="en-ID"/>
                <w14:ligatures w14:val="standardContextual"/>
              </w:rPr>
              <w:tab/>
            </w:r>
            <w:r w:rsidRPr="00FD0DEE">
              <w:rPr>
                <w:rStyle w:val="Hyperlink"/>
                <w:rFonts w:eastAsia="MS Gothic" w:cs="Times New Roman"/>
                <w:noProof/>
                <w:kern w:val="36"/>
                <w:lang w:val="en-US" w:eastAsia="zh-CN"/>
              </w:rPr>
              <w:t>Skema Relasi Sarpras</w:t>
            </w:r>
            <w:r>
              <w:rPr>
                <w:noProof/>
                <w:webHidden/>
              </w:rPr>
              <w:tab/>
            </w:r>
            <w:r>
              <w:rPr>
                <w:noProof/>
                <w:webHidden/>
              </w:rPr>
              <w:fldChar w:fldCharType="begin"/>
            </w:r>
            <w:r>
              <w:rPr>
                <w:noProof/>
                <w:webHidden/>
              </w:rPr>
              <w:instrText xml:space="preserve"> PAGEREF _Toc167658792 \h </w:instrText>
            </w:r>
            <w:r>
              <w:rPr>
                <w:noProof/>
                <w:webHidden/>
              </w:rPr>
            </w:r>
            <w:r>
              <w:rPr>
                <w:noProof/>
                <w:webHidden/>
              </w:rPr>
              <w:fldChar w:fldCharType="separate"/>
            </w:r>
            <w:r>
              <w:rPr>
                <w:noProof/>
                <w:webHidden/>
              </w:rPr>
              <w:t>21</w:t>
            </w:r>
            <w:r>
              <w:rPr>
                <w:noProof/>
                <w:webHidden/>
              </w:rPr>
              <w:fldChar w:fldCharType="end"/>
            </w:r>
          </w:hyperlink>
        </w:p>
        <w:p w14:paraId="6D7624D9" w14:textId="50DC7510" w:rsidR="00BA728A" w:rsidRDefault="00BA728A">
          <w:pPr>
            <w:pStyle w:val="TOC1"/>
            <w:tabs>
              <w:tab w:val="left" w:pos="880"/>
            </w:tabs>
            <w:rPr>
              <w:rFonts w:asciiTheme="minorHAnsi" w:eastAsiaTheme="minorEastAsia" w:hAnsiTheme="minorHAnsi"/>
              <w:noProof/>
              <w:kern w:val="2"/>
              <w:sz w:val="22"/>
              <w:lang w:val="en-ID" w:eastAsia="en-ID"/>
              <w14:ligatures w14:val="standardContextual"/>
            </w:rPr>
          </w:pPr>
          <w:hyperlink w:anchor="_Toc167658793" w:history="1">
            <w:r w:rsidRPr="00FD0DEE">
              <w:rPr>
                <w:rStyle w:val="Hyperlink"/>
                <w:noProof/>
                <w:lang w:val="en-US"/>
              </w:rPr>
              <w:t>3.2.3.</w:t>
            </w:r>
            <w:r>
              <w:rPr>
                <w:rFonts w:asciiTheme="minorHAnsi" w:eastAsiaTheme="minorEastAsia" w:hAnsiTheme="minorHAnsi"/>
                <w:noProof/>
                <w:kern w:val="2"/>
                <w:sz w:val="22"/>
                <w:lang w:val="en-ID" w:eastAsia="en-ID"/>
                <w14:ligatures w14:val="standardContextual"/>
              </w:rPr>
              <w:tab/>
            </w:r>
            <w:r w:rsidRPr="00FD0DEE">
              <w:rPr>
                <w:rStyle w:val="Hyperlink"/>
                <w:noProof/>
                <w:lang w:val="en-US"/>
              </w:rPr>
              <w:t>Rancangan Desain Sistem</w:t>
            </w:r>
            <w:r>
              <w:rPr>
                <w:noProof/>
                <w:webHidden/>
              </w:rPr>
              <w:tab/>
            </w:r>
            <w:r>
              <w:rPr>
                <w:noProof/>
                <w:webHidden/>
              </w:rPr>
              <w:fldChar w:fldCharType="begin"/>
            </w:r>
            <w:r>
              <w:rPr>
                <w:noProof/>
                <w:webHidden/>
              </w:rPr>
              <w:instrText xml:space="preserve"> PAGEREF _Toc167658793 \h </w:instrText>
            </w:r>
            <w:r>
              <w:rPr>
                <w:noProof/>
                <w:webHidden/>
              </w:rPr>
            </w:r>
            <w:r>
              <w:rPr>
                <w:noProof/>
                <w:webHidden/>
              </w:rPr>
              <w:fldChar w:fldCharType="separate"/>
            </w:r>
            <w:r>
              <w:rPr>
                <w:noProof/>
                <w:webHidden/>
              </w:rPr>
              <w:t>22</w:t>
            </w:r>
            <w:r>
              <w:rPr>
                <w:noProof/>
                <w:webHidden/>
              </w:rPr>
              <w:fldChar w:fldCharType="end"/>
            </w:r>
          </w:hyperlink>
        </w:p>
        <w:p w14:paraId="68709A62" w14:textId="1A9E1AF2" w:rsidR="00BA728A" w:rsidRDefault="00BA728A">
          <w:pPr>
            <w:pStyle w:val="TOC1"/>
            <w:tabs>
              <w:tab w:val="left" w:pos="880"/>
            </w:tabs>
            <w:rPr>
              <w:rFonts w:asciiTheme="minorHAnsi" w:eastAsiaTheme="minorEastAsia" w:hAnsiTheme="minorHAnsi"/>
              <w:noProof/>
              <w:kern w:val="2"/>
              <w:sz w:val="22"/>
              <w:lang w:val="en-ID" w:eastAsia="en-ID"/>
              <w14:ligatures w14:val="standardContextual"/>
            </w:rPr>
          </w:pPr>
          <w:hyperlink w:anchor="_Toc167658794" w:history="1">
            <w:r w:rsidRPr="00FD0DEE">
              <w:rPr>
                <w:rStyle w:val="Hyperlink"/>
                <w:noProof/>
                <w:lang w:val="en-US"/>
              </w:rPr>
              <w:t>3.2.4.</w:t>
            </w:r>
            <w:r>
              <w:rPr>
                <w:rFonts w:asciiTheme="minorHAnsi" w:eastAsiaTheme="minorEastAsia" w:hAnsiTheme="minorHAnsi"/>
                <w:noProof/>
                <w:kern w:val="2"/>
                <w:sz w:val="22"/>
                <w:lang w:val="en-ID" w:eastAsia="en-ID"/>
                <w14:ligatures w14:val="standardContextual"/>
              </w:rPr>
              <w:tab/>
            </w:r>
            <w:r w:rsidRPr="00FD0DEE">
              <w:rPr>
                <w:rStyle w:val="Hyperlink"/>
                <w:noProof/>
                <w:lang w:val="en-US"/>
              </w:rPr>
              <w:t>Rancangan Eksperimen</w:t>
            </w:r>
            <w:r>
              <w:rPr>
                <w:noProof/>
                <w:webHidden/>
              </w:rPr>
              <w:tab/>
            </w:r>
            <w:r>
              <w:rPr>
                <w:noProof/>
                <w:webHidden/>
              </w:rPr>
              <w:fldChar w:fldCharType="begin"/>
            </w:r>
            <w:r>
              <w:rPr>
                <w:noProof/>
                <w:webHidden/>
              </w:rPr>
              <w:instrText xml:space="preserve"> PAGEREF _Toc167658794 \h </w:instrText>
            </w:r>
            <w:r>
              <w:rPr>
                <w:noProof/>
                <w:webHidden/>
              </w:rPr>
            </w:r>
            <w:r>
              <w:rPr>
                <w:noProof/>
                <w:webHidden/>
              </w:rPr>
              <w:fldChar w:fldCharType="separate"/>
            </w:r>
            <w:r>
              <w:rPr>
                <w:noProof/>
                <w:webHidden/>
              </w:rPr>
              <w:t>31</w:t>
            </w:r>
            <w:r>
              <w:rPr>
                <w:noProof/>
                <w:webHidden/>
              </w:rPr>
              <w:fldChar w:fldCharType="end"/>
            </w:r>
          </w:hyperlink>
        </w:p>
        <w:p w14:paraId="42DF7DB0" w14:textId="4D337307" w:rsidR="00BA728A" w:rsidRDefault="00BA728A">
          <w:pPr>
            <w:pStyle w:val="TOC1"/>
            <w:tabs>
              <w:tab w:val="left" w:pos="880"/>
            </w:tabs>
            <w:rPr>
              <w:rFonts w:asciiTheme="minorHAnsi" w:eastAsiaTheme="minorEastAsia" w:hAnsiTheme="minorHAnsi"/>
              <w:noProof/>
              <w:kern w:val="2"/>
              <w:sz w:val="22"/>
              <w:lang w:val="en-ID" w:eastAsia="en-ID"/>
              <w14:ligatures w14:val="standardContextual"/>
            </w:rPr>
          </w:pPr>
          <w:hyperlink w:anchor="_Toc167658795" w:history="1">
            <w:r w:rsidRPr="00FD0DEE">
              <w:rPr>
                <w:rStyle w:val="Hyperlink"/>
                <w:noProof/>
                <w:lang w:val="en-US"/>
              </w:rPr>
              <w:t>3.2.5.</w:t>
            </w:r>
            <w:r>
              <w:rPr>
                <w:rFonts w:asciiTheme="minorHAnsi" w:eastAsiaTheme="minorEastAsia" w:hAnsiTheme="minorHAnsi"/>
                <w:noProof/>
                <w:kern w:val="2"/>
                <w:sz w:val="22"/>
                <w:lang w:val="en-ID" w:eastAsia="en-ID"/>
                <w14:ligatures w14:val="standardContextual"/>
              </w:rPr>
              <w:tab/>
            </w:r>
            <w:r w:rsidRPr="00FD0DEE">
              <w:rPr>
                <w:rStyle w:val="Hyperlink"/>
                <w:noProof/>
                <w:lang w:val="en-US"/>
              </w:rPr>
              <w:t>Alat Pengujian</w:t>
            </w:r>
            <w:r>
              <w:rPr>
                <w:noProof/>
                <w:webHidden/>
              </w:rPr>
              <w:tab/>
            </w:r>
            <w:r>
              <w:rPr>
                <w:noProof/>
                <w:webHidden/>
              </w:rPr>
              <w:fldChar w:fldCharType="begin"/>
            </w:r>
            <w:r>
              <w:rPr>
                <w:noProof/>
                <w:webHidden/>
              </w:rPr>
              <w:instrText xml:space="preserve"> PAGEREF _Toc167658795 \h </w:instrText>
            </w:r>
            <w:r>
              <w:rPr>
                <w:noProof/>
                <w:webHidden/>
              </w:rPr>
            </w:r>
            <w:r>
              <w:rPr>
                <w:noProof/>
                <w:webHidden/>
              </w:rPr>
              <w:fldChar w:fldCharType="separate"/>
            </w:r>
            <w:r>
              <w:rPr>
                <w:noProof/>
                <w:webHidden/>
              </w:rPr>
              <w:t>32</w:t>
            </w:r>
            <w:r>
              <w:rPr>
                <w:noProof/>
                <w:webHidden/>
              </w:rPr>
              <w:fldChar w:fldCharType="end"/>
            </w:r>
          </w:hyperlink>
        </w:p>
        <w:p w14:paraId="12E5ABD9" w14:textId="425850F9" w:rsidR="00BA728A" w:rsidRDefault="00BA728A">
          <w:pPr>
            <w:pStyle w:val="TOC1"/>
            <w:tabs>
              <w:tab w:val="left" w:pos="880"/>
            </w:tabs>
            <w:rPr>
              <w:rFonts w:asciiTheme="minorHAnsi" w:eastAsiaTheme="minorEastAsia" w:hAnsiTheme="minorHAnsi"/>
              <w:noProof/>
              <w:kern w:val="2"/>
              <w:sz w:val="22"/>
              <w:lang w:val="en-ID" w:eastAsia="en-ID"/>
              <w14:ligatures w14:val="standardContextual"/>
            </w:rPr>
          </w:pPr>
          <w:hyperlink w:anchor="_Toc167658796" w:history="1">
            <w:r w:rsidRPr="00FD0DEE">
              <w:rPr>
                <w:rStyle w:val="Hyperlink"/>
                <w:noProof/>
                <w:lang w:val="en-US"/>
              </w:rPr>
              <w:t>3.2.6.</w:t>
            </w:r>
            <w:r>
              <w:rPr>
                <w:rFonts w:asciiTheme="minorHAnsi" w:eastAsiaTheme="minorEastAsia" w:hAnsiTheme="minorHAnsi"/>
                <w:noProof/>
                <w:kern w:val="2"/>
                <w:sz w:val="22"/>
                <w:lang w:val="en-ID" w:eastAsia="en-ID"/>
                <w14:ligatures w14:val="standardContextual"/>
              </w:rPr>
              <w:tab/>
            </w:r>
            <w:r w:rsidRPr="00FD0DEE">
              <w:rPr>
                <w:rStyle w:val="Hyperlink"/>
                <w:noProof/>
                <w:lang w:val="en-US"/>
              </w:rPr>
              <w:t>Bahan Pengujian</w:t>
            </w:r>
            <w:r>
              <w:rPr>
                <w:noProof/>
                <w:webHidden/>
              </w:rPr>
              <w:tab/>
            </w:r>
            <w:r>
              <w:rPr>
                <w:noProof/>
                <w:webHidden/>
              </w:rPr>
              <w:fldChar w:fldCharType="begin"/>
            </w:r>
            <w:r>
              <w:rPr>
                <w:noProof/>
                <w:webHidden/>
              </w:rPr>
              <w:instrText xml:space="preserve"> PAGEREF _Toc167658796 \h </w:instrText>
            </w:r>
            <w:r>
              <w:rPr>
                <w:noProof/>
                <w:webHidden/>
              </w:rPr>
            </w:r>
            <w:r>
              <w:rPr>
                <w:noProof/>
                <w:webHidden/>
              </w:rPr>
              <w:fldChar w:fldCharType="separate"/>
            </w:r>
            <w:r>
              <w:rPr>
                <w:noProof/>
                <w:webHidden/>
              </w:rPr>
              <w:t>32</w:t>
            </w:r>
            <w:r>
              <w:rPr>
                <w:noProof/>
                <w:webHidden/>
              </w:rPr>
              <w:fldChar w:fldCharType="end"/>
            </w:r>
          </w:hyperlink>
        </w:p>
        <w:p w14:paraId="0FFE4E52" w14:textId="6E4E8249" w:rsidR="00BA728A" w:rsidRDefault="00BA728A">
          <w:pPr>
            <w:pStyle w:val="TOC1"/>
            <w:tabs>
              <w:tab w:val="left" w:pos="880"/>
            </w:tabs>
            <w:rPr>
              <w:rFonts w:asciiTheme="minorHAnsi" w:eastAsiaTheme="minorEastAsia" w:hAnsiTheme="minorHAnsi"/>
              <w:noProof/>
              <w:kern w:val="2"/>
              <w:sz w:val="22"/>
              <w:lang w:val="en-ID" w:eastAsia="en-ID"/>
              <w14:ligatures w14:val="standardContextual"/>
            </w:rPr>
          </w:pPr>
          <w:hyperlink w:anchor="_Toc167658797" w:history="1">
            <w:r w:rsidRPr="00FD0DEE">
              <w:rPr>
                <w:rStyle w:val="Hyperlink"/>
                <w:noProof/>
                <w:lang w:val="en-US"/>
              </w:rPr>
              <w:t>3.2.7.</w:t>
            </w:r>
            <w:r>
              <w:rPr>
                <w:rFonts w:asciiTheme="minorHAnsi" w:eastAsiaTheme="minorEastAsia" w:hAnsiTheme="minorHAnsi"/>
                <w:noProof/>
                <w:kern w:val="2"/>
                <w:sz w:val="22"/>
                <w:lang w:val="en-ID" w:eastAsia="en-ID"/>
                <w14:ligatures w14:val="standardContextual"/>
              </w:rPr>
              <w:tab/>
            </w:r>
            <w:r w:rsidRPr="00FD0DEE">
              <w:rPr>
                <w:rStyle w:val="Hyperlink"/>
                <w:noProof/>
                <w:lang w:val="en-US"/>
              </w:rPr>
              <w:t>Indikator Performa Pengujian</w:t>
            </w:r>
            <w:r>
              <w:rPr>
                <w:noProof/>
                <w:webHidden/>
              </w:rPr>
              <w:tab/>
            </w:r>
            <w:r>
              <w:rPr>
                <w:noProof/>
                <w:webHidden/>
              </w:rPr>
              <w:fldChar w:fldCharType="begin"/>
            </w:r>
            <w:r>
              <w:rPr>
                <w:noProof/>
                <w:webHidden/>
              </w:rPr>
              <w:instrText xml:space="preserve"> PAGEREF _Toc167658797 \h </w:instrText>
            </w:r>
            <w:r>
              <w:rPr>
                <w:noProof/>
                <w:webHidden/>
              </w:rPr>
            </w:r>
            <w:r>
              <w:rPr>
                <w:noProof/>
                <w:webHidden/>
              </w:rPr>
              <w:fldChar w:fldCharType="separate"/>
            </w:r>
            <w:r>
              <w:rPr>
                <w:noProof/>
                <w:webHidden/>
              </w:rPr>
              <w:t>32</w:t>
            </w:r>
            <w:r>
              <w:rPr>
                <w:noProof/>
                <w:webHidden/>
              </w:rPr>
              <w:fldChar w:fldCharType="end"/>
            </w:r>
          </w:hyperlink>
        </w:p>
        <w:p w14:paraId="2A0F52E4" w14:textId="73DD429C" w:rsidR="00BA728A" w:rsidRDefault="00BA728A">
          <w:pPr>
            <w:pStyle w:val="TOC1"/>
            <w:tabs>
              <w:tab w:val="left" w:pos="880"/>
            </w:tabs>
            <w:rPr>
              <w:rFonts w:asciiTheme="minorHAnsi" w:eastAsiaTheme="minorEastAsia" w:hAnsiTheme="minorHAnsi"/>
              <w:noProof/>
              <w:kern w:val="2"/>
              <w:sz w:val="22"/>
              <w:lang w:val="en-ID" w:eastAsia="en-ID"/>
              <w14:ligatures w14:val="standardContextual"/>
            </w:rPr>
          </w:pPr>
          <w:hyperlink w:anchor="_Toc167658798" w:history="1">
            <w:r w:rsidRPr="00FD0DEE">
              <w:rPr>
                <w:rStyle w:val="Hyperlink"/>
                <w:noProof/>
                <w:lang w:val="en-US"/>
              </w:rPr>
              <w:t>3.2.8.</w:t>
            </w:r>
            <w:r>
              <w:rPr>
                <w:rFonts w:asciiTheme="minorHAnsi" w:eastAsiaTheme="minorEastAsia" w:hAnsiTheme="minorHAnsi"/>
                <w:noProof/>
                <w:kern w:val="2"/>
                <w:sz w:val="22"/>
                <w:lang w:val="en-ID" w:eastAsia="en-ID"/>
                <w14:ligatures w14:val="standardContextual"/>
              </w:rPr>
              <w:tab/>
            </w:r>
            <w:r w:rsidRPr="00FD0DEE">
              <w:rPr>
                <w:rStyle w:val="Hyperlink"/>
                <w:noProof/>
                <w:lang w:val="en-US"/>
              </w:rPr>
              <w:t>Lingkungan Pengujian</w:t>
            </w:r>
            <w:r>
              <w:rPr>
                <w:noProof/>
                <w:webHidden/>
              </w:rPr>
              <w:tab/>
            </w:r>
            <w:r>
              <w:rPr>
                <w:noProof/>
                <w:webHidden/>
              </w:rPr>
              <w:fldChar w:fldCharType="begin"/>
            </w:r>
            <w:r>
              <w:rPr>
                <w:noProof/>
                <w:webHidden/>
              </w:rPr>
              <w:instrText xml:space="preserve"> PAGEREF _Toc167658798 \h </w:instrText>
            </w:r>
            <w:r>
              <w:rPr>
                <w:noProof/>
                <w:webHidden/>
              </w:rPr>
            </w:r>
            <w:r>
              <w:rPr>
                <w:noProof/>
                <w:webHidden/>
              </w:rPr>
              <w:fldChar w:fldCharType="separate"/>
            </w:r>
            <w:r>
              <w:rPr>
                <w:noProof/>
                <w:webHidden/>
              </w:rPr>
              <w:t>33</w:t>
            </w:r>
            <w:r>
              <w:rPr>
                <w:noProof/>
                <w:webHidden/>
              </w:rPr>
              <w:fldChar w:fldCharType="end"/>
            </w:r>
          </w:hyperlink>
        </w:p>
        <w:p w14:paraId="28EBCA06" w14:textId="74902DB2" w:rsidR="00BA728A" w:rsidRDefault="00BA728A">
          <w:pPr>
            <w:pStyle w:val="TOC1"/>
            <w:tabs>
              <w:tab w:val="left" w:pos="880"/>
            </w:tabs>
            <w:rPr>
              <w:rFonts w:asciiTheme="minorHAnsi" w:eastAsiaTheme="minorEastAsia" w:hAnsiTheme="minorHAnsi"/>
              <w:noProof/>
              <w:kern w:val="2"/>
              <w:sz w:val="22"/>
              <w:lang w:val="en-ID" w:eastAsia="en-ID"/>
              <w14:ligatures w14:val="standardContextual"/>
            </w:rPr>
          </w:pPr>
          <w:hyperlink w:anchor="_Toc167658799" w:history="1">
            <w:r w:rsidRPr="00FD0DEE">
              <w:rPr>
                <w:rStyle w:val="Hyperlink"/>
                <w:noProof/>
                <w:lang w:val="en-US"/>
              </w:rPr>
              <w:t>3.2.9.</w:t>
            </w:r>
            <w:r>
              <w:rPr>
                <w:rFonts w:asciiTheme="minorHAnsi" w:eastAsiaTheme="minorEastAsia" w:hAnsiTheme="minorHAnsi"/>
                <w:noProof/>
                <w:kern w:val="2"/>
                <w:sz w:val="22"/>
                <w:lang w:val="en-ID" w:eastAsia="en-ID"/>
                <w14:ligatures w14:val="standardContextual"/>
              </w:rPr>
              <w:tab/>
            </w:r>
            <w:r w:rsidRPr="00FD0DEE">
              <w:rPr>
                <w:rStyle w:val="Hyperlink"/>
                <w:noProof/>
                <w:lang w:val="en-US"/>
              </w:rPr>
              <w:t>Benang Merah Penelitian Ilmiah</w:t>
            </w:r>
            <w:r>
              <w:rPr>
                <w:noProof/>
                <w:webHidden/>
              </w:rPr>
              <w:tab/>
            </w:r>
            <w:r>
              <w:rPr>
                <w:noProof/>
                <w:webHidden/>
              </w:rPr>
              <w:fldChar w:fldCharType="begin"/>
            </w:r>
            <w:r>
              <w:rPr>
                <w:noProof/>
                <w:webHidden/>
              </w:rPr>
              <w:instrText xml:space="preserve"> PAGEREF _Toc167658799 \h </w:instrText>
            </w:r>
            <w:r>
              <w:rPr>
                <w:noProof/>
                <w:webHidden/>
              </w:rPr>
            </w:r>
            <w:r>
              <w:rPr>
                <w:noProof/>
                <w:webHidden/>
              </w:rPr>
              <w:fldChar w:fldCharType="separate"/>
            </w:r>
            <w:r>
              <w:rPr>
                <w:noProof/>
                <w:webHidden/>
              </w:rPr>
              <w:t>33</w:t>
            </w:r>
            <w:r>
              <w:rPr>
                <w:noProof/>
                <w:webHidden/>
              </w:rPr>
              <w:fldChar w:fldCharType="end"/>
            </w:r>
          </w:hyperlink>
        </w:p>
        <w:p w14:paraId="78B20FCF" w14:textId="66EA547B" w:rsidR="00BA728A" w:rsidRDefault="00BA728A">
          <w:pPr>
            <w:pStyle w:val="TOC1"/>
            <w:rPr>
              <w:rFonts w:asciiTheme="minorHAnsi" w:eastAsiaTheme="minorEastAsia" w:hAnsiTheme="minorHAnsi"/>
              <w:noProof/>
              <w:kern w:val="2"/>
              <w:sz w:val="22"/>
              <w:lang w:val="en-ID" w:eastAsia="en-ID"/>
              <w14:ligatures w14:val="standardContextual"/>
            </w:rPr>
          </w:pPr>
          <w:hyperlink w:anchor="_Toc167658800" w:history="1">
            <w:r w:rsidRPr="00FD0DEE">
              <w:rPr>
                <w:rStyle w:val="Hyperlink"/>
                <w:noProof/>
                <w:lang w:val="en-US"/>
              </w:rPr>
              <w:t>BAB IV  PENGUJIAN DAN HASIL</w:t>
            </w:r>
            <w:r>
              <w:rPr>
                <w:noProof/>
                <w:webHidden/>
              </w:rPr>
              <w:tab/>
            </w:r>
            <w:r>
              <w:rPr>
                <w:noProof/>
                <w:webHidden/>
              </w:rPr>
              <w:fldChar w:fldCharType="begin"/>
            </w:r>
            <w:r>
              <w:rPr>
                <w:noProof/>
                <w:webHidden/>
              </w:rPr>
              <w:instrText xml:space="preserve"> PAGEREF _Toc167658800 \h </w:instrText>
            </w:r>
            <w:r>
              <w:rPr>
                <w:noProof/>
                <w:webHidden/>
              </w:rPr>
            </w:r>
            <w:r>
              <w:rPr>
                <w:noProof/>
                <w:webHidden/>
              </w:rPr>
              <w:fldChar w:fldCharType="separate"/>
            </w:r>
            <w:r>
              <w:rPr>
                <w:noProof/>
                <w:webHidden/>
              </w:rPr>
              <w:t>35</w:t>
            </w:r>
            <w:r>
              <w:rPr>
                <w:noProof/>
                <w:webHidden/>
              </w:rPr>
              <w:fldChar w:fldCharType="end"/>
            </w:r>
          </w:hyperlink>
        </w:p>
        <w:p w14:paraId="62156AEA" w14:textId="1A78C340" w:rsidR="00BA728A" w:rsidRDefault="00BA728A">
          <w:pPr>
            <w:pStyle w:val="TOC1"/>
            <w:tabs>
              <w:tab w:val="left" w:pos="660"/>
            </w:tabs>
            <w:rPr>
              <w:rFonts w:asciiTheme="minorHAnsi" w:eastAsiaTheme="minorEastAsia" w:hAnsiTheme="minorHAnsi"/>
              <w:noProof/>
              <w:kern w:val="2"/>
              <w:sz w:val="22"/>
              <w:lang w:val="en-ID" w:eastAsia="en-ID"/>
              <w14:ligatures w14:val="standardContextual"/>
            </w:rPr>
          </w:pPr>
          <w:hyperlink w:anchor="_Toc167658801" w:history="1">
            <w:r w:rsidRPr="00FD0DEE">
              <w:rPr>
                <w:rStyle w:val="Hyperlink"/>
                <w:noProof/>
                <w:lang w:val="en-US"/>
              </w:rPr>
              <w:t>4.1.</w:t>
            </w:r>
            <w:r>
              <w:rPr>
                <w:rFonts w:asciiTheme="minorHAnsi" w:eastAsiaTheme="minorEastAsia" w:hAnsiTheme="minorHAnsi"/>
                <w:noProof/>
                <w:kern w:val="2"/>
                <w:sz w:val="22"/>
                <w:lang w:val="en-ID" w:eastAsia="en-ID"/>
                <w14:ligatures w14:val="standardContextual"/>
              </w:rPr>
              <w:tab/>
            </w:r>
            <w:r w:rsidRPr="00FD0DEE">
              <w:rPr>
                <w:rStyle w:val="Hyperlink"/>
                <w:noProof/>
                <w:lang w:val="en-US"/>
              </w:rPr>
              <w:t>Pengujian Sistem</w:t>
            </w:r>
            <w:r>
              <w:rPr>
                <w:noProof/>
                <w:webHidden/>
              </w:rPr>
              <w:tab/>
            </w:r>
            <w:r>
              <w:rPr>
                <w:noProof/>
                <w:webHidden/>
              </w:rPr>
              <w:fldChar w:fldCharType="begin"/>
            </w:r>
            <w:r>
              <w:rPr>
                <w:noProof/>
                <w:webHidden/>
              </w:rPr>
              <w:instrText xml:space="preserve"> PAGEREF _Toc167658801 \h </w:instrText>
            </w:r>
            <w:r>
              <w:rPr>
                <w:noProof/>
                <w:webHidden/>
              </w:rPr>
            </w:r>
            <w:r>
              <w:rPr>
                <w:noProof/>
                <w:webHidden/>
              </w:rPr>
              <w:fldChar w:fldCharType="separate"/>
            </w:r>
            <w:r>
              <w:rPr>
                <w:noProof/>
                <w:webHidden/>
              </w:rPr>
              <w:t>35</w:t>
            </w:r>
            <w:r>
              <w:rPr>
                <w:noProof/>
                <w:webHidden/>
              </w:rPr>
              <w:fldChar w:fldCharType="end"/>
            </w:r>
          </w:hyperlink>
        </w:p>
        <w:p w14:paraId="6AB37071" w14:textId="664EF4A6" w:rsidR="00BA728A" w:rsidRDefault="00BA728A">
          <w:pPr>
            <w:pStyle w:val="TOC3"/>
            <w:rPr>
              <w:rFonts w:asciiTheme="minorHAnsi" w:eastAsiaTheme="minorEastAsia" w:hAnsiTheme="minorHAnsi"/>
              <w:noProof/>
              <w:kern w:val="2"/>
              <w:sz w:val="22"/>
              <w:lang w:val="en-ID" w:eastAsia="en-ID"/>
              <w14:ligatures w14:val="standardContextual"/>
            </w:rPr>
          </w:pPr>
          <w:hyperlink w:anchor="_Toc167658802" w:history="1">
            <w:r w:rsidRPr="00FD0DEE">
              <w:rPr>
                <w:rStyle w:val="Hyperlink"/>
                <w:iCs/>
                <w:noProof/>
              </w:rPr>
              <w:t>4.1.1</w:t>
            </w:r>
            <w:r>
              <w:rPr>
                <w:rFonts w:asciiTheme="minorHAnsi" w:eastAsiaTheme="minorEastAsia" w:hAnsiTheme="minorHAnsi"/>
                <w:noProof/>
                <w:kern w:val="2"/>
                <w:sz w:val="22"/>
                <w:lang w:val="en-ID" w:eastAsia="en-ID"/>
                <w14:ligatures w14:val="standardContextual"/>
              </w:rPr>
              <w:tab/>
            </w:r>
            <w:r w:rsidRPr="00FD0DEE">
              <w:rPr>
                <w:rStyle w:val="Hyperlink"/>
                <w:noProof/>
              </w:rPr>
              <w:t xml:space="preserve">Pengujian </w:t>
            </w:r>
            <w:r w:rsidRPr="00FD0DEE">
              <w:rPr>
                <w:rStyle w:val="Hyperlink"/>
                <w:i/>
                <w:noProof/>
              </w:rPr>
              <w:t>Black Box</w:t>
            </w:r>
            <w:r>
              <w:rPr>
                <w:noProof/>
                <w:webHidden/>
              </w:rPr>
              <w:tab/>
            </w:r>
            <w:r>
              <w:rPr>
                <w:noProof/>
                <w:webHidden/>
              </w:rPr>
              <w:fldChar w:fldCharType="begin"/>
            </w:r>
            <w:r>
              <w:rPr>
                <w:noProof/>
                <w:webHidden/>
              </w:rPr>
              <w:instrText xml:space="preserve"> PAGEREF _Toc167658802 \h </w:instrText>
            </w:r>
            <w:r>
              <w:rPr>
                <w:noProof/>
                <w:webHidden/>
              </w:rPr>
            </w:r>
            <w:r>
              <w:rPr>
                <w:noProof/>
                <w:webHidden/>
              </w:rPr>
              <w:fldChar w:fldCharType="separate"/>
            </w:r>
            <w:r>
              <w:rPr>
                <w:noProof/>
                <w:webHidden/>
              </w:rPr>
              <w:t>35</w:t>
            </w:r>
            <w:r>
              <w:rPr>
                <w:noProof/>
                <w:webHidden/>
              </w:rPr>
              <w:fldChar w:fldCharType="end"/>
            </w:r>
          </w:hyperlink>
        </w:p>
        <w:p w14:paraId="00ED8C4D" w14:textId="78ABB1B6" w:rsidR="00BA728A" w:rsidRDefault="00BA728A">
          <w:pPr>
            <w:pStyle w:val="TOC2"/>
            <w:rPr>
              <w:rFonts w:asciiTheme="minorHAnsi" w:eastAsiaTheme="minorEastAsia" w:hAnsiTheme="minorHAnsi"/>
              <w:noProof/>
              <w:kern w:val="2"/>
              <w:sz w:val="22"/>
              <w:lang w:val="en-ID" w:eastAsia="en-ID"/>
              <w14:ligatures w14:val="standardContextual"/>
            </w:rPr>
          </w:pPr>
          <w:hyperlink w:anchor="_Toc167658803" w:history="1">
            <w:r w:rsidRPr="00FD0DEE">
              <w:rPr>
                <w:rStyle w:val="Hyperlink"/>
                <w:noProof/>
              </w:rPr>
              <w:t>4.2.</w:t>
            </w:r>
            <w:r>
              <w:rPr>
                <w:rFonts w:asciiTheme="minorHAnsi" w:eastAsiaTheme="minorEastAsia" w:hAnsiTheme="minorHAnsi"/>
                <w:noProof/>
                <w:kern w:val="2"/>
                <w:sz w:val="22"/>
                <w:lang w:val="en-ID" w:eastAsia="en-ID"/>
                <w14:ligatures w14:val="standardContextual"/>
              </w:rPr>
              <w:tab/>
            </w:r>
            <w:r w:rsidRPr="00FD0DEE">
              <w:rPr>
                <w:rStyle w:val="Hyperlink"/>
                <w:noProof/>
              </w:rPr>
              <w:t>Hasil Pengujian</w:t>
            </w:r>
            <w:r>
              <w:rPr>
                <w:noProof/>
                <w:webHidden/>
              </w:rPr>
              <w:tab/>
            </w:r>
            <w:r>
              <w:rPr>
                <w:noProof/>
                <w:webHidden/>
              </w:rPr>
              <w:fldChar w:fldCharType="begin"/>
            </w:r>
            <w:r>
              <w:rPr>
                <w:noProof/>
                <w:webHidden/>
              </w:rPr>
              <w:instrText xml:space="preserve"> PAGEREF _Toc167658803 \h </w:instrText>
            </w:r>
            <w:r>
              <w:rPr>
                <w:noProof/>
                <w:webHidden/>
              </w:rPr>
            </w:r>
            <w:r>
              <w:rPr>
                <w:noProof/>
                <w:webHidden/>
              </w:rPr>
              <w:fldChar w:fldCharType="separate"/>
            </w:r>
            <w:r>
              <w:rPr>
                <w:noProof/>
                <w:webHidden/>
              </w:rPr>
              <w:t>50</w:t>
            </w:r>
            <w:r>
              <w:rPr>
                <w:noProof/>
                <w:webHidden/>
              </w:rPr>
              <w:fldChar w:fldCharType="end"/>
            </w:r>
          </w:hyperlink>
        </w:p>
        <w:p w14:paraId="342C1301" w14:textId="5C84BFCC" w:rsidR="00BA728A" w:rsidRDefault="00BA728A">
          <w:pPr>
            <w:pStyle w:val="TOC2"/>
            <w:rPr>
              <w:rFonts w:asciiTheme="minorHAnsi" w:eastAsiaTheme="minorEastAsia" w:hAnsiTheme="minorHAnsi"/>
              <w:noProof/>
              <w:kern w:val="2"/>
              <w:sz w:val="22"/>
              <w:lang w:val="en-ID" w:eastAsia="en-ID"/>
              <w14:ligatures w14:val="standardContextual"/>
            </w:rPr>
          </w:pPr>
          <w:hyperlink w:anchor="_Toc167658804" w:history="1">
            <w:r w:rsidRPr="00FD0DEE">
              <w:rPr>
                <w:rStyle w:val="Hyperlink"/>
                <w:rFonts w:eastAsia="SimSun"/>
                <w:iCs/>
                <w:noProof/>
                <w:lang w:val="en-ID"/>
              </w:rPr>
              <w:t>4.2.1</w:t>
            </w:r>
            <w:r>
              <w:rPr>
                <w:rFonts w:asciiTheme="minorHAnsi" w:eastAsiaTheme="minorEastAsia" w:hAnsiTheme="minorHAnsi"/>
                <w:noProof/>
                <w:kern w:val="2"/>
                <w:sz w:val="22"/>
                <w:lang w:val="en-ID" w:eastAsia="en-ID"/>
                <w14:ligatures w14:val="standardContextual"/>
              </w:rPr>
              <w:tab/>
            </w:r>
            <w:r w:rsidRPr="00FD0DEE">
              <w:rPr>
                <w:rStyle w:val="Hyperlink"/>
                <w:noProof/>
              </w:rPr>
              <w:t xml:space="preserve">Hasil Pengujian </w:t>
            </w:r>
            <w:r w:rsidRPr="00FD0DEE">
              <w:rPr>
                <w:rStyle w:val="Hyperlink"/>
                <w:i/>
                <w:noProof/>
              </w:rPr>
              <w:t>Black Box</w:t>
            </w:r>
            <w:r>
              <w:rPr>
                <w:noProof/>
                <w:webHidden/>
              </w:rPr>
              <w:tab/>
            </w:r>
            <w:r>
              <w:rPr>
                <w:noProof/>
                <w:webHidden/>
              </w:rPr>
              <w:fldChar w:fldCharType="begin"/>
            </w:r>
            <w:r>
              <w:rPr>
                <w:noProof/>
                <w:webHidden/>
              </w:rPr>
              <w:instrText xml:space="preserve"> PAGEREF _Toc167658804 \h </w:instrText>
            </w:r>
            <w:r>
              <w:rPr>
                <w:noProof/>
                <w:webHidden/>
              </w:rPr>
            </w:r>
            <w:r>
              <w:rPr>
                <w:noProof/>
                <w:webHidden/>
              </w:rPr>
              <w:fldChar w:fldCharType="separate"/>
            </w:r>
            <w:r>
              <w:rPr>
                <w:noProof/>
                <w:webHidden/>
              </w:rPr>
              <w:t>50</w:t>
            </w:r>
            <w:r>
              <w:rPr>
                <w:noProof/>
                <w:webHidden/>
              </w:rPr>
              <w:fldChar w:fldCharType="end"/>
            </w:r>
          </w:hyperlink>
        </w:p>
        <w:p w14:paraId="19E1ED93" w14:textId="24A0BF68" w:rsidR="00BA728A" w:rsidRDefault="00BA728A">
          <w:pPr>
            <w:pStyle w:val="TOC1"/>
            <w:rPr>
              <w:rFonts w:asciiTheme="minorHAnsi" w:eastAsiaTheme="minorEastAsia" w:hAnsiTheme="minorHAnsi"/>
              <w:noProof/>
              <w:kern w:val="2"/>
              <w:sz w:val="22"/>
              <w:lang w:val="en-ID" w:eastAsia="en-ID"/>
              <w14:ligatures w14:val="standardContextual"/>
            </w:rPr>
          </w:pPr>
          <w:hyperlink w:anchor="_Toc167658805" w:history="1">
            <w:r w:rsidRPr="00FD0DEE">
              <w:rPr>
                <w:rStyle w:val="Hyperlink"/>
                <w:noProof/>
                <w:lang w:val="en-US"/>
              </w:rPr>
              <w:t>BAB V  KESIMPULAN DAN SARAN</w:t>
            </w:r>
            <w:r>
              <w:rPr>
                <w:noProof/>
                <w:webHidden/>
              </w:rPr>
              <w:tab/>
            </w:r>
            <w:r>
              <w:rPr>
                <w:noProof/>
                <w:webHidden/>
              </w:rPr>
              <w:fldChar w:fldCharType="begin"/>
            </w:r>
            <w:r>
              <w:rPr>
                <w:noProof/>
                <w:webHidden/>
              </w:rPr>
              <w:instrText xml:space="preserve"> PAGEREF _Toc167658805 \h </w:instrText>
            </w:r>
            <w:r>
              <w:rPr>
                <w:noProof/>
                <w:webHidden/>
              </w:rPr>
            </w:r>
            <w:r>
              <w:rPr>
                <w:noProof/>
                <w:webHidden/>
              </w:rPr>
              <w:fldChar w:fldCharType="separate"/>
            </w:r>
            <w:r>
              <w:rPr>
                <w:noProof/>
                <w:webHidden/>
              </w:rPr>
              <w:t>66</w:t>
            </w:r>
            <w:r>
              <w:rPr>
                <w:noProof/>
                <w:webHidden/>
              </w:rPr>
              <w:fldChar w:fldCharType="end"/>
            </w:r>
          </w:hyperlink>
        </w:p>
        <w:p w14:paraId="0B63E813" w14:textId="7C86C1EA" w:rsidR="00BA728A" w:rsidRDefault="00BA728A">
          <w:pPr>
            <w:pStyle w:val="TOC1"/>
            <w:tabs>
              <w:tab w:val="left" w:pos="660"/>
            </w:tabs>
            <w:rPr>
              <w:rFonts w:asciiTheme="minorHAnsi" w:eastAsiaTheme="minorEastAsia" w:hAnsiTheme="minorHAnsi"/>
              <w:noProof/>
              <w:kern w:val="2"/>
              <w:sz w:val="22"/>
              <w:lang w:val="en-ID" w:eastAsia="en-ID"/>
              <w14:ligatures w14:val="standardContextual"/>
            </w:rPr>
          </w:pPr>
          <w:hyperlink w:anchor="_Toc167658806" w:history="1">
            <w:r w:rsidRPr="00FD0DEE">
              <w:rPr>
                <w:rStyle w:val="Hyperlink"/>
                <w:noProof/>
                <w:lang w:val="en-US"/>
              </w:rPr>
              <w:t>5.1.</w:t>
            </w:r>
            <w:r>
              <w:rPr>
                <w:rFonts w:asciiTheme="minorHAnsi" w:eastAsiaTheme="minorEastAsia" w:hAnsiTheme="minorHAnsi"/>
                <w:noProof/>
                <w:kern w:val="2"/>
                <w:sz w:val="22"/>
                <w:lang w:val="en-ID" w:eastAsia="en-ID"/>
                <w14:ligatures w14:val="standardContextual"/>
              </w:rPr>
              <w:tab/>
            </w:r>
            <w:r w:rsidRPr="00FD0DEE">
              <w:rPr>
                <w:rStyle w:val="Hyperlink"/>
                <w:noProof/>
                <w:lang w:val="en-US"/>
              </w:rPr>
              <w:t>Kesimpulan</w:t>
            </w:r>
            <w:r>
              <w:rPr>
                <w:noProof/>
                <w:webHidden/>
              </w:rPr>
              <w:tab/>
            </w:r>
            <w:r>
              <w:rPr>
                <w:noProof/>
                <w:webHidden/>
              </w:rPr>
              <w:fldChar w:fldCharType="begin"/>
            </w:r>
            <w:r>
              <w:rPr>
                <w:noProof/>
                <w:webHidden/>
              </w:rPr>
              <w:instrText xml:space="preserve"> PAGEREF _Toc167658806 \h </w:instrText>
            </w:r>
            <w:r>
              <w:rPr>
                <w:noProof/>
                <w:webHidden/>
              </w:rPr>
            </w:r>
            <w:r>
              <w:rPr>
                <w:noProof/>
                <w:webHidden/>
              </w:rPr>
              <w:fldChar w:fldCharType="separate"/>
            </w:r>
            <w:r>
              <w:rPr>
                <w:noProof/>
                <w:webHidden/>
              </w:rPr>
              <w:t>66</w:t>
            </w:r>
            <w:r>
              <w:rPr>
                <w:noProof/>
                <w:webHidden/>
              </w:rPr>
              <w:fldChar w:fldCharType="end"/>
            </w:r>
          </w:hyperlink>
        </w:p>
        <w:p w14:paraId="12CADD8F" w14:textId="633AB61A" w:rsidR="00BA728A" w:rsidRDefault="00BA728A">
          <w:pPr>
            <w:pStyle w:val="TOC1"/>
            <w:tabs>
              <w:tab w:val="left" w:pos="660"/>
            </w:tabs>
            <w:rPr>
              <w:rFonts w:asciiTheme="minorHAnsi" w:eastAsiaTheme="minorEastAsia" w:hAnsiTheme="minorHAnsi"/>
              <w:noProof/>
              <w:kern w:val="2"/>
              <w:sz w:val="22"/>
              <w:lang w:val="en-ID" w:eastAsia="en-ID"/>
              <w14:ligatures w14:val="standardContextual"/>
            </w:rPr>
          </w:pPr>
          <w:hyperlink w:anchor="_Toc167658807" w:history="1">
            <w:r w:rsidRPr="00FD0DEE">
              <w:rPr>
                <w:rStyle w:val="Hyperlink"/>
                <w:noProof/>
                <w:lang w:val="en-US"/>
              </w:rPr>
              <w:t>5.2.</w:t>
            </w:r>
            <w:r>
              <w:rPr>
                <w:rFonts w:asciiTheme="minorHAnsi" w:eastAsiaTheme="minorEastAsia" w:hAnsiTheme="minorHAnsi"/>
                <w:noProof/>
                <w:kern w:val="2"/>
                <w:sz w:val="22"/>
                <w:lang w:val="en-ID" w:eastAsia="en-ID"/>
                <w14:ligatures w14:val="standardContextual"/>
              </w:rPr>
              <w:tab/>
            </w:r>
            <w:r w:rsidRPr="00FD0DEE">
              <w:rPr>
                <w:rStyle w:val="Hyperlink"/>
                <w:noProof/>
                <w:lang w:val="en-US"/>
              </w:rPr>
              <w:t>Saran</w:t>
            </w:r>
            <w:r>
              <w:rPr>
                <w:noProof/>
                <w:webHidden/>
              </w:rPr>
              <w:tab/>
            </w:r>
            <w:r>
              <w:rPr>
                <w:noProof/>
                <w:webHidden/>
              </w:rPr>
              <w:fldChar w:fldCharType="begin"/>
            </w:r>
            <w:r>
              <w:rPr>
                <w:noProof/>
                <w:webHidden/>
              </w:rPr>
              <w:instrText xml:space="preserve"> PAGEREF _Toc167658807 \h </w:instrText>
            </w:r>
            <w:r>
              <w:rPr>
                <w:noProof/>
                <w:webHidden/>
              </w:rPr>
            </w:r>
            <w:r>
              <w:rPr>
                <w:noProof/>
                <w:webHidden/>
              </w:rPr>
              <w:fldChar w:fldCharType="separate"/>
            </w:r>
            <w:r>
              <w:rPr>
                <w:noProof/>
                <w:webHidden/>
              </w:rPr>
              <w:t>66</w:t>
            </w:r>
            <w:r>
              <w:rPr>
                <w:noProof/>
                <w:webHidden/>
              </w:rPr>
              <w:fldChar w:fldCharType="end"/>
            </w:r>
          </w:hyperlink>
        </w:p>
        <w:p w14:paraId="0BA27F12" w14:textId="4BEA5A03" w:rsidR="00BA728A" w:rsidRDefault="00BA728A">
          <w:pPr>
            <w:pStyle w:val="TOC1"/>
            <w:rPr>
              <w:rFonts w:asciiTheme="minorHAnsi" w:eastAsiaTheme="minorEastAsia" w:hAnsiTheme="minorHAnsi"/>
              <w:noProof/>
              <w:kern w:val="2"/>
              <w:sz w:val="22"/>
              <w:lang w:val="en-ID" w:eastAsia="en-ID"/>
              <w14:ligatures w14:val="standardContextual"/>
            </w:rPr>
          </w:pPr>
          <w:hyperlink w:anchor="_Toc167658808" w:history="1">
            <w:r w:rsidRPr="00FD0DEE">
              <w:rPr>
                <w:rStyle w:val="Hyperlink"/>
                <w:noProof/>
              </w:rPr>
              <w:t>DAFTAR</w:t>
            </w:r>
            <w:r w:rsidRPr="00FD0DEE">
              <w:rPr>
                <w:rStyle w:val="Hyperlink"/>
                <w:noProof/>
                <w:lang w:val="en-US"/>
              </w:rPr>
              <w:t xml:space="preserve"> </w:t>
            </w:r>
            <w:r w:rsidRPr="00FD0DEE">
              <w:rPr>
                <w:rStyle w:val="Hyperlink"/>
                <w:noProof/>
              </w:rPr>
              <w:t>PUSTAKA</w:t>
            </w:r>
            <w:r>
              <w:rPr>
                <w:noProof/>
                <w:webHidden/>
              </w:rPr>
              <w:tab/>
            </w:r>
            <w:r>
              <w:rPr>
                <w:noProof/>
                <w:webHidden/>
              </w:rPr>
              <w:fldChar w:fldCharType="begin"/>
            </w:r>
            <w:r>
              <w:rPr>
                <w:noProof/>
                <w:webHidden/>
              </w:rPr>
              <w:instrText xml:space="preserve"> PAGEREF _Toc167658808 \h </w:instrText>
            </w:r>
            <w:r>
              <w:rPr>
                <w:noProof/>
                <w:webHidden/>
              </w:rPr>
            </w:r>
            <w:r>
              <w:rPr>
                <w:noProof/>
                <w:webHidden/>
              </w:rPr>
              <w:fldChar w:fldCharType="separate"/>
            </w:r>
            <w:r>
              <w:rPr>
                <w:noProof/>
                <w:webHidden/>
              </w:rPr>
              <w:t>68</w:t>
            </w:r>
            <w:r>
              <w:rPr>
                <w:noProof/>
                <w:webHidden/>
              </w:rPr>
              <w:fldChar w:fldCharType="end"/>
            </w:r>
          </w:hyperlink>
        </w:p>
        <w:p w14:paraId="712A4926" w14:textId="73F195A3" w:rsidR="005E05DC" w:rsidRDefault="005E05DC">
          <w:r>
            <w:rPr>
              <w:b/>
              <w:bCs/>
              <w:noProof/>
            </w:rPr>
            <w:fldChar w:fldCharType="end"/>
          </w:r>
        </w:p>
      </w:sdtContent>
    </w:sdt>
    <w:p w14:paraId="2E430B6F" w14:textId="77777777" w:rsidR="00277B18" w:rsidRPr="000068AE" w:rsidRDefault="00277B18" w:rsidP="000068AE">
      <w:pPr>
        <w:spacing w:after="0" w:line="360" w:lineRule="auto"/>
        <w:rPr>
          <w:rFonts w:ascii="Times New Roman" w:hAnsi="Times New Roman" w:cs="Times New Roman"/>
          <w:b/>
          <w:sz w:val="24"/>
          <w:szCs w:val="24"/>
        </w:rPr>
      </w:pPr>
      <w:r w:rsidRPr="000068AE">
        <w:rPr>
          <w:rFonts w:ascii="Times New Roman" w:hAnsi="Times New Roman" w:cs="Times New Roman"/>
          <w:b/>
          <w:sz w:val="24"/>
          <w:szCs w:val="24"/>
        </w:rPr>
        <w:br w:type="page"/>
      </w:r>
    </w:p>
    <w:p w14:paraId="5D1A685B" w14:textId="77777777" w:rsidR="001B1F9F" w:rsidRPr="00943F76" w:rsidRDefault="001B1F9F" w:rsidP="002E66B7">
      <w:pPr>
        <w:pStyle w:val="Heading1"/>
        <w:numPr>
          <w:ilvl w:val="0"/>
          <w:numId w:val="0"/>
        </w:numPr>
        <w:jc w:val="center"/>
      </w:pPr>
      <w:bookmarkStart w:id="16" w:name="_Toc167658771"/>
      <w:r w:rsidRPr="00943F76">
        <w:lastRenderedPageBreak/>
        <w:t>DAFTAR TABEL</w:t>
      </w:r>
      <w:bookmarkEnd w:id="16"/>
    </w:p>
    <w:p w14:paraId="46C77ACE" w14:textId="671A117B" w:rsidR="00FD3D83" w:rsidRPr="00FD3D83" w:rsidRDefault="00FD3D83" w:rsidP="00FD3D83">
      <w:pPr>
        <w:pStyle w:val="TableofFigures"/>
        <w:tabs>
          <w:tab w:val="right" w:leader="dot" w:pos="7928"/>
        </w:tabs>
        <w:rPr>
          <w:rFonts w:cs="Times New Roman"/>
          <w:noProof/>
          <w:kern w:val="2"/>
          <w:szCs w:val="24"/>
          <w:lang w:val="en-ID" w:eastAsia="en-ID"/>
          <w14:ligatures w14:val="standardContextual"/>
        </w:rPr>
      </w:pPr>
      <w:r w:rsidRPr="00FD3D83">
        <w:rPr>
          <w:rFonts w:cs="Times New Roman"/>
          <w:b/>
          <w:szCs w:val="24"/>
        </w:rPr>
        <w:fldChar w:fldCharType="begin"/>
      </w:r>
      <w:r w:rsidRPr="00FD3D83">
        <w:rPr>
          <w:rFonts w:cs="Times New Roman"/>
          <w:b/>
          <w:szCs w:val="24"/>
        </w:rPr>
        <w:instrText xml:space="preserve"> TOC \h \z \c "Tabel 4." </w:instrText>
      </w:r>
      <w:r w:rsidRPr="00FD3D83">
        <w:rPr>
          <w:rFonts w:cs="Times New Roman"/>
          <w:b/>
          <w:szCs w:val="24"/>
        </w:rPr>
        <w:fldChar w:fldCharType="separate"/>
      </w:r>
      <w:hyperlink w:anchor="_Toc166480534" w:history="1">
        <w:r w:rsidRPr="00FD3D83">
          <w:rPr>
            <w:rStyle w:val="Hyperlink"/>
            <w:rFonts w:cs="Times New Roman"/>
            <w:noProof/>
            <w:szCs w:val="24"/>
          </w:rPr>
          <w:t xml:space="preserve">Tabel 4. 1 </w:t>
        </w:r>
        <w:r w:rsidRPr="00FD3D83">
          <w:rPr>
            <w:rStyle w:val="Hyperlink"/>
            <w:rFonts w:cs="Times New Roman"/>
            <w:i/>
            <w:noProof/>
            <w:szCs w:val="24"/>
          </w:rPr>
          <w:t>Black Box</w:t>
        </w:r>
        <w:r w:rsidRPr="00FD3D83">
          <w:rPr>
            <w:rStyle w:val="Hyperlink"/>
            <w:rFonts w:cs="Times New Roman"/>
            <w:noProof/>
            <w:szCs w:val="24"/>
          </w:rPr>
          <w:t xml:space="preserve"> </w:t>
        </w:r>
        <w:r w:rsidRPr="00FD3D83">
          <w:rPr>
            <w:rStyle w:val="Hyperlink"/>
            <w:rFonts w:cs="Times New Roman"/>
            <w:i/>
            <w:noProof/>
            <w:szCs w:val="24"/>
          </w:rPr>
          <w:t xml:space="preserve">Login </w:t>
        </w:r>
        <w:r w:rsidRPr="00FD3D83">
          <w:rPr>
            <w:rStyle w:val="Hyperlink"/>
            <w:rFonts w:cs="Times New Roman"/>
            <w:noProof/>
            <w:szCs w:val="24"/>
          </w:rPr>
          <w:t>Pengelola Sarpras</w:t>
        </w:r>
        <w:r w:rsidRPr="00FD3D83">
          <w:rPr>
            <w:rFonts w:cs="Times New Roman"/>
            <w:noProof/>
            <w:webHidden/>
            <w:szCs w:val="24"/>
          </w:rPr>
          <w:tab/>
        </w:r>
        <w:r w:rsidRPr="00FD3D83">
          <w:rPr>
            <w:rFonts w:cs="Times New Roman"/>
            <w:noProof/>
            <w:webHidden/>
            <w:szCs w:val="24"/>
          </w:rPr>
          <w:fldChar w:fldCharType="begin"/>
        </w:r>
        <w:r w:rsidRPr="00FD3D83">
          <w:rPr>
            <w:rFonts w:cs="Times New Roman"/>
            <w:noProof/>
            <w:webHidden/>
            <w:szCs w:val="24"/>
          </w:rPr>
          <w:instrText xml:space="preserve"> PAGEREF _Toc166480534 \h </w:instrText>
        </w:r>
        <w:r w:rsidRPr="00FD3D83">
          <w:rPr>
            <w:rFonts w:cs="Times New Roman"/>
            <w:noProof/>
            <w:webHidden/>
            <w:szCs w:val="24"/>
          </w:rPr>
        </w:r>
        <w:r w:rsidRPr="00FD3D83">
          <w:rPr>
            <w:rFonts w:cs="Times New Roman"/>
            <w:noProof/>
            <w:webHidden/>
            <w:szCs w:val="24"/>
          </w:rPr>
          <w:fldChar w:fldCharType="separate"/>
        </w:r>
        <w:r w:rsidR="00871F4B">
          <w:rPr>
            <w:rFonts w:cs="Times New Roman"/>
            <w:noProof/>
            <w:webHidden/>
            <w:szCs w:val="24"/>
          </w:rPr>
          <w:t>31</w:t>
        </w:r>
        <w:r w:rsidRPr="00FD3D83">
          <w:rPr>
            <w:rFonts w:cs="Times New Roman"/>
            <w:noProof/>
            <w:webHidden/>
            <w:szCs w:val="24"/>
          </w:rPr>
          <w:fldChar w:fldCharType="end"/>
        </w:r>
      </w:hyperlink>
    </w:p>
    <w:p w14:paraId="6DBF17DC" w14:textId="7CF5B30B" w:rsidR="00FD3D83" w:rsidRPr="00FD3D83" w:rsidRDefault="00000000" w:rsidP="00FD3D83">
      <w:pPr>
        <w:pStyle w:val="TableofFigures"/>
        <w:tabs>
          <w:tab w:val="right" w:leader="dot" w:pos="7928"/>
        </w:tabs>
        <w:rPr>
          <w:rFonts w:cs="Times New Roman"/>
          <w:noProof/>
          <w:kern w:val="2"/>
          <w:szCs w:val="24"/>
          <w:lang w:val="en-ID" w:eastAsia="en-ID"/>
          <w14:ligatures w14:val="standardContextual"/>
        </w:rPr>
      </w:pPr>
      <w:hyperlink w:anchor="_Toc166480535" w:history="1">
        <w:r w:rsidR="00FD3D83" w:rsidRPr="00FD3D83">
          <w:rPr>
            <w:rStyle w:val="Hyperlink"/>
            <w:rFonts w:cs="Times New Roman"/>
            <w:noProof/>
            <w:szCs w:val="24"/>
          </w:rPr>
          <w:t xml:space="preserve">Tabel 4. 2 </w:t>
        </w:r>
        <w:r w:rsidR="00FD3D83" w:rsidRPr="00FD3D83">
          <w:rPr>
            <w:rStyle w:val="Hyperlink"/>
            <w:rFonts w:cs="Times New Roman"/>
            <w:i/>
            <w:noProof/>
            <w:szCs w:val="24"/>
          </w:rPr>
          <w:t>Black Box</w:t>
        </w:r>
        <w:r w:rsidR="00FD3D83" w:rsidRPr="00FD3D83">
          <w:rPr>
            <w:rStyle w:val="Hyperlink"/>
            <w:rFonts w:cs="Times New Roman"/>
            <w:noProof/>
            <w:szCs w:val="24"/>
          </w:rPr>
          <w:t xml:space="preserve"> Tambah Kategori Barang</w:t>
        </w:r>
        <w:r w:rsidR="00FD3D83" w:rsidRPr="00FD3D83">
          <w:rPr>
            <w:rFonts w:cs="Times New Roman"/>
            <w:noProof/>
            <w:webHidden/>
            <w:szCs w:val="24"/>
          </w:rPr>
          <w:tab/>
        </w:r>
        <w:r w:rsidR="00FD3D83" w:rsidRPr="00FD3D83">
          <w:rPr>
            <w:rFonts w:cs="Times New Roman"/>
            <w:noProof/>
            <w:webHidden/>
            <w:szCs w:val="24"/>
          </w:rPr>
          <w:fldChar w:fldCharType="begin"/>
        </w:r>
        <w:r w:rsidR="00FD3D83" w:rsidRPr="00FD3D83">
          <w:rPr>
            <w:rFonts w:cs="Times New Roman"/>
            <w:noProof/>
            <w:webHidden/>
            <w:szCs w:val="24"/>
          </w:rPr>
          <w:instrText xml:space="preserve"> PAGEREF _Toc166480535 \h </w:instrText>
        </w:r>
        <w:r w:rsidR="00FD3D83" w:rsidRPr="00FD3D83">
          <w:rPr>
            <w:rFonts w:cs="Times New Roman"/>
            <w:noProof/>
            <w:webHidden/>
            <w:szCs w:val="24"/>
          </w:rPr>
        </w:r>
        <w:r w:rsidR="00FD3D83" w:rsidRPr="00FD3D83">
          <w:rPr>
            <w:rFonts w:cs="Times New Roman"/>
            <w:noProof/>
            <w:webHidden/>
            <w:szCs w:val="24"/>
          </w:rPr>
          <w:fldChar w:fldCharType="separate"/>
        </w:r>
        <w:r w:rsidR="00871F4B">
          <w:rPr>
            <w:rFonts w:cs="Times New Roman"/>
            <w:noProof/>
            <w:webHidden/>
            <w:szCs w:val="24"/>
          </w:rPr>
          <w:t>33</w:t>
        </w:r>
        <w:r w:rsidR="00FD3D83" w:rsidRPr="00FD3D83">
          <w:rPr>
            <w:rFonts w:cs="Times New Roman"/>
            <w:noProof/>
            <w:webHidden/>
            <w:szCs w:val="24"/>
          </w:rPr>
          <w:fldChar w:fldCharType="end"/>
        </w:r>
      </w:hyperlink>
    </w:p>
    <w:p w14:paraId="570349C2" w14:textId="2BD34700" w:rsidR="00FD3D83" w:rsidRPr="00FD3D83" w:rsidRDefault="00000000" w:rsidP="00FD3D83">
      <w:pPr>
        <w:pStyle w:val="TableofFigures"/>
        <w:tabs>
          <w:tab w:val="right" w:leader="dot" w:pos="7928"/>
        </w:tabs>
        <w:rPr>
          <w:rFonts w:cs="Times New Roman"/>
          <w:noProof/>
          <w:kern w:val="2"/>
          <w:szCs w:val="24"/>
          <w:lang w:val="en-ID" w:eastAsia="en-ID"/>
          <w14:ligatures w14:val="standardContextual"/>
        </w:rPr>
      </w:pPr>
      <w:hyperlink w:anchor="_Toc166480536" w:history="1">
        <w:r w:rsidR="00FD3D83" w:rsidRPr="00FD3D83">
          <w:rPr>
            <w:rStyle w:val="Hyperlink"/>
            <w:rFonts w:cs="Times New Roman"/>
            <w:noProof/>
            <w:szCs w:val="24"/>
          </w:rPr>
          <w:t xml:space="preserve">Tabel 4. 3 </w:t>
        </w:r>
        <w:r w:rsidR="00FD3D83" w:rsidRPr="00FD3D83">
          <w:rPr>
            <w:rStyle w:val="Hyperlink"/>
            <w:rFonts w:cs="Times New Roman"/>
            <w:i/>
            <w:noProof/>
            <w:szCs w:val="24"/>
          </w:rPr>
          <w:t>Black Box</w:t>
        </w:r>
        <w:r w:rsidR="00FD3D83" w:rsidRPr="00FD3D83">
          <w:rPr>
            <w:rStyle w:val="Hyperlink"/>
            <w:rFonts w:cs="Times New Roman"/>
            <w:noProof/>
            <w:szCs w:val="24"/>
          </w:rPr>
          <w:t xml:space="preserve"> Edit Kategori Barang</w:t>
        </w:r>
        <w:r w:rsidR="00FD3D83" w:rsidRPr="00FD3D83">
          <w:rPr>
            <w:rFonts w:cs="Times New Roman"/>
            <w:noProof/>
            <w:webHidden/>
            <w:szCs w:val="24"/>
          </w:rPr>
          <w:tab/>
        </w:r>
        <w:r w:rsidR="00FD3D83" w:rsidRPr="00FD3D83">
          <w:rPr>
            <w:rFonts w:cs="Times New Roman"/>
            <w:noProof/>
            <w:webHidden/>
            <w:szCs w:val="24"/>
          </w:rPr>
          <w:fldChar w:fldCharType="begin"/>
        </w:r>
        <w:r w:rsidR="00FD3D83" w:rsidRPr="00FD3D83">
          <w:rPr>
            <w:rFonts w:cs="Times New Roman"/>
            <w:noProof/>
            <w:webHidden/>
            <w:szCs w:val="24"/>
          </w:rPr>
          <w:instrText xml:space="preserve"> PAGEREF _Toc166480536 \h </w:instrText>
        </w:r>
        <w:r w:rsidR="00FD3D83" w:rsidRPr="00FD3D83">
          <w:rPr>
            <w:rFonts w:cs="Times New Roman"/>
            <w:noProof/>
            <w:webHidden/>
            <w:szCs w:val="24"/>
          </w:rPr>
        </w:r>
        <w:r w:rsidR="00FD3D83" w:rsidRPr="00FD3D83">
          <w:rPr>
            <w:rFonts w:cs="Times New Roman"/>
            <w:noProof/>
            <w:webHidden/>
            <w:szCs w:val="24"/>
          </w:rPr>
          <w:fldChar w:fldCharType="separate"/>
        </w:r>
        <w:r w:rsidR="00871F4B">
          <w:rPr>
            <w:rFonts w:cs="Times New Roman"/>
            <w:noProof/>
            <w:webHidden/>
            <w:szCs w:val="24"/>
          </w:rPr>
          <w:t>34</w:t>
        </w:r>
        <w:r w:rsidR="00FD3D83" w:rsidRPr="00FD3D83">
          <w:rPr>
            <w:rFonts w:cs="Times New Roman"/>
            <w:noProof/>
            <w:webHidden/>
            <w:szCs w:val="24"/>
          </w:rPr>
          <w:fldChar w:fldCharType="end"/>
        </w:r>
      </w:hyperlink>
    </w:p>
    <w:p w14:paraId="3431749D" w14:textId="3050CC56" w:rsidR="00FD3D83" w:rsidRPr="00FD3D83" w:rsidRDefault="00000000" w:rsidP="00FD3D83">
      <w:pPr>
        <w:pStyle w:val="TableofFigures"/>
        <w:tabs>
          <w:tab w:val="right" w:leader="dot" w:pos="7928"/>
        </w:tabs>
        <w:rPr>
          <w:rFonts w:cs="Times New Roman"/>
          <w:noProof/>
          <w:kern w:val="2"/>
          <w:szCs w:val="24"/>
          <w:lang w:val="en-ID" w:eastAsia="en-ID"/>
          <w14:ligatures w14:val="standardContextual"/>
        </w:rPr>
      </w:pPr>
      <w:hyperlink w:anchor="_Toc166480537" w:history="1">
        <w:r w:rsidR="00FD3D83" w:rsidRPr="00FD3D83">
          <w:rPr>
            <w:rStyle w:val="Hyperlink"/>
            <w:rFonts w:cs="Times New Roman"/>
            <w:noProof/>
            <w:szCs w:val="24"/>
          </w:rPr>
          <w:t xml:space="preserve">Tabel 4. 4 </w:t>
        </w:r>
        <w:r w:rsidR="00FD3D83" w:rsidRPr="00FD3D83">
          <w:rPr>
            <w:rStyle w:val="Hyperlink"/>
            <w:rFonts w:cs="Times New Roman"/>
            <w:i/>
            <w:noProof/>
            <w:szCs w:val="24"/>
          </w:rPr>
          <w:t>Black Box</w:t>
        </w:r>
        <w:r w:rsidR="00FD3D83" w:rsidRPr="00FD3D83">
          <w:rPr>
            <w:rStyle w:val="Hyperlink"/>
            <w:rFonts w:cs="Times New Roman"/>
            <w:noProof/>
            <w:szCs w:val="24"/>
          </w:rPr>
          <w:t xml:space="preserve"> Tambah Barang</w:t>
        </w:r>
        <w:r w:rsidR="00FD3D83" w:rsidRPr="00FD3D83">
          <w:rPr>
            <w:rFonts w:cs="Times New Roman"/>
            <w:noProof/>
            <w:webHidden/>
            <w:szCs w:val="24"/>
          </w:rPr>
          <w:tab/>
        </w:r>
        <w:r w:rsidR="00FD3D83" w:rsidRPr="00FD3D83">
          <w:rPr>
            <w:rFonts w:cs="Times New Roman"/>
            <w:noProof/>
            <w:webHidden/>
            <w:szCs w:val="24"/>
          </w:rPr>
          <w:fldChar w:fldCharType="begin"/>
        </w:r>
        <w:r w:rsidR="00FD3D83" w:rsidRPr="00FD3D83">
          <w:rPr>
            <w:rFonts w:cs="Times New Roman"/>
            <w:noProof/>
            <w:webHidden/>
            <w:szCs w:val="24"/>
          </w:rPr>
          <w:instrText xml:space="preserve"> PAGEREF _Toc166480537 \h </w:instrText>
        </w:r>
        <w:r w:rsidR="00FD3D83" w:rsidRPr="00FD3D83">
          <w:rPr>
            <w:rFonts w:cs="Times New Roman"/>
            <w:noProof/>
            <w:webHidden/>
            <w:szCs w:val="24"/>
          </w:rPr>
        </w:r>
        <w:r w:rsidR="00FD3D83" w:rsidRPr="00FD3D83">
          <w:rPr>
            <w:rFonts w:cs="Times New Roman"/>
            <w:noProof/>
            <w:webHidden/>
            <w:szCs w:val="24"/>
          </w:rPr>
          <w:fldChar w:fldCharType="separate"/>
        </w:r>
        <w:r w:rsidR="00871F4B">
          <w:rPr>
            <w:rFonts w:cs="Times New Roman"/>
            <w:noProof/>
            <w:webHidden/>
            <w:szCs w:val="24"/>
          </w:rPr>
          <w:t>34</w:t>
        </w:r>
        <w:r w:rsidR="00FD3D83" w:rsidRPr="00FD3D83">
          <w:rPr>
            <w:rFonts w:cs="Times New Roman"/>
            <w:noProof/>
            <w:webHidden/>
            <w:szCs w:val="24"/>
          </w:rPr>
          <w:fldChar w:fldCharType="end"/>
        </w:r>
      </w:hyperlink>
    </w:p>
    <w:p w14:paraId="68537C68" w14:textId="0D8FA2CF" w:rsidR="00FD3D83" w:rsidRPr="00FD3D83" w:rsidRDefault="00000000" w:rsidP="00FD3D83">
      <w:pPr>
        <w:pStyle w:val="TableofFigures"/>
        <w:tabs>
          <w:tab w:val="right" w:leader="dot" w:pos="7928"/>
        </w:tabs>
        <w:rPr>
          <w:rFonts w:cs="Times New Roman"/>
          <w:noProof/>
          <w:kern w:val="2"/>
          <w:szCs w:val="24"/>
          <w:lang w:val="en-ID" w:eastAsia="en-ID"/>
          <w14:ligatures w14:val="standardContextual"/>
        </w:rPr>
      </w:pPr>
      <w:hyperlink w:anchor="_Toc166480538" w:history="1">
        <w:r w:rsidR="00FD3D83" w:rsidRPr="00FD3D83">
          <w:rPr>
            <w:rStyle w:val="Hyperlink"/>
            <w:rFonts w:cs="Times New Roman"/>
            <w:noProof/>
            <w:szCs w:val="24"/>
          </w:rPr>
          <w:t xml:space="preserve">Tabel 4. 5 </w:t>
        </w:r>
        <w:r w:rsidR="00FD3D83" w:rsidRPr="00FD3D83">
          <w:rPr>
            <w:rStyle w:val="Hyperlink"/>
            <w:rFonts w:cs="Times New Roman"/>
            <w:i/>
            <w:noProof/>
            <w:szCs w:val="24"/>
          </w:rPr>
          <w:t>Black Box</w:t>
        </w:r>
        <w:r w:rsidR="00FD3D83" w:rsidRPr="00FD3D83">
          <w:rPr>
            <w:rStyle w:val="Hyperlink"/>
            <w:rFonts w:cs="Times New Roman"/>
            <w:noProof/>
            <w:szCs w:val="24"/>
          </w:rPr>
          <w:t xml:space="preserve"> Edit Barang</w:t>
        </w:r>
        <w:r w:rsidR="00FD3D83" w:rsidRPr="00FD3D83">
          <w:rPr>
            <w:rFonts w:cs="Times New Roman"/>
            <w:noProof/>
            <w:webHidden/>
            <w:szCs w:val="24"/>
          </w:rPr>
          <w:tab/>
        </w:r>
        <w:r w:rsidR="00FD3D83" w:rsidRPr="00FD3D83">
          <w:rPr>
            <w:rFonts w:cs="Times New Roman"/>
            <w:noProof/>
            <w:webHidden/>
            <w:szCs w:val="24"/>
          </w:rPr>
          <w:fldChar w:fldCharType="begin"/>
        </w:r>
        <w:r w:rsidR="00FD3D83" w:rsidRPr="00FD3D83">
          <w:rPr>
            <w:rFonts w:cs="Times New Roman"/>
            <w:noProof/>
            <w:webHidden/>
            <w:szCs w:val="24"/>
          </w:rPr>
          <w:instrText xml:space="preserve"> PAGEREF _Toc166480538 \h </w:instrText>
        </w:r>
        <w:r w:rsidR="00FD3D83" w:rsidRPr="00FD3D83">
          <w:rPr>
            <w:rFonts w:cs="Times New Roman"/>
            <w:noProof/>
            <w:webHidden/>
            <w:szCs w:val="24"/>
          </w:rPr>
        </w:r>
        <w:r w:rsidR="00FD3D83" w:rsidRPr="00FD3D83">
          <w:rPr>
            <w:rFonts w:cs="Times New Roman"/>
            <w:noProof/>
            <w:webHidden/>
            <w:szCs w:val="24"/>
          </w:rPr>
          <w:fldChar w:fldCharType="separate"/>
        </w:r>
        <w:r w:rsidR="00871F4B">
          <w:rPr>
            <w:rFonts w:cs="Times New Roman"/>
            <w:noProof/>
            <w:webHidden/>
            <w:szCs w:val="24"/>
          </w:rPr>
          <w:t>36</w:t>
        </w:r>
        <w:r w:rsidR="00FD3D83" w:rsidRPr="00FD3D83">
          <w:rPr>
            <w:rFonts w:cs="Times New Roman"/>
            <w:noProof/>
            <w:webHidden/>
            <w:szCs w:val="24"/>
          </w:rPr>
          <w:fldChar w:fldCharType="end"/>
        </w:r>
      </w:hyperlink>
    </w:p>
    <w:p w14:paraId="65D885A9" w14:textId="03E15DBC" w:rsidR="00FD3D83" w:rsidRPr="00FD3D83" w:rsidRDefault="00000000" w:rsidP="00FD3D83">
      <w:pPr>
        <w:pStyle w:val="TableofFigures"/>
        <w:tabs>
          <w:tab w:val="right" w:leader="dot" w:pos="7928"/>
        </w:tabs>
        <w:rPr>
          <w:rFonts w:cs="Times New Roman"/>
          <w:noProof/>
          <w:kern w:val="2"/>
          <w:szCs w:val="24"/>
          <w:lang w:val="en-ID" w:eastAsia="en-ID"/>
          <w14:ligatures w14:val="standardContextual"/>
        </w:rPr>
      </w:pPr>
      <w:hyperlink w:anchor="_Toc166480539" w:history="1">
        <w:r w:rsidR="00FD3D83" w:rsidRPr="00FD3D83">
          <w:rPr>
            <w:rStyle w:val="Hyperlink"/>
            <w:rFonts w:cs="Times New Roman"/>
            <w:noProof/>
            <w:szCs w:val="24"/>
          </w:rPr>
          <w:t xml:space="preserve">Tabel 4. 6 </w:t>
        </w:r>
        <w:r w:rsidR="00FD3D83" w:rsidRPr="00FD3D83">
          <w:rPr>
            <w:rStyle w:val="Hyperlink"/>
            <w:rFonts w:cs="Times New Roman"/>
            <w:i/>
            <w:noProof/>
            <w:szCs w:val="24"/>
          </w:rPr>
          <w:t>Black Box</w:t>
        </w:r>
        <w:r w:rsidR="00FD3D83" w:rsidRPr="00FD3D83">
          <w:rPr>
            <w:rStyle w:val="Hyperlink"/>
            <w:rFonts w:cs="Times New Roman"/>
            <w:noProof/>
            <w:szCs w:val="24"/>
          </w:rPr>
          <w:t xml:space="preserve"> Tambah Barang</w:t>
        </w:r>
        <w:r w:rsidR="00FD3D83" w:rsidRPr="00FD3D83">
          <w:rPr>
            <w:rFonts w:cs="Times New Roman"/>
            <w:noProof/>
            <w:webHidden/>
            <w:szCs w:val="24"/>
          </w:rPr>
          <w:tab/>
        </w:r>
        <w:r w:rsidR="00FD3D83" w:rsidRPr="00FD3D83">
          <w:rPr>
            <w:rFonts w:cs="Times New Roman"/>
            <w:noProof/>
            <w:webHidden/>
            <w:szCs w:val="24"/>
          </w:rPr>
          <w:fldChar w:fldCharType="begin"/>
        </w:r>
        <w:r w:rsidR="00FD3D83" w:rsidRPr="00FD3D83">
          <w:rPr>
            <w:rFonts w:cs="Times New Roman"/>
            <w:noProof/>
            <w:webHidden/>
            <w:szCs w:val="24"/>
          </w:rPr>
          <w:instrText xml:space="preserve"> PAGEREF _Toc166480539 \h </w:instrText>
        </w:r>
        <w:r w:rsidR="00FD3D83" w:rsidRPr="00FD3D83">
          <w:rPr>
            <w:rFonts w:cs="Times New Roman"/>
            <w:noProof/>
            <w:webHidden/>
            <w:szCs w:val="24"/>
          </w:rPr>
        </w:r>
        <w:r w:rsidR="00FD3D83" w:rsidRPr="00FD3D83">
          <w:rPr>
            <w:rFonts w:cs="Times New Roman"/>
            <w:noProof/>
            <w:webHidden/>
            <w:szCs w:val="24"/>
          </w:rPr>
          <w:fldChar w:fldCharType="separate"/>
        </w:r>
        <w:r w:rsidR="00871F4B">
          <w:rPr>
            <w:rFonts w:cs="Times New Roman"/>
            <w:noProof/>
            <w:webHidden/>
            <w:szCs w:val="24"/>
          </w:rPr>
          <w:t>37</w:t>
        </w:r>
        <w:r w:rsidR="00FD3D83" w:rsidRPr="00FD3D83">
          <w:rPr>
            <w:rFonts w:cs="Times New Roman"/>
            <w:noProof/>
            <w:webHidden/>
            <w:szCs w:val="24"/>
          </w:rPr>
          <w:fldChar w:fldCharType="end"/>
        </w:r>
      </w:hyperlink>
    </w:p>
    <w:p w14:paraId="3E8C831B" w14:textId="5873DFB9" w:rsidR="00FD3D83" w:rsidRPr="00FD3D83" w:rsidRDefault="00000000" w:rsidP="00FD3D83">
      <w:pPr>
        <w:pStyle w:val="TableofFigures"/>
        <w:tabs>
          <w:tab w:val="right" w:leader="dot" w:pos="7928"/>
        </w:tabs>
        <w:rPr>
          <w:rFonts w:cs="Times New Roman"/>
          <w:noProof/>
          <w:kern w:val="2"/>
          <w:szCs w:val="24"/>
          <w:lang w:val="en-ID" w:eastAsia="en-ID"/>
          <w14:ligatures w14:val="standardContextual"/>
        </w:rPr>
      </w:pPr>
      <w:hyperlink w:anchor="_Toc166480540" w:history="1">
        <w:r w:rsidR="00FD3D83" w:rsidRPr="00FD3D83">
          <w:rPr>
            <w:rStyle w:val="Hyperlink"/>
            <w:rFonts w:cs="Times New Roman"/>
            <w:noProof/>
            <w:szCs w:val="24"/>
          </w:rPr>
          <w:t xml:space="preserve">Tabel 4. 7 </w:t>
        </w:r>
        <w:r w:rsidR="00FD3D83" w:rsidRPr="00FD3D83">
          <w:rPr>
            <w:rStyle w:val="Hyperlink"/>
            <w:rFonts w:cs="Times New Roman"/>
            <w:i/>
            <w:noProof/>
            <w:szCs w:val="24"/>
          </w:rPr>
          <w:t>Black Box</w:t>
        </w:r>
        <w:r w:rsidR="00FD3D83" w:rsidRPr="00FD3D83">
          <w:rPr>
            <w:rStyle w:val="Hyperlink"/>
            <w:rFonts w:cs="Times New Roman"/>
            <w:noProof/>
            <w:szCs w:val="24"/>
          </w:rPr>
          <w:t xml:space="preserve"> Edit Stok Barang Masuk</w:t>
        </w:r>
        <w:r w:rsidR="00FD3D83" w:rsidRPr="00FD3D83">
          <w:rPr>
            <w:rFonts w:cs="Times New Roman"/>
            <w:noProof/>
            <w:webHidden/>
            <w:szCs w:val="24"/>
          </w:rPr>
          <w:tab/>
        </w:r>
        <w:r w:rsidR="00FD3D83" w:rsidRPr="00FD3D83">
          <w:rPr>
            <w:rFonts w:cs="Times New Roman"/>
            <w:noProof/>
            <w:webHidden/>
            <w:szCs w:val="24"/>
          </w:rPr>
          <w:fldChar w:fldCharType="begin"/>
        </w:r>
        <w:r w:rsidR="00FD3D83" w:rsidRPr="00FD3D83">
          <w:rPr>
            <w:rFonts w:cs="Times New Roman"/>
            <w:noProof/>
            <w:webHidden/>
            <w:szCs w:val="24"/>
          </w:rPr>
          <w:instrText xml:space="preserve"> PAGEREF _Toc166480540 \h </w:instrText>
        </w:r>
        <w:r w:rsidR="00FD3D83" w:rsidRPr="00FD3D83">
          <w:rPr>
            <w:rFonts w:cs="Times New Roman"/>
            <w:noProof/>
            <w:webHidden/>
            <w:szCs w:val="24"/>
          </w:rPr>
        </w:r>
        <w:r w:rsidR="00FD3D83" w:rsidRPr="00FD3D83">
          <w:rPr>
            <w:rFonts w:cs="Times New Roman"/>
            <w:noProof/>
            <w:webHidden/>
            <w:szCs w:val="24"/>
          </w:rPr>
          <w:fldChar w:fldCharType="separate"/>
        </w:r>
        <w:r w:rsidR="00871F4B">
          <w:rPr>
            <w:rFonts w:cs="Times New Roman"/>
            <w:noProof/>
            <w:webHidden/>
            <w:szCs w:val="24"/>
          </w:rPr>
          <w:t>38</w:t>
        </w:r>
        <w:r w:rsidR="00FD3D83" w:rsidRPr="00FD3D83">
          <w:rPr>
            <w:rFonts w:cs="Times New Roman"/>
            <w:noProof/>
            <w:webHidden/>
            <w:szCs w:val="24"/>
          </w:rPr>
          <w:fldChar w:fldCharType="end"/>
        </w:r>
      </w:hyperlink>
    </w:p>
    <w:p w14:paraId="2F8E6D10" w14:textId="622EEE82" w:rsidR="00FD3D83" w:rsidRPr="00FD3D83" w:rsidRDefault="00000000" w:rsidP="00FD3D83">
      <w:pPr>
        <w:pStyle w:val="TableofFigures"/>
        <w:tabs>
          <w:tab w:val="right" w:leader="dot" w:pos="7928"/>
        </w:tabs>
        <w:rPr>
          <w:rFonts w:cs="Times New Roman"/>
          <w:noProof/>
          <w:kern w:val="2"/>
          <w:szCs w:val="24"/>
          <w:lang w:val="en-ID" w:eastAsia="en-ID"/>
          <w14:ligatures w14:val="standardContextual"/>
        </w:rPr>
      </w:pPr>
      <w:hyperlink w:anchor="_Toc166480541" w:history="1">
        <w:r w:rsidR="00FD3D83" w:rsidRPr="00FD3D83">
          <w:rPr>
            <w:rStyle w:val="Hyperlink"/>
            <w:rFonts w:cs="Times New Roman"/>
            <w:noProof/>
            <w:szCs w:val="24"/>
          </w:rPr>
          <w:t xml:space="preserve">Tabel 4. 8 </w:t>
        </w:r>
        <w:r w:rsidR="00FD3D83" w:rsidRPr="00FD3D83">
          <w:rPr>
            <w:rStyle w:val="Hyperlink"/>
            <w:rFonts w:cs="Times New Roman"/>
            <w:i/>
            <w:noProof/>
            <w:szCs w:val="24"/>
          </w:rPr>
          <w:t>Black Box</w:t>
        </w:r>
        <w:r w:rsidR="00FD3D83" w:rsidRPr="00FD3D83">
          <w:rPr>
            <w:rStyle w:val="Hyperlink"/>
            <w:rFonts w:cs="Times New Roman"/>
            <w:noProof/>
            <w:szCs w:val="24"/>
          </w:rPr>
          <w:t xml:space="preserve"> Stok Barang Keluar</w:t>
        </w:r>
        <w:r w:rsidR="00FD3D83" w:rsidRPr="00FD3D83">
          <w:rPr>
            <w:rFonts w:cs="Times New Roman"/>
            <w:noProof/>
            <w:webHidden/>
            <w:szCs w:val="24"/>
          </w:rPr>
          <w:tab/>
        </w:r>
        <w:r w:rsidR="00FD3D83" w:rsidRPr="00FD3D83">
          <w:rPr>
            <w:rFonts w:cs="Times New Roman"/>
            <w:noProof/>
            <w:webHidden/>
            <w:szCs w:val="24"/>
          </w:rPr>
          <w:fldChar w:fldCharType="begin"/>
        </w:r>
        <w:r w:rsidR="00FD3D83" w:rsidRPr="00FD3D83">
          <w:rPr>
            <w:rFonts w:cs="Times New Roman"/>
            <w:noProof/>
            <w:webHidden/>
            <w:szCs w:val="24"/>
          </w:rPr>
          <w:instrText xml:space="preserve"> PAGEREF _Toc166480541 \h </w:instrText>
        </w:r>
        <w:r w:rsidR="00FD3D83" w:rsidRPr="00FD3D83">
          <w:rPr>
            <w:rFonts w:cs="Times New Roman"/>
            <w:noProof/>
            <w:webHidden/>
            <w:szCs w:val="24"/>
          </w:rPr>
        </w:r>
        <w:r w:rsidR="00FD3D83" w:rsidRPr="00FD3D83">
          <w:rPr>
            <w:rFonts w:cs="Times New Roman"/>
            <w:noProof/>
            <w:webHidden/>
            <w:szCs w:val="24"/>
          </w:rPr>
          <w:fldChar w:fldCharType="separate"/>
        </w:r>
        <w:r w:rsidR="00871F4B">
          <w:rPr>
            <w:rFonts w:cs="Times New Roman"/>
            <w:noProof/>
            <w:webHidden/>
            <w:szCs w:val="24"/>
          </w:rPr>
          <w:t>40</w:t>
        </w:r>
        <w:r w:rsidR="00FD3D83" w:rsidRPr="00FD3D83">
          <w:rPr>
            <w:rFonts w:cs="Times New Roman"/>
            <w:noProof/>
            <w:webHidden/>
            <w:szCs w:val="24"/>
          </w:rPr>
          <w:fldChar w:fldCharType="end"/>
        </w:r>
      </w:hyperlink>
    </w:p>
    <w:p w14:paraId="05FAD8E1" w14:textId="120390F4" w:rsidR="00FD3D83" w:rsidRPr="00FD3D83" w:rsidRDefault="00000000" w:rsidP="00FD3D83">
      <w:pPr>
        <w:pStyle w:val="TableofFigures"/>
        <w:tabs>
          <w:tab w:val="right" w:leader="dot" w:pos="7928"/>
        </w:tabs>
        <w:rPr>
          <w:rFonts w:cs="Times New Roman"/>
          <w:noProof/>
          <w:kern w:val="2"/>
          <w:szCs w:val="24"/>
          <w:lang w:val="en-ID" w:eastAsia="en-ID"/>
          <w14:ligatures w14:val="standardContextual"/>
        </w:rPr>
      </w:pPr>
      <w:hyperlink w:anchor="_Toc166480542" w:history="1">
        <w:r w:rsidR="00FD3D83" w:rsidRPr="00FD3D83">
          <w:rPr>
            <w:rStyle w:val="Hyperlink"/>
            <w:rFonts w:cs="Times New Roman"/>
            <w:noProof/>
            <w:szCs w:val="24"/>
          </w:rPr>
          <w:t xml:space="preserve">Tabel 4. 9 </w:t>
        </w:r>
        <w:r w:rsidR="00FD3D83" w:rsidRPr="00FD3D83">
          <w:rPr>
            <w:rStyle w:val="Hyperlink"/>
            <w:rFonts w:cs="Times New Roman"/>
            <w:i/>
            <w:noProof/>
            <w:szCs w:val="24"/>
          </w:rPr>
          <w:t>Black Box</w:t>
        </w:r>
        <w:r w:rsidR="00FD3D83" w:rsidRPr="00FD3D83">
          <w:rPr>
            <w:rStyle w:val="Hyperlink"/>
            <w:rFonts w:cs="Times New Roman"/>
            <w:noProof/>
            <w:szCs w:val="24"/>
          </w:rPr>
          <w:t xml:space="preserve"> Edit Stok Barang Keluar</w:t>
        </w:r>
        <w:r w:rsidR="00FD3D83" w:rsidRPr="00FD3D83">
          <w:rPr>
            <w:rFonts w:cs="Times New Roman"/>
            <w:noProof/>
            <w:webHidden/>
            <w:szCs w:val="24"/>
          </w:rPr>
          <w:tab/>
        </w:r>
        <w:r w:rsidR="00FD3D83" w:rsidRPr="00FD3D83">
          <w:rPr>
            <w:rFonts w:cs="Times New Roman"/>
            <w:noProof/>
            <w:webHidden/>
            <w:szCs w:val="24"/>
          </w:rPr>
          <w:fldChar w:fldCharType="begin"/>
        </w:r>
        <w:r w:rsidR="00FD3D83" w:rsidRPr="00FD3D83">
          <w:rPr>
            <w:rFonts w:cs="Times New Roman"/>
            <w:noProof/>
            <w:webHidden/>
            <w:szCs w:val="24"/>
          </w:rPr>
          <w:instrText xml:space="preserve"> PAGEREF _Toc166480542 \h </w:instrText>
        </w:r>
        <w:r w:rsidR="00FD3D83" w:rsidRPr="00FD3D83">
          <w:rPr>
            <w:rFonts w:cs="Times New Roman"/>
            <w:noProof/>
            <w:webHidden/>
            <w:szCs w:val="24"/>
          </w:rPr>
        </w:r>
        <w:r w:rsidR="00FD3D83" w:rsidRPr="00FD3D83">
          <w:rPr>
            <w:rFonts w:cs="Times New Roman"/>
            <w:noProof/>
            <w:webHidden/>
            <w:szCs w:val="24"/>
          </w:rPr>
          <w:fldChar w:fldCharType="separate"/>
        </w:r>
        <w:r w:rsidR="00871F4B">
          <w:rPr>
            <w:rFonts w:cs="Times New Roman"/>
            <w:noProof/>
            <w:webHidden/>
            <w:szCs w:val="24"/>
          </w:rPr>
          <w:t>41</w:t>
        </w:r>
        <w:r w:rsidR="00FD3D83" w:rsidRPr="00FD3D83">
          <w:rPr>
            <w:rFonts w:cs="Times New Roman"/>
            <w:noProof/>
            <w:webHidden/>
            <w:szCs w:val="24"/>
          </w:rPr>
          <w:fldChar w:fldCharType="end"/>
        </w:r>
      </w:hyperlink>
    </w:p>
    <w:p w14:paraId="035EEFF5" w14:textId="02C64D97" w:rsidR="00FD3D83" w:rsidRPr="00FD3D83" w:rsidRDefault="00000000" w:rsidP="00FD3D83">
      <w:pPr>
        <w:pStyle w:val="TableofFigures"/>
        <w:tabs>
          <w:tab w:val="right" w:leader="dot" w:pos="7928"/>
        </w:tabs>
        <w:rPr>
          <w:rFonts w:cs="Times New Roman"/>
          <w:noProof/>
          <w:kern w:val="2"/>
          <w:szCs w:val="24"/>
          <w:lang w:val="en-ID" w:eastAsia="en-ID"/>
          <w14:ligatures w14:val="standardContextual"/>
        </w:rPr>
      </w:pPr>
      <w:hyperlink w:anchor="_Toc166480543" w:history="1">
        <w:r w:rsidR="00FD3D83" w:rsidRPr="00FD3D83">
          <w:rPr>
            <w:rStyle w:val="Hyperlink"/>
            <w:rFonts w:cs="Times New Roman"/>
            <w:noProof/>
            <w:szCs w:val="24"/>
          </w:rPr>
          <w:t>Tabel 4. 10 Pengujian Halaman Edit Kurangi Stok Barang Keluar</w:t>
        </w:r>
        <w:r w:rsidR="00FD3D83" w:rsidRPr="00FD3D83">
          <w:rPr>
            <w:rFonts w:cs="Times New Roman"/>
            <w:noProof/>
            <w:webHidden/>
            <w:szCs w:val="24"/>
          </w:rPr>
          <w:tab/>
        </w:r>
        <w:r w:rsidR="00FD3D83" w:rsidRPr="00FD3D83">
          <w:rPr>
            <w:rFonts w:cs="Times New Roman"/>
            <w:noProof/>
            <w:webHidden/>
            <w:szCs w:val="24"/>
          </w:rPr>
          <w:fldChar w:fldCharType="begin"/>
        </w:r>
        <w:r w:rsidR="00FD3D83" w:rsidRPr="00FD3D83">
          <w:rPr>
            <w:rFonts w:cs="Times New Roman"/>
            <w:noProof/>
            <w:webHidden/>
            <w:szCs w:val="24"/>
          </w:rPr>
          <w:instrText xml:space="preserve"> PAGEREF _Toc166480543 \h </w:instrText>
        </w:r>
        <w:r w:rsidR="00FD3D83" w:rsidRPr="00FD3D83">
          <w:rPr>
            <w:rFonts w:cs="Times New Roman"/>
            <w:noProof/>
            <w:webHidden/>
            <w:szCs w:val="24"/>
          </w:rPr>
        </w:r>
        <w:r w:rsidR="00FD3D83" w:rsidRPr="00FD3D83">
          <w:rPr>
            <w:rFonts w:cs="Times New Roman"/>
            <w:noProof/>
            <w:webHidden/>
            <w:szCs w:val="24"/>
          </w:rPr>
          <w:fldChar w:fldCharType="separate"/>
        </w:r>
        <w:r w:rsidR="00871F4B">
          <w:rPr>
            <w:rFonts w:cs="Times New Roman"/>
            <w:noProof/>
            <w:webHidden/>
            <w:szCs w:val="24"/>
          </w:rPr>
          <w:t>42</w:t>
        </w:r>
        <w:r w:rsidR="00FD3D83" w:rsidRPr="00FD3D83">
          <w:rPr>
            <w:rFonts w:cs="Times New Roman"/>
            <w:noProof/>
            <w:webHidden/>
            <w:szCs w:val="24"/>
          </w:rPr>
          <w:fldChar w:fldCharType="end"/>
        </w:r>
      </w:hyperlink>
    </w:p>
    <w:p w14:paraId="6C2830AA" w14:textId="3E067B23" w:rsidR="00FD3D83" w:rsidRPr="00FD3D83" w:rsidRDefault="00000000" w:rsidP="00FD3D83">
      <w:pPr>
        <w:pStyle w:val="TableofFigures"/>
        <w:tabs>
          <w:tab w:val="right" w:leader="dot" w:pos="7928"/>
        </w:tabs>
        <w:rPr>
          <w:rFonts w:cs="Times New Roman"/>
          <w:noProof/>
          <w:kern w:val="2"/>
          <w:szCs w:val="24"/>
          <w:lang w:val="en-ID" w:eastAsia="en-ID"/>
          <w14:ligatures w14:val="standardContextual"/>
        </w:rPr>
      </w:pPr>
      <w:hyperlink w:anchor="_Toc166480544" w:history="1">
        <w:r w:rsidR="00FD3D83" w:rsidRPr="00FD3D83">
          <w:rPr>
            <w:rStyle w:val="Hyperlink"/>
            <w:rFonts w:cs="Times New Roman"/>
            <w:noProof/>
            <w:szCs w:val="24"/>
          </w:rPr>
          <w:t xml:space="preserve">Tabel 4. 11 </w:t>
        </w:r>
        <w:r w:rsidR="00FD3D83" w:rsidRPr="00FD3D83">
          <w:rPr>
            <w:rStyle w:val="Hyperlink"/>
            <w:rFonts w:cs="Times New Roman"/>
            <w:i/>
            <w:noProof/>
            <w:szCs w:val="24"/>
          </w:rPr>
          <w:t>Black Box</w:t>
        </w:r>
        <w:r w:rsidR="00FD3D83" w:rsidRPr="00FD3D83">
          <w:rPr>
            <w:rStyle w:val="Hyperlink"/>
            <w:rFonts w:cs="Times New Roman"/>
            <w:noProof/>
            <w:szCs w:val="24"/>
          </w:rPr>
          <w:t xml:space="preserve"> </w:t>
        </w:r>
        <w:r w:rsidR="00FD3D83" w:rsidRPr="00FD3D83">
          <w:rPr>
            <w:rStyle w:val="Hyperlink"/>
            <w:rFonts w:cs="Times New Roman"/>
            <w:i/>
            <w:noProof/>
            <w:szCs w:val="24"/>
          </w:rPr>
          <w:t xml:space="preserve">Registrasi </w:t>
        </w:r>
        <w:r w:rsidR="00FD3D83" w:rsidRPr="00FD3D83">
          <w:rPr>
            <w:rStyle w:val="Hyperlink"/>
            <w:rFonts w:cs="Times New Roman"/>
            <w:noProof/>
            <w:szCs w:val="24"/>
          </w:rPr>
          <w:t>Peminjam Sarpras</w:t>
        </w:r>
        <w:r w:rsidR="00FD3D83" w:rsidRPr="00FD3D83">
          <w:rPr>
            <w:rFonts w:cs="Times New Roman"/>
            <w:noProof/>
            <w:webHidden/>
            <w:szCs w:val="24"/>
          </w:rPr>
          <w:tab/>
        </w:r>
        <w:r w:rsidR="00FD3D83" w:rsidRPr="00FD3D83">
          <w:rPr>
            <w:rFonts w:cs="Times New Roman"/>
            <w:noProof/>
            <w:webHidden/>
            <w:szCs w:val="24"/>
          </w:rPr>
          <w:fldChar w:fldCharType="begin"/>
        </w:r>
        <w:r w:rsidR="00FD3D83" w:rsidRPr="00FD3D83">
          <w:rPr>
            <w:rFonts w:cs="Times New Roman"/>
            <w:noProof/>
            <w:webHidden/>
            <w:szCs w:val="24"/>
          </w:rPr>
          <w:instrText xml:space="preserve"> PAGEREF _Toc166480544 \h </w:instrText>
        </w:r>
        <w:r w:rsidR="00FD3D83" w:rsidRPr="00FD3D83">
          <w:rPr>
            <w:rFonts w:cs="Times New Roman"/>
            <w:noProof/>
            <w:webHidden/>
            <w:szCs w:val="24"/>
          </w:rPr>
        </w:r>
        <w:r w:rsidR="00FD3D83" w:rsidRPr="00FD3D83">
          <w:rPr>
            <w:rFonts w:cs="Times New Roman"/>
            <w:noProof/>
            <w:webHidden/>
            <w:szCs w:val="24"/>
          </w:rPr>
          <w:fldChar w:fldCharType="separate"/>
        </w:r>
        <w:r w:rsidR="00871F4B">
          <w:rPr>
            <w:rFonts w:cs="Times New Roman"/>
            <w:noProof/>
            <w:webHidden/>
            <w:szCs w:val="24"/>
          </w:rPr>
          <w:t>43</w:t>
        </w:r>
        <w:r w:rsidR="00FD3D83" w:rsidRPr="00FD3D83">
          <w:rPr>
            <w:rFonts w:cs="Times New Roman"/>
            <w:noProof/>
            <w:webHidden/>
            <w:szCs w:val="24"/>
          </w:rPr>
          <w:fldChar w:fldCharType="end"/>
        </w:r>
      </w:hyperlink>
    </w:p>
    <w:p w14:paraId="5CDFDF78" w14:textId="62BF5602" w:rsidR="00FD3D83" w:rsidRPr="00FD3D83" w:rsidRDefault="00000000" w:rsidP="00FD3D83">
      <w:pPr>
        <w:pStyle w:val="TableofFigures"/>
        <w:tabs>
          <w:tab w:val="right" w:leader="dot" w:pos="7928"/>
        </w:tabs>
        <w:rPr>
          <w:rFonts w:cs="Times New Roman"/>
          <w:noProof/>
          <w:kern w:val="2"/>
          <w:szCs w:val="24"/>
          <w:lang w:val="en-ID" w:eastAsia="en-ID"/>
          <w14:ligatures w14:val="standardContextual"/>
        </w:rPr>
      </w:pPr>
      <w:hyperlink w:anchor="_Toc166480545" w:history="1">
        <w:r w:rsidR="00FD3D83" w:rsidRPr="00FD3D83">
          <w:rPr>
            <w:rStyle w:val="Hyperlink"/>
            <w:rFonts w:cs="Times New Roman"/>
            <w:noProof/>
            <w:szCs w:val="24"/>
          </w:rPr>
          <w:t xml:space="preserve">Tabel 4. 12 </w:t>
        </w:r>
        <w:r w:rsidR="00FD3D83" w:rsidRPr="00FD3D83">
          <w:rPr>
            <w:rStyle w:val="Hyperlink"/>
            <w:rFonts w:cs="Times New Roman"/>
            <w:i/>
            <w:noProof/>
            <w:szCs w:val="24"/>
          </w:rPr>
          <w:t xml:space="preserve">Black Box Login </w:t>
        </w:r>
        <w:r w:rsidR="00FD3D83" w:rsidRPr="00FD3D83">
          <w:rPr>
            <w:rStyle w:val="Hyperlink"/>
            <w:rFonts w:cs="Times New Roman"/>
            <w:noProof/>
            <w:szCs w:val="24"/>
          </w:rPr>
          <w:t>Peminjam Sarpras</w:t>
        </w:r>
        <w:r w:rsidR="00FD3D83" w:rsidRPr="00FD3D83">
          <w:rPr>
            <w:rFonts w:cs="Times New Roman"/>
            <w:noProof/>
            <w:webHidden/>
            <w:szCs w:val="24"/>
          </w:rPr>
          <w:tab/>
        </w:r>
        <w:r w:rsidR="00FD3D83" w:rsidRPr="00FD3D83">
          <w:rPr>
            <w:rFonts w:cs="Times New Roman"/>
            <w:noProof/>
            <w:webHidden/>
            <w:szCs w:val="24"/>
          </w:rPr>
          <w:fldChar w:fldCharType="begin"/>
        </w:r>
        <w:r w:rsidR="00FD3D83" w:rsidRPr="00FD3D83">
          <w:rPr>
            <w:rFonts w:cs="Times New Roman"/>
            <w:noProof/>
            <w:webHidden/>
            <w:szCs w:val="24"/>
          </w:rPr>
          <w:instrText xml:space="preserve"> PAGEREF _Toc166480545 \h </w:instrText>
        </w:r>
        <w:r w:rsidR="00FD3D83" w:rsidRPr="00FD3D83">
          <w:rPr>
            <w:rFonts w:cs="Times New Roman"/>
            <w:noProof/>
            <w:webHidden/>
            <w:szCs w:val="24"/>
          </w:rPr>
        </w:r>
        <w:r w:rsidR="00FD3D83" w:rsidRPr="00FD3D83">
          <w:rPr>
            <w:rFonts w:cs="Times New Roman"/>
            <w:noProof/>
            <w:webHidden/>
            <w:szCs w:val="24"/>
          </w:rPr>
          <w:fldChar w:fldCharType="separate"/>
        </w:r>
        <w:r w:rsidR="00871F4B">
          <w:rPr>
            <w:rFonts w:cs="Times New Roman"/>
            <w:noProof/>
            <w:webHidden/>
            <w:szCs w:val="24"/>
          </w:rPr>
          <w:t>44</w:t>
        </w:r>
        <w:r w:rsidR="00FD3D83" w:rsidRPr="00FD3D83">
          <w:rPr>
            <w:rFonts w:cs="Times New Roman"/>
            <w:noProof/>
            <w:webHidden/>
            <w:szCs w:val="24"/>
          </w:rPr>
          <w:fldChar w:fldCharType="end"/>
        </w:r>
      </w:hyperlink>
    </w:p>
    <w:p w14:paraId="138CE639" w14:textId="5BCC4C3A" w:rsidR="00FD3D83" w:rsidRPr="00FD3D83" w:rsidRDefault="00000000" w:rsidP="00FD3D83">
      <w:pPr>
        <w:pStyle w:val="TableofFigures"/>
        <w:tabs>
          <w:tab w:val="right" w:leader="dot" w:pos="7928"/>
        </w:tabs>
        <w:rPr>
          <w:rFonts w:cs="Times New Roman"/>
          <w:noProof/>
          <w:kern w:val="2"/>
          <w:szCs w:val="24"/>
          <w:lang w:val="en-ID" w:eastAsia="en-ID"/>
          <w14:ligatures w14:val="standardContextual"/>
        </w:rPr>
      </w:pPr>
      <w:hyperlink w:anchor="_Toc166480546" w:history="1">
        <w:r w:rsidR="00FD3D83" w:rsidRPr="00FD3D83">
          <w:rPr>
            <w:rStyle w:val="Hyperlink"/>
            <w:rFonts w:cs="Times New Roman"/>
            <w:noProof/>
            <w:szCs w:val="24"/>
          </w:rPr>
          <w:t xml:space="preserve">Tabel 4. 13 </w:t>
        </w:r>
        <w:r w:rsidR="00FD3D83" w:rsidRPr="00FD3D83">
          <w:rPr>
            <w:rStyle w:val="Hyperlink"/>
            <w:rFonts w:cs="Times New Roman"/>
            <w:i/>
            <w:noProof/>
            <w:szCs w:val="24"/>
          </w:rPr>
          <w:t xml:space="preserve">Black Box </w:t>
        </w:r>
        <w:r w:rsidR="00FD3D83" w:rsidRPr="00FD3D83">
          <w:rPr>
            <w:rStyle w:val="Hyperlink"/>
            <w:rFonts w:cs="Times New Roman"/>
            <w:noProof/>
            <w:szCs w:val="24"/>
          </w:rPr>
          <w:t>Pinjam Barang</w:t>
        </w:r>
        <w:r w:rsidR="00FD3D83" w:rsidRPr="00FD3D83">
          <w:rPr>
            <w:rFonts w:cs="Times New Roman"/>
            <w:noProof/>
            <w:webHidden/>
            <w:szCs w:val="24"/>
          </w:rPr>
          <w:tab/>
        </w:r>
        <w:r w:rsidR="00FD3D83" w:rsidRPr="00FD3D83">
          <w:rPr>
            <w:rFonts w:cs="Times New Roman"/>
            <w:noProof/>
            <w:webHidden/>
            <w:szCs w:val="24"/>
          </w:rPr>
          <w:fldChar w:fldCharType="begin"/>
        </w:r>
        <w:r w:rsidR="00FD3D83" w:rsidRPr="00FD3D83">
          <w:rPr>
            <w:rFonts w:cs="Times New Roman"/>
            <w:noProof/>
            <w:webHidden/>
            <w:szCs w:val="24"/>
          </w:rPr>
          <w:instrText xml:space="preserve"> PAGEREF _Toc166480546 \h </w:instrText>
        </w:r>
        <w:r w:rsidR="00FD3D83" w:rsidRPr="00FD3D83">
          <w:rPr>
            <w:rFonts w:cs="Times New Roman"/>
            <w:noProof/>
            <w:webHidden/>
            <w:szCs w:val="24"/>
          </w:rPr>
        </w:r>
        <w:r w:rsidR="00FD3D83" w:rsidRPr="00FD3D83">
          <w:rPr>
            <w:rFonts w:cs="Times New Roman"/>
            <w:noProof/>
            <w:webHidden/>
            <w:szCs w:val="24"/>
          </w:rPr>
          <w:fldChar w:fldCharType="separate"/>
        </w:r>
        <w:r w:rsidR="00871F4B">
          <w:rPr>
            <w:rFonts w:cs="Times New Roman"/>
            <w:noProof/>
            <w:webHidden/>
            <w:szCs w:val="24"/>
          </w:rPr>
          <w:t>45</w:t>
        </w:r>
        <w:r w:rsidR="00FD3D83" w:rsidRPr="00FD3D83">
          <w:rPr>
            <w:rFonts w:cs="Times New Roman"/>
            <w:noProof/>
            <w:webHidden/>
            <w:szCs w:val="24"/>
          </w:rPr>
          <w:fldChar w:fldCharType="end"/>
        </w:r>
      </w:hyperlink>
    </w:p>
    <w:p w14:paraId="760B16B4" w14:textId="1F68D434" w:rsidR="001B1F9F" w:rsidRPr="00FD3D83" w:rsidRDefault="00FD3D83" w:rsidP="00FD3D83">
      <w:pPr>
        <w:spacing w:after="0"/>
        <w:rPr>
          <w:rFonts w:ascii="Times New Roman" w:hAnsi="Times New Roman" w:cs="Times New Roman"/>
          <w:b/>
          <w:sz w:val="24"/>
          <w:szCs w:val="24"/>
        </w:rPr>
      </w:pPr>
      <w:r w:rsidRPr="00FD3D83">
        <w:rPr>
          <w:rFonts w:ascii="Times New Roman" w:hAnsi="Times New Roman" w:cs="Times New Roman"/>
          <w:b/>
          <w:sz w:val="24"/>
          <w:szCs w:val="24"/>
        </w:rPr>
        <w:fldChar w:fldCharType="end"/>
      </w:r>
    </w:p>
    <w:p w14:paraId="2272E457" w14:textId="77777777" w:rsidR="001B1F9F" w:rsidRPr="00943F76" w:rsidRDefault="001B1F9F" w:rsidP="003B2769">
      <w:pPr>
        <w:spacing w:after="0" w:line="360" w:lineRule="auto"/>
        <w:rPr>
          <w:rFonts w:ascii="Times New Roman" w:hAnsi="Times New Roman" w:cs="Times New Roman"/>
          <w:b/>
          <w:sz w:val="24"/>
          <w:szCs w:val="24"/>
        </w:rPr>
      </w:pPr>
    </w:p>
    <w:p w14:paraId="2CAE9547" w14:textId="77777777" w:rsidR="001B1F9F" w:rsidRPr="00943F76" w:rsidRDefault="001B1F9F" w:rsidP="003B2769">
      <w:pPr>
        <w:spacing w:after="0" w:line="360" w:lineRule="auto"/>
        <w:rPr>
          <w:rFonts w:ascii="Times New Roman" w:hAnsi="Times New Roman" w:cs="Times New Roman"/>
          <w:b/>
          <w:sz w:val="24"/>
          <w:szCs w:val="24"/>
        </w:rPr>
      </w:pPr>
    </w:p>
    <w:p w14:paraId="40A19D0F" w14:textId="77777777" w:rsidR="001B1F9F" w:rsidRPr="00943F76" w:rsidRDefault="001B1F9F" w:rsidP="003B2769">
      <w:pPr>
        <w:spacing w:after="0" w:line="360" w:lineRule="auto"/>
        <w:rPr>
          <w:rFonts w:ascii="Times New Roman" w:hAnsi="Times New Roman" w:cs="Times New Roman"/>
          <w:b/>
          <w:sz w:val="24"/>
          <w:szCs w:val="24"/>
        </w:rPr>
      </w:pPr>
    </w:p>
    <w:p w14:paraId="1313213E" w14:textId="77777777" w:rsidR="001B1F9F" w:rsidRPr="00943F76" w:rsidRDefault="001B1F9F" w:rsidP="003B2769">
      <w:pPr>
        <w:spacing w:after="0" w:line="360" w:lineRule="auto"/>
        <w:rPr>
          <w:rFonts w:ascii="Times New Roman" w:hAnsi="Times New Roman" w:cs="Times New Roman"/>
          <w:b/>
          <w:sz w:val="24"/>
          <w:szCs w:val="24"/>
        </w:rPr>
      </w:pPr>
    </w:p>
    <w:p w14:paraId="5FEF045D" w14:textId="77777777" w:rsidR="001B1F9F" w:rsidRPr="00943F76" w:rsidRDefault="001B1F9F" w:rsidP="003B2769">
      <w:pPr>
        <w:spacing w:after="0" w:line="360" w:lineRule="auto"/>
        <w:rPr>
          <w:rFonts w:ascii="Times New Roman" w:hAnsi="Times New Roman" w:cs="Times New Roman"/>
          <w:b/>
          <w:sz w:val="24"/>
          <w:szCs w:val="24"/>
        </w:rPr>
      </w:pPr>
    </w:p>
    <w:p w14:paraId="6F875081" w14:textId="77777777" w:rsidR="001B1F9F" w:rsidRPr="00943F76" w:rsidRDefault="001B1F9F" w:rsidP="003B2769">
      <w:pPr>
        <w:spacing w:after="0" w:line="360" w:lineRule="auto"/>
        <w:rPr>
          <w:rFonts w:ascii="Times New Roman" w:hAnsi="Times New Roman" w:cs="Times New Roman"/>
          <w:b/>
          <w:sz w:val="24"/>
          <w:szCs w:val="24"/>
        </w:rPr>
      </w:pPr>
    </w:p>
    <w:p w14:paraId="35285435" w14:textId="77777777" w:rsidR="001B1F9F" w:rsidRPr="00943F76" w:rsidRDefault="001B1F9F" w:rsidP="003B2769">
      <w:pPr>
        <w:spacing w:after="0" w:line="360" w:lineRule="auto"/>
        <w:rPr>
          <w:rFonts w:ascii="Times New Roman" w:hAnsi="Times New Roman" w:cs="Times New Roman"/>
          <w:b/>
          <w:sz w:val="24"/>
          <w:szCs w:val="24"/>
        </w:rPr>
      </w:pPr>
    </w:p>
    <w:p w14:paraId="67334C18" w14:textId="77777777" w:rsidR="001B1F9F" w:rsidRPr="00943F76" w:rsidRDefault="001B1F9F" w:rsidP="003B2769">
      <w:pPr>
        <w:spacing w:after="0" w:line="360" w:lineRule="auto"/>
        <w:rPr>
          <w:rFonts w:ascii="Times New Roman" w:hAnsi="Times New Roman" w:cs="Times New Roman"/>
          <w:b/>
          <w:sz w:val="24"/>
          <w:szCs w:val="24"/>
        </w:rPr>
      </w:pPr>
    </w:p>
    <w:p w14:paraId="35FB2291" w14:textId="77777777" w:rsidR="001B1F9F" w:rsidRPr="00943F76" w:rsidRDefault="001B1F9F" w:rsidP="003B2769">
      <w:pPr>
        <w:spacing w:after="0" w:line="360" w:lineRule="auto"/>
        <w:rPr>
          <w:rFonts w:ascii="Times New Roman" w:hAnsi="Times New Roman" w:cs="Times New Roman"/>
          <w:b/>
          <w:sz w:val="24"/>
          <w:szCs w:val="24"/>
        </w:rPr>
      </w:pPr>
    </w:p>
    <w:p w14:paraId="7E69D316" w14:textId="77777777" w:rsidR="001B1F9F" w:rsidRPr="00943F76" w:rsidRDefault="001B1F9F" w:rsidP="003B2769">
      <w:pPr>
        <w:spacing w:after="0" w:line="360" w:lineRule="auto"/>
        <w:rPr>
          <w:rFonts w:ascii="Times New Roman" w:hAnsi="Times New Roman" w:cs="Times New Roman"/>
          <w:b/>
          <w:sz w:val="24"/>
          <w:szCs w:val="24"/>
        </w:rPr>
      </w:pPr>
      <w:r w:rsidRPr="00943F76">
        <w:rPr>
          <w:rFonts w:ascii="Times New Roman" w:hAnsi="Times New Roman" w:cs="Times New Roman"/>
          <w:b/>
          <w:sz w:val="24"/>
          <w:szCs w:val="24"/>
        </w:rPr>
        <w:br w:type="page"/>
      </w:r>
    </w:p>
    <w:p w14:paraId="0284E85B" w14:textId="4ADDB473" w:rsidR="001B1F9F" w:rsidRDefault="001B1F9F" w:rsidP="00972D82">
      <w:pPr>
        <w:pStyle w:val="Heading1"/>
        <w:numPr>
          <w:ilvl w:val="0"/>
          <w:numId w:val="0"/>
        </w:numPr>
        <w:jc w:val="center"/>
      </w:pPr>
      <w:bookmarkStart w:id="17" w:name="_Toc167658772"/>
      <w:r w:rsidRPr="00943F76">
        <w:lastRenderedPageBreak/>
        <w:t>DAFTAR GAMBAR</w:t>
      </w:r>
      <w:bookmarkEnd w:id="17"/>
    </w:p>
    <w:p w14:paraId="1705C909" w14:textId="198212D2" w:rsidR="00BA728A" w:rsidRPr="008C1335" w:rsidRDefault="00BA728A" w:rsidP="001F6333">
      <w:pPr>
        <w:pStyle w:val="TableofFigures"/>
        <w:tabs>
          <w:tab w:val="right" w:leader="dot" w:pos="7928"/>
        </w:tabs>
        <w:jc w:val="both"/>
        <w:rPr>
          <w:rFonts w:cs="Times New Roman"/>
          <w:noProof/>
          <w:kern w:val="2"/>
          <w:szCs w:val="24"/>
          <w:lang w:val="en-ID" w:eastAsia="en-ID"/>
          <w14:ligatures w14:val="standardContextual"/>
        </w:rPr>
      </w:pPr>
      <w:r w:rsidRPr="008C1335">
        <w:rPr>
          <w:rFonts w:cs="Times New Roman"/>
          <w:szCs w:val="24"/>
        </w:rPr>
        <w:fldChar w:fldCharType="begin"/>
      </w:r>
      <w:r w:rsidRPr="008C1335">
        <w:rPr>
          <w:rFonts w:cs="Times New Roman"/>
          <w:szCs w:val="24"/>
        </w:rPr>
        <w:instrText xml:space="preserve"> TOC \h \z \c "Gambar 3." </w:instrText>
      </w:r>
      <w:r w:rsidRPr="008C1335">
        <w:rPr>
          <w:rFonts w:cs="Times New Roman"/>
          <w:szCs w:val="24"/>
        </w:rPr>
        <w:fldChar w:fldCharType="separate"/>
      </w:r>
      <w:hyperlink w:anchor="_Toc167658821" w:history="1">
        <w:r w:rsidRPr="008C1335">
          <w:rPr>
            <w:rStyle w:val="Hyperlink"/>
            <w:rFonts w:cs="Times New Roman"/>
            <w:noProof/>
            <w:szCs w:val="24"/>
          </w:rPr>
          <w:t>Gambar 3. 1 Konsep Penelitian</w:t>
        </w:r>
        <w:r w:rsidRPr="008C1335">
          <w:rPr>
            <w:rFonts w:cs="Times New Roman"/>
            <w:noProof/>
            <w:webHidden/>
            <w:szCs w:val="24"/>
          </w:rPr>
          <w:tab/>
        </w:r>
        <w:r w:rsidRPr="008C1335">
          <w:rPr>
            <w:rFonts w:cs="Times New Roman"/>
            <w:noProof/>
            <w:webHidden/>
            <w:szCs w:val="24"/>
          </w:rPr>
          <w:fldChar w:fldCharType="begin"/>
        </w:r>
        <w:r w:rsidRPr="008C1335">
          <w:rPr>
            <w:rFonts w:cs="Times New Roman"/>
            <w:noProof/>
            <w:webHidden/>
            <w:szCs w:val="24"/>
          </w:rPr>
          <w:instrText xml:space="preserve"> PAGEREF _Toc167658821 \h </w:instrText>
        </w:r>
        <w:r w:rsidRPr="008C1335">
          <w:rPr>
            <w:rFonts w:cs="Times New Roman"/>
            <w:noProof/>
            <w:webHidden/>
            <w:szCs w:val="24"/>
          </w:rPr>
        </w:r>
        <w:r w:rsidRPr="008C1335">
          <w:rPr>
            <w:rFonts w:cs="Times New Roman"/>
            <w:noProof/>
            <w:webHidden/>
            <w:szCs w:val="24"/>
          </w:rPr>
          <w:fldChar w:fldCharType="separate"/>
        </w:r>
        <w:r w:rsidRPr="008C1335">
          <w:rPr>
            <w:rFonts w:cs="Times New Roman"/>
            <w:noProof/>
            <w:webHidden/>
            <w:szCs w:val="24"/>
          </w:rPr>
          <w:t>12</w:t>
        </w:r>
        <w:r w:rsidRPr="008C1335">
          <w:rPr>
            <w:rFonts w:cs="Times New Roman"/>
            <w:noProof/>
            <w:webHidden/>
            <w:szCs w:val="24"/>
          </w:rPr>
          <w:fldChar w:fldCharType="end"/>
        </w:r>
      </w:hyperlink>
    </w:p>
    <w:p w14:paraId="53FE1724" w14:textId="61B7B43D" w:rsidR="00BA728A" w:rsidRPr="008C1335" w:rsidRDefault="00BA728A" w:rsidP="001F6333">
      <w:pPr>
        <w:pStyle w:val="TableofFigures"/>
        <w:tabs>
          <w:tab w:val="right" w:leader="dot" w:pos="7928"/>
        </w:tabs>
        <w:jc w:val="both"/>
        <w:rPr>
          <w:rFonts w:cs="Times New Roman"/>
          <w:noProof/>
          <w:kern w:val="2"/>
          <w:szCs w:val="24"/>
          <w:lang w:val="en-ID" w:eastAsia="en-ID"/>
          <w14:ligatures w14:val="standardContextual"/>
        </w:rPr>
      </w:pPr>
      <w:hyperlink w:anchor="_Toc167658822" w:history="1">
        <w:r w:rsidRPr="008C1335">
          <w:rPr>
            <w:rStyle w:val="Hyperlink"/>
            <w:rFonts w:cs="Times New Roman"/>
            <w:noProof/>
            <w:szCs w:val="24"/>
          </w:rPr>
          <w:t xml:space="preserve">Gambar 3. 2 Metode </w:t>
        </w:r>
        <w:r w:rsidRPr="008C1335">
          <w:rPr>
            <w:rStyle w:val="Hyperlink"/>
            <w:rFonts w:cs="Times New Roman"/>
            <w:i/>
            <w:noProof/>
            <w:szCs w:val="24"/>
          </w:rPr>
          <w:t>Waterfall</w:t>
        </w:r>
        <w:r w:rsidRPr="008C1335">
          <w:rPr>
            <w:rFonts w:cs="Times New Roman"/>
            <w:noProof/>
            <w:webHidden/>
            <w:szCs w:val="24"/>
          </w:rPr>
          <w:tab/>
        </w:r>
        <w:r w:rsidRPr="008C1335">
          <w:rPr>
            <w:rFonts w:cs="Times New Roman"/>
            <w:noProof/>
            <w:webHidden/>
            <w:szCs w:val="24"/>
          </w:rPr>
          <w:fldChar w:fldCharType="begin"/>
        </w:r>
        <w:r w:rsidRPr="008C1335">
          <w:rPr>
            <w:rFonts w:cs="Times New Roman"/>
            <w:noProof/>
            <w:webHidden/>
            <w:szCs w:val="24"/>
          </w:rPr>
          <w:instrText xml:space="preserve"> PAGEREF _Toc167658822 \h </w:instrText>
        </w:r>
        <w:r w:rsidRPr="008C1335">
          <w:rPr>
            <w:rFonts w:cs="Times New Roman"/>
            <w:noProof/>
            <w:webHidden/>
            <w:szCs w:val="24"/>
          </w:rPr>
        </w:r>
        <w:r w:rsidRPr="008C1335">
          <w:rPr>
            <w:rFonts w:cs="Times New Roman"/>
            <w:noProof/>
            <w:webHidden/>
            <w:szCs w:val="24"/>
          </w:rPr>
          <w:fldChar w:fldCharType="separate"/>
        </w:r>
        <w:r w:rsidRPr="008C1335">
          <w:rPr>
            <w:rFonts w:cs="Times New Roman"/>
            <w:noProof/>
            <w:webHidden/>
            <w:szCs w:val="24"/>
          </w:rPr>
          <w:t>15</w:t>
        </w:r>
        <w:r w:rsidRPr="008C1335">
          <w:rPr>
            <w:rFonts w:cs="Times New Roman"/>
            <w:noProof/>
            <w:webHidden/>
            <w:szCs w:val="24"/>
          </w:rPr>
          <w:fldChar w:fldCharType="end"/>
        </w:r>
      </w:hyperlink>
    </w:p>
    <w:p w14:paraId="55CA94BF" w14:textId="27A9482D" w:rsidR="00BA728A" w:rsidRPr="008C1335" w:rsidRDefault="00BA728A" w:rsidP="001F6333">
      <w:pPr>
        <w:pStyle w:val="TableofFigures"/>
        <w:tabs>
          <w:tab w:val="right" w:leader="dot" w:pos="7928"/>
        </w:tabs>
        <w:jc w:val="both"/>
        <w:rPr>
          <w:rFonts w:cs="Times New Roman"/>
          <w:noProof/>
          <w:kern w:val="2"/>
          <w:szCs w:val="24"/>
          <w:lang w:val="en-ID" w:eastAsia="en-ID"/>
          <w14:ligatures w14:val="standardContextual"/>
        </w:rPr>
      </w:pPr>
      <w:hyperlink w:anchor="_Toc167658823" w:history="1">
        <w:r w:rsidRPr="008C1335">
          <w:rPr>
            <w:rStyle w:val="Hyperlink"/>
            <w:rFonts w:cs="Times New Roman"/>
            <w:noProof/>
            <w:szCs w:val="24"/>
          </w:rPr>
          <w:t xml:space="preserve">Gambar 3. 3 </w:t>
        </w:r>
        <w:r w:rsidRPr="008C1335">
          <w:rPr>
            <w:rStyle w:val="Hyperlink"/>
            <w:rFonts w:cs="Times New Roman"/>
            <w:i/>
            <w:noProof/>
            <w:szCs w:val="24"/>
            <w:lang w:val="zh-CN" w:eastAsia="zh-CN"/>
          </w:rPr>
          <w:t>Use Case</w:t>
        </w:r>
        <w:r w:rsidRPr="008C1335">
          <w:rPr>
            <w:rStyle w:val="Hyperlink"/>
            <w:rFonts w:cs="Times New Roman"/>
            <w:noProof/>
            <w:szCs w:val="24"/>
            <w:lang w:val="zh-CN" w:eastAsia="zh-CN"/>
          </w:rPr>
          <w:t xml:space="preserve"> Sistem Informasi Peminjaman Sarpras</w:t>
        </w:r>
        <w:r w:rsidRPr="008C1335">
          <w:rPr>
            <w:rFonts w:cs="Times New Roman"/>
            <w:noProof/>
            <w:webHidden/>
            <w:szCs w:val="24"/>
          </w:rPr>
          <w:tab/>
        </w:r>
        <w:r w:rsidRPr="008C1335">
          <w:rPr>
            <w:rFonts w:cs="Times New Roman"/>
            <w:noProof/>
            <w:webHidden/>
            <w:szCs w:val="24"/>
          </w:rPr>
          <w:fldChar w:fldCharType="begin"/>
        </w:r>
        <w:r w:rsidRPr="008C1335">
          <w:rPr>
            <w:rFonts w:cs="Times New Roman"/>
            <w:noProof/>
            <w:webHidden/>
            <w:szCs w:val="24"/>
          </w:rPr>
          <w:instrText xml:space="preserve"> PAGEREF _Toc167658823 \h </w:instrText>
        </w:r>
        <w:r w:rsidRPr="008C1335">
          <w:rPr>
            <w:rFonts w:cs="Times New Roman"/>
            <w:noProof/>
            <w:webHidden/>
            <w:szCs w:val="24"/>
          </w:rPr>
        </w:r>
        <w:r w:rsidRPr="008C1335">
          <w:rPr>
            <w:rFonts w:cs="Times New Roman"/>
            <w:noProof/>
            <w:webHidden/>
            <w:szCs w:val="24"/>
          </w:rPr>
          <w:fldChar w:fldCharType="separate"/>
        </w:r>
        <w:r w:rsidRPr="008C1335">
          <w:rPr>
            <w:rFonts w:cs="Times New Roman"/>
            <w:noProof/>
            <w:webHidden/>
            <w:szCs w:val="24"/>
          </w:rPr>
          <w:t>17</w:t>
        </w:r>
        <w:r w:rsidRPr="008C1335">
          <w:rPr>
            <w:rFonts w:cs="Times New Roman"/>
            <w:noProof/>
            <w:webHidden/>
            <w:szCs w:val="24"/>
          </w:rPr>
          <w:fldChar w:fldCharType="end"/>
        </w:r>
      </w:hyperlink>
    </w:p>
    <w:p w14:paraId="57B946F7" w14:textId="359DEBFC" w:rsidR="00BA728A" w:rsidRPr="008C1335" w:rsidRDefault="00BA728A" w:rsidP="001F6333">
      <w:pPr>
        <w:pStyle w:val="TableofFigures"/>
        <w:tabs>
          <w:tab w:val="right" w:leader="dot" w:pos="7928"/>
        </w:tabs>
        <w:jc w:val="both"/>
        <w:rPr>
          <w:rFonts w:cs="Times New Roman"/>
          <w:noProof/>
          <w:kern w:val="2"/>
          <w:szCs w:val="24"/>
          <w:lang w:val="en-ID" w:eastAsia="en-ID"/>
          <w14:ligatures w14:val="standardContextual"/>
        </w:rPr>
      </w:pPr>
      <w:hyperlink w:anchor="_Toc167658824" w:history="1">
        <w:r w:rsidRPr="008C1335">
          <w:rPr>
            <w:rStyle w:val="Hyperlink"/>
            <w:rFonts w:cs="Times New Roman"/>
            <w:noProof/>
            <w:szCs w:val="24"/>
          </w:rPr>
          <w:t xml:space="preserve">Gambar 3. 4 </w:t>
        </w:r>
        <w:r w:rsidRPr="008C1335">
          <w:rPr>
            <w:rStyle w:val="Hyperlink"/>
            <w:rFonts w:cs="Times New Roman"/>
            <w:i/>
            <w:noProof/>
            <w:szCs w:val="24"/>
          </w:rPr>
          <w:t>Activity Diagram</w:t>
        </w:r>
        <w:r w:rsidRPr="008C1335">
          <w:rPr>
            <w:rStyle w:val="Hyperlink"/>
            <w:rFonts w:cs="Times New Roman"/>
            <w:noProof/>
            <w:szCs w:val="24"/>
          </w:rPr>
          <w:t xml:space="preserve"> Login Peminjam</w:t>
        </w:r>
        <w:r w:rsidRPr="008C1335">
          <w:rPr>
            <w:rFonts w:cs="Times New Roman"/>
            <w:noProof/>
            <w:webHidden/>
            <w:szCs w:val="24"/>
          </w:rPr>
          <w:tab/>
        </w:r>
        <w:r w:rsidRPr="008C1335">
          <w:rPr>
            <w:rFonts w:cs="Times New Roman"/>
            <w:noProof/>
            <w:webHidden/>
            <w:szCs w:val="24"/>
          </w:rPr>
          <w:fldChar w:fldCharType="begin"/>
        </w:r>
        <w:r w:rsidRPr="008C1335">
          <w:rPr>
            <w:rFonts w:cs="Times New Roman"/>
            <w:noProof/>
            <w:webHidden/>
            <w:szCs w:val="24"/>
          </w:rPr>
          <w:instrText xml:space="preserve"> PAGEREF _Toc167658824 \h </w:instrText>
        </w:r>
        <w:r w:rsidRPr="008C1335">
          <w:rPr>
            <w:rFonts w:cs="Times New Roman"/>
            <w:noProof/>
            <w:webHidden/>
            <w:szCs w:val="24"/>
          </w:rPr>
        </w:r>
        <w:r w:rsidRPr="008C1335">
          <w:rPr>
            <w:rFonts w:cs="Times New Roman"/>
            <w:noProof/>
            <w:webHidden/>
            <w:szCs w:val="24"/>
          </w:rPr>
          <w:fldChar w:fldCharType="separate"/>
        </w:r>
        <w:r w:rsidRPr="008C1335">
          <w:rPr>
            <w:rFonts w:cs="Times New Roman"/>
            <w:noProof/>
            <w:webHidden/>
            <w:szCs w:val="24"/>
          </w:rPr>
          <w:t>18</w:t>
        </w:r>
        <w:r w:rsidRPr="008C1335">
          <w:rPr>
            <w:rFonts w:cs="Times New Roman"/>
            <w:noProof/>
            <w:webHidden/>
            <w:szCs w:val="24"/>
          </w:rPr>
          <w:fldChar w:fldCharType="end"/>
        </w:r>
      </w:hyperlink>
    </w:p>
    <w:p w14:paraId="79E45AED" w14:textId="705CFFBA" w:rsidR="00BA728A" w:rsidRPr="008C1335" w:rsidRDefault="00BA728A" w:rsidP="001F6333">
      <w:pPr>
        <w:pStyle w:val="TableofFigures"/>
        <w:tabs>
          <w:tab w:val="right" w:leader="dot" w:pos="7928"/>
        </w:tabs>
        <w:jc w:val="both"/>
        <w:rPr>
          <w:rFonts w:cs="Times New Roman"/>
          <w:noProof/>
          <w:kern w:val="2"/>
          <w:szCs w:val="24"/>
          <w:lang w:val="en-ID" w:eastAsia="en-ID"/>
          <w14:ligatures w14:val="standardContextual"/>
        </w:rPr>
      </w:pPr>
      <w:hyperlink w:anchor="_Toc167658825" w:history="1">
        <w:r w:rsidRPr="008C1335">
          <w:rPr>
            <w:rStyle w:val="Hyperlink"/>
            <w:rFonts w:cs="Times New Roman"/>
            <w:noProof/>
            <w:szCs w:val="24"/>
          </w:rPr>
          <w:t xml:space="preserve">Gambar 3. 5 </w:t>
        </w:r>
        <w:r w:rsidRPr="008C1335">
          <w:rPr>
            <w:rStyle w:val="Hyperlink"/>
            <w:rFonts w:cs="Times New Roman"/>
            <w:i/>
            <w:noProof/>
            <w:szCs w:val="24"/>
          </w:rPr>
          <w:t>Activity Diagram</w:t>
        </w:r>
        <w:r w:rsidRPr="008C1335">
          <w:rPr>
            <w:rStyle w:val="Hyperlink"/>
            <w:rFonts w:cs="Times New Roman"/>
            <w:noProof/>
            <w:szCs w:val="24"/>
          </w:rPr>
          <w:t xml:space="preserve"> Peminjaman Barang</w:t>
        </w:r>
        <w:r w:rsidRPr="008C1335">
          <w:rPr>
            <w:rFonts w:cs="Times New Roman"/>
            <w:noProof/>
            <w:webHidden/>
            <w:szCs w:val="24"/>
          </w:rPr>
          <w:tab/>
        </w:r>
        <w:r w:rsidRPr="008C1335">
          <w:rPr>
            <w:rFonts w:cs="Times New Roman"/>
            <w:noProof/>
            <w:webHidden/>
            <w:szCs w:val="24"/>
          </w:rPr>
          <w:fldChar w:fldCharType="begin"/>
        </w:r>
        <w:r w:rsidRPr="008C1335">
          <w:rPr>
            <w:rFonts w:cs="Times New Roman"/>
            <w:noProof/>
            <w:webHidden/>
            <w:szCs w:val="24"/>
          </w:rPr>
          <w:instrText xml:space="preserve"> PAGEREF _Toc167658825 \h </w:instrText>
        </w:r>
        <w:r w:rsidRPr="008C1335">
          <w:rPr>
            <w:rFonts w:cs="Times New Roman"/>
            <w:noProof/>
            <w:webHidden/>
            <w:szCs w:val="24"/>
          </w:rPr>
        </w:r>
        <w:r w:rsidRPr="008C1335">
          <w:rPr>
            <w:rFonts w:cs="Times New Roman"/>
            <w:noProof/>
            <w:webHidden/>
            <w:szCs w:val="24"/>
          </w:rPr>
          <w:fldChar w:fldCharType="separate"/>
        </w:r>
        <w:r w:rsidRPr="008C1335">
          <w:rPr>
            <w:rFonts w:cs="Times New Roman"/>
            <w:noProof/>
            <w:webHidden/>
            <w:szCs w:val="24"/>
          </w:rPr>
          <w:t>19</w:t>
        </w:r>
        <w:r w:rsidRPr="008C1335">
          <w:rPr>
            <w:rFonts w:cs="Times New Roman"/>
            <w:noProof/>
            <w:webHidden/>
            <w:szCs w:val="24"/>
          </w:rPr>
          <w:fldChar w:fldCharType="end"/>
        </w:r>
      </w:hyperlink>
    </w:p>
    <w:p w14:paraId="48813733" w14:textId="2D032D09" w:rsidR="00BA728A" w:rsidRPr="008C1335" w:rsidRDefault="00BA728A" w:rsidP="001F6333">
      <w:pPr>
        <w:pStyle w:val="TableofFigures"/>
        <w:tabs>
          <w:tab w:val="right" w:leader="dot" w:pos="7928"/>
        </w:tabs>
        <w:jc w:val="both"/>
        <w:rPr>
          <w:rFonts w:cs="Times New Roman"/>
          <w:noProof/>
          <w:kern w:val="2"/>
          <w:szCs w:val="24"/>
          <w:lang w:val="en-ID" w:eastAsia="en-ID"/>
          <w14:ligatures w14:val="standardContextual"/>
        </w:rPr>
      </w:pPr>
      <w:hyperlink w:anchor="_Toc167658826" w:history="1">
        <w:r w:rsidRPr="008C1335">
          <w:rPr>
            <w:rStyle w:val="Hyperlink"/>
            <w:rFonts w:cs="Times New Roman"/>
            <w:noProof/>
            <w:szCs w:val="24"/>
          </w:rPr>
          <w:t xml:space="preserve">Gambar 3. 6 </w:t>
        </w:r>
        <w:r w:rsidRPr="008C1335">
          <w:rPr>
            <w:rStyle w:val="Hyperlink"/>
            <w:rFonts w:cs="Times New Roman"/>
            <w:i/>
            <w:noProof/>
            <w:szCs w:val="24"/>
          </w:rPr>
          <w:t xml:space="preserve">Class Diagram </w:t>
        </w:r>
        <w:r w:rsidRPr="008C1335">
          <w:rPr>
            <w:rStyle w:val="Hyperlink"/>
            <w:rFonts w:cs="Times New Roman"/>
            <w:noProof/>
            <w:szCs w:val="24"/>
          </w:rPr>
          <w:t>Sarpras</w:t>
        </w:r>
        <w:r w:rsidRPr="008C1335">
          <w:rPr>
            <w:rFonts w:cs="Times New Roman"/>
            <w:noProof/>
            <w:webHidden/>
            <w:szCs w:val="24"/>
          </w:rPr>
          <w:tab/>
        </w:r>
        <w:r w:rsidRPr="008C1335">
          <w:rPr>
            <w:rFonts w:cs="Times New Roman"/>
            <w:noProof/>
            <w:webHidden/>
            <w:szCs w:val="24"/>
          </w:rPr>
          <w:fldChar w:fldCharType="begin"/>
        </w:r>
        <w:r w:rsidRPr="008C1335">
          <w:rPr>
            <w:rFonts w:cs="Times New Roman"/>
            <w:noProof/>
            <w:webHidden/>
            <w:szCs w:val="24"/>
          </w:rPr>
          <w:instrText xml:space="preserve"> PAGEREF _Toc167658826 \h </w:instrText>
        </w:r>
        <w:r w:rsidRPr="008C1335">
          <w:rPr>
            <w:rFonts w:cs="Times New Roman"/>
            <w:noProof/>
            <w:webHidden/>
            <w:szCs w:val="24"/>
          </w:rPr>
        </w:r>
        <w:r w:rsidRPr="008C1335">
          <w:rPr>
            <w:rFonts w:cs="Times New Roman"/>
            <w:noProof/>
            <w:webHidden/>
            <w:szCs w:val="24"/>
          </w:rPr>
          <w:fldChar w:fldCharType="separate"/>
        </w:r>
        <w:r w:rsidRPr="008C1335">
          <w:rPr>
            <w:rFonts w:cs="Times New Roman"/>
            <w:noProof/>
            <w:webHidden/>
            <w:szCs w:val="24"/>
          </w:rPr>
          <w:t>20</w:t>
        </w:r>
        <w:r w:rsidRPr="008C1335">
          <w:rPr>
            <w:rFonts w:cs="Times New Roman"/>
            <w:noProof/>
            <w:webHidden/>
            <w:szCs w:val="24"/>
          </w:rPr>
          <w:fldChar w:fldCharType="end"/>
        </w:r>
      </w:hyperlink>
    </w:p>
    <w:p w14:paraId="202F782B" w14:textId="4ECEF540" w:rsidR="00BA728A" w:rsidRPr="008C1335" w:rsidRDefault="00BA728A" w:rsidP="001F6333">
      <w:pPr>
        <w:pStyle w:val="TableofFigures"/>
        <w:tabs>
          <w:tab w:val="right" w:leader="dot" w:pos="7928"/>
        </w:tabs>
        <w:jc w:val="both"/>
        <w:rPr>
          <w:rFonts w:cs="Times New Roman"/>
          <w:noProof/>
          <w:kern w:val="2"/>
          <w:szCs w:val="24"/>
          <w:lang w:val="en-ID" w:eastAsia="en-ID"/>
          <w14:ligatures w14:val="standardContextual"/>
        </w:rPr>
      </w:pPr>
      <w:hyperlink w:anchor="_Toc167658827" w:history="1">
        <w:r w:rsidRPr="008C1335">
          <w:rPr>
            <w:rStyle w:val="Hyperlink"/>
            <w:rFonts w:cs="Times New Roman"/>
            <w:noProof/>
            <w:szCs w:val="24"/>
          </w:rPr>
          <w:t xml:space="preserve">Gambar 3. 7 Entity </w:t>
        </w:r>
        <w:r w:rsidRPr="008C1335">
          <w:rPr>
            <w:rStyle w:val="Hyperlink"/>
            <w:rFonts w:cs="Times New Roman"/>
            <w:noProof/>
            <w:szCs w:val="24"/>
            <w:lang w:eastAsia="zh-CN"/>
          </w:rPr>
          <w:t>Relationship Diagram Peminjaman Sarpras</w:t>
        </w:r>
        <w:r w:rsidRPr="008C1335">
          <w:rPr>
            <w:rFonts w:cs="Times New Roman"/>
            <w:noProof/>
            <w:webHidden/>
            <w:szCs w:val="24"/>
          </w:rPr>
          <w:tab/>
        </w:r>
        <w:r w:rsidRPr="008C1335">
          <w:rPr>
            <w:rFonts w:cs="Times New Roman"/>
            <w:noProof/>
            <w:webHidden/>
            <w:szCs w:val="24"/>
          </w:rPr>
          <w:fldChar w:fldCharType="begin"/>
        </w:r>
        <w:r w:rsidRPr="008C1335">
          <w:rPr>
            <w:rFonts w:cs="Times New Roman"/>
            <w:noProof/>
            <w:webHidden/>
            <w:szCs w:val="24"/>
          </w:rPr>
          <w:instrText xml:space="preserve"> PAGEREF _Toc167658827 \h </w:instrText>
        </w:r>
        <w:r w:rsidRPr="008C1335">
          <w:rPr>
            <w:rFonts w:cs="Times New Roman"/>
            <w:noProof/>
            <w:webHidden/>
            <w:szCs w:val="24"/>
          </w:rPr>
        </w:r>
        <w:r w:rsidRPr="008C1335">
          <w:rPr>
            <w:rFonts w:cs="Times New Roman"/>
            <w:noProof/>
            <w:webHidden/>
            <w:szCs w:val="24"/>
          </w:rPr>
          <w:fldChar w:fldCharType="separate"/>
        </w:r>
        <w:r w:rsidRPr="008C1335">
          <w:rPr>
            <w:rFonts w:cs="Times New Roman"/>
            <w:noProof/>
            <w:webHidden/>
            <w:szCs w:val="24"/>
          </w:rPr>
          <w:t>21</w:t>
        </w:r>
        <w:r w:rsidRPr="008C1335">
          <w:rPr>
            <w:rFonts w:cs="Times New Roman"/>
            <w:noProof/>
            <w:webHidden/>
            <w:szCs w:val="24"/>
          </w:rPr>
          <w:fldChar w:fldCharType="end"/>
        </w:r>
      </w:hyperlink>
    </w:p>
    <w:p w14:paraId="5821DEE3" w14:textId="31AB21DD" w:rsidR="00BA728A" w:rsidRPr="008C1335" w:rsidRDefault="00BA728A" w:rsidP="001F6333">
      <w:pPr>
        <w:pStyle w:val="TableofFigures"/>
        <w:tabs>
          <w:tab w:val="right" w:leader="dot" w:pos="7928"/>
        </w:tabs>
        <w:jc w:val="both"/>
        <w:rPr>
          <w:rFonts w:cs="Times New Roman"/>
          <w:noProof/>
          <w:kern w:val="2"/>
          <w:szCs w:val="24"/>
          <w:lang w:val="en-ID" w:eastAsia="en-ID"/>
          <w14:ligatures w14:val="standardContextual"/>
        </w:rPr>
      </w:pPr>
      <w:hyperlink w:anchor="_Toc167658828" w:history="1">
        <w:r w:rsidRPr="008C1335">
          <w:rPr>
            <w:rStyle w:val="Hyperlink"/>
            <w:rFonts w:cs="Times New Roman"/>
            <w:noProof/>
            <w:szCs w:val="24"/>
          </w:rPr>
          <w:t xml:space="preserve">Gambar 3. 8 </w:t>
        </w:r>
        <w:r w:rsidRPr="008C1335">
          <w:rPr>
            <w:rStyle w:val="Hyperlink"/>
            <w:rFonts w:cs="Times New Roman"/>
            <w:noProof/>
            <w:szCs w:val="24"/>
            <w:lang w:val="en-ID" w:eastAsia="en-ID"/>
          </w:rPr>
          <w:t>Skema Relasi Sarpras</w:t>
        </w:r>
        <w:r w:rsidRPr="008C1335">
          <w:rPr>
            <w:rFonts w:cs="Times New Roman"/>
            <w:noProof/>
            <w:webHidden/>
            <w:szCs w:val="24"/>
          </w:rPr>
          <w:tab/>
        </w:r>
        <w:r w:rsidRPr="008C1335">
          <w:rPr>
            <w:rFonts w:cs="Times New Roman"/>
            <w:noProof/>
            <w:webHidden/>
            <w:szCs w:val="24"/>
          </w:rPr>
          <w:fldChar w:fldCharType="begin"/>
        </w:r>
        <w:r w:rsidRPr="008C1335">
          <w:rPr>
            <w:rFonts w:cs="Times New Roman"/>
            <w:noProof/>
            <w:webHidden/>
            <w:szCs w:val="24"/>
          </w:rPr>
          <w:instrText xml:space="preserve"> PAGEREF _Toc167658828 \h </w:instrText>
        </w:r>
        <w:r w:rsidRPr="008C1335">
          <w:rPr>
            <w:rFonts w:cs="Times New Roman"/>
            <w:noProof/>
            <w:webHidden/>
            <w:szCs w:val="24"/>
          </w:rPr>
        </w:r>
        <w:r w:rsidRPr="008C1335">
          <w:rPr>
            <w:rFonts w:cs="Times New Roman"/>
            <w:noProof/>
            <w:webHidden/>
            <w:szCs w:val="24"/>
          </w:rPr>
          <w:fldChar w:fldCharType="separate"/>
        </w:r>
        <w:r w:rsidRPr="008C1335">
          <w:rPr>
            <w:rFonts w:cs="Times New Roman"/>
            <w:noProof/>
            <w:webHidden/>
            <w:szCs w:val="24"/>
          </w:rPr>
          <w:t>22</w:t>
        </w:r>
        <w:r w:rsidRPr="008C1335">
          <w:rPr>
            <w:rFonts w:cs="Times New Roman"/>
            <w:noProof/>
            <w:webHidden/>
            <w:szCs w:val="24"/>
          </w:rPr>
          <w:fldChar w:fldCharType="end"/>
        </w:r>
      </w:hyperlink>
    </w:p>
    <w:p w14:paraId="26709F6E" w14:textId="4477E311" w:rsidR="00BA728A" w:rsidRPr="008C1335" w:rsidRDefault="00BA728A" w:rsidP="001F6333">
      <w:pPr>
        <w:pStyle w:val="TableofFigures"/>
        <w:tabs>
          <w:tab w:val="right" w:leader="dot" w:pos="7928"/>
        </w:tabs>
        <w:jc w:val="both"/>
        <w:rPr>
          <w:rFonts w:cs="Times New Roman"/>
          <w:noProof/>
          <w:kern w:val="2"/>
          <w:szCs w:val="24"/>
          <w:lang w:val="en-ID" w:eastAsia="en-ID"/>
          <w14:ligatures w14:val="standardContextual"/>
        </w:rPr>
      </w:pPr>
      <w:hyperlink w:anchor="_Toc167658829" w:history="1">
        <w:r w:rsidRPr="008C1335">
          <w:rPr>
            <w:rStyle w:val="Hyperlink"/>
            <w:rFonts w:cs="Times New Roman"/>
            <w:noProof/>
            <w:szCs w:val="24"/>
          </w:rPr>
          <w:t xml:space="preserve">Gambar 3. 9 Desain Halaman </w:t>
        </w:r>
        <w:r w:rsidRPr="008C1335">
          <w:rPr>
            <w:rStyle w:val="Hyperlink"/>
            <w:rFonts w:cs="Times New Roman"/>
            <w:i/>
            <w:noProof/>
            <w:szCs w:val="24"/>
          </w:rPr>
          <w:t xml:space="preserve">Login </w:t>
        </w:r>
        <w:r w:rsidRPr="008C1335">
          <w:rPr>
            <w:rStyle w:val="Hyperlink"/>
            <w:rFonts w:cs="Times New Roman"/>
            <w:noProof/>
            <w:szCs w:val="24"/>
          </w:rPr>
          <w:t>Pengelola Sarpras</w:t>
        </w:r>
        <w:r w:rsidRPr="008C1335">
          <w:rPr>
            <w:rFonts w:cs="Times New Roman"/>
            <w:noProof/>
            <w:webHidden/>
            <w:szCs w:val="24"/>
          </w:rPr>
          <w:tab/>
        </w:r>
        <w:r w:rsidRPr="008C1335">
          <w:rPr>
            <w:rFonts w:cs="Times New Roman"/>
            <w:noProof/>
            <w:webHidden/>
            <w:szCs w:val="24"/>
          </w:rPr>
          <w:fldChar w:fldCharType="begin"/>
        </w:r>
        <w:r w:rsidRPr="008C1335">
          <w:rPr>
            <w:rFonts w:cs="Times New Roman"/>
            <w:noProof/>
            <w:webHidden/>
            <w:szCs w:val="24"/>
          </w:rPr>
          <w:instrText xml:space="preserve"> PAGEREF _Toc167658829 \h </w:instrText>
        </w:r>
        <w:r w:rsidRPr="008C1335">
          <w:rPr>
            <w:rFonts w:cs="Times New Roman"/>
            <w:noProof/>
            <w:webHidden/>
            <w:szCs w:val="24"/>
          </w:rPr>
        </w:r>
        <w:r w:rsidRPr="008C1335">
          <w:rPr>
            <w:rFonts w:cs="Times New Roman"/>
            <w:noProof/>
            <w:webHidden/>
            <w:szCs w:val="24"/>
          </w:rPr>
          <w:fldChar w:fldCharType="separate"/>
        </w:r>
        <w:r w:rsidRPr="008C1335">
          <w:rPr>
            <w:rFonts w:cs="Times New Roman"/>
            <w:noProof/>
            <w:webHidden/>
            <w:szCs w:val="24"/>
          </w:rPr>
          <w:t>23</w:t>
        </w:r>
        <w:r w:rsidRPr="008C1335">
          <w:rPr>
            <w:rFonts w:cs="Times New Roman"/>
            <w:noProof/>
            <w:webHidden/>
            <w:szCs w:val="24"/>
          </w:rPr>
          <w:fldChar w:fldCharType="end"/>
        </w:r>
      </w:hyperlink>
    </w:p>
    <w:p w14:paraId="49A10731" w14:textId="528E845C" w:rsidR="00BA728A" w:rsidRPr="008C1335" w:rsidRDefault="00BA728A" w:rsidP="001F6333">
      <w:pPr>
        <w:pStyle w:val="TableofFigures"/>
        <w:tabs>
          <w:tab w:val="right" w:leader="dot" w:pos="7928"/>
        </w:tabs>
        <w:jc w:val="both"/>
        <w:rPr>
          <w:rFonts w:cs="Times New Roman"/>
          <w:noProof/>
          <w:kern w:val="2"/>
          <w:szCs w:val="24"/>
          <w:lang w:val="en-ID" w:eastAsia="en-ID"/>
          <w14:ligatures w14:val="standardContextual"/>
        </w:rPr>
      </w:pPr>
      <w:hyperlink w:anchor="_Toc167658830" w:history="1">
        <w:r w:rsidRPr="008C1335">
          <w:rPr>
            <w:rStyle w:val="Hyperlink"/>
            <w:rFonts w:cs="Times New Roman"/>
            <w:noProof/>
            <w:szCs w:val="24"/>
          </w:rPr>
          <w:t xml:space="preserve">Gambar 3. 10 </w:t>
        </w:r>
        <w:r w:rsidRPr="008C1335">
          <w:rPr>
            <w:rStyle w:val="Hyperlink"/>
            <w:rFonts w:cs="Times New Roman"/>
            <w:i/>
            <w:noProof/>
            <w:szCs w:val="24"/>
          </w:rPr>
          <w:t xml:space="preserve">Halaman Dashboard </w:t>
        </w:r>
        <w:r w:rsidRPr="008C1335">
          <w:rPr>
            <w:rStyle w:val="Hyperlink"/>
            <w:rFonts w:cs="Times New Roman"/>
            <w:noProof/>
            <w:szCs w:val="24"/>
          </w:rPr>
          <w:t>Pengelola Sarpras</w:t>
        </w:r>
        <w:r w:rsidRPr="008C1335">
          <w:rPr>
            <w:rFonts w:cs="Times New Roman"/>
            <w:noProof/>
            <w:webHidden/>
            <w:szCs w:val="24"/>
          </w:rPr>
          <w:tab/>
        </w:r>
        <w:r w:rsidRPr="008C1335">
          <w:rPr>
            <w:rFonts w:cs="Times New Roman"/>
            <w:noProof/>
            <w:webHidden/>
            <w:szCs w:val="24"/>
          </w:rPr>
          <w:fldChar w:fldCharType="begin"/>
        </w:r>
        <w:r w:rsidRPr="008C1335">
          <w:rPr>
            <w:rFonts w:cs="Times New Roman"/>
            <w:noProof/>
            <w:webHidden/>
            <w:szCs w:val="24"/>
          </w:rPr>
          <w:instrText xml:space="preserve"> PAGEREF _Toc167658830 \h </w:instrText>
        </w:r>
        <w:r w:rsidRPr="008C1335">
          <w:rPr>
            <w:rFonts w:cs="Times New Roman"/>
            <w:noProof/>
            <w:webHidden/>
            <w:szCs w:val="24"/>
          </w:rPr>
        </w:r>
        <w:r w:rsidRPr="008C1335">
          <w:rPr>
            <w:rFonts w:cs="Times New Roman"/>
            <w:noProof/>
            <w:webHidden/>
            <w:szCs w:val="24"/>
          </w:rPr>
          <w:fldChar w:fldCharType="separate"/>
        </w:r>
        <w:r w:rsidRPr="008C1335">
          <w:rPr>
            <w:rFonts w:cs="Times New Roman"/>
            <w:noProof/>
            <w:webHidden/>
            <w:szCs w:val="24"/>
          </w:rPr>
          <w:t>24</w:t>
        </w:r>
        <w:r w:rsidRPr="008C1335">
          <w:rPr>
            <w:rFonts w:cs="Times New Roman"/>
            <w:noProof/>
            <w:webHidden/>
            <w:szCs w:val="24"/>
          </w:rPr>
          <w:fldChar w:fldCharType="end"/>
        </w:r>
      </w:hyperlink>
    </w:p>
    <w:p w14:paraId="419DC089" w14:textId="4DCB1325" w:rsidR="00BA728A" w:rsidRPr="008C1335" w:rsidRDefault="00BA728A" w:rsidP="001F6333">
      <w:pPr>
        <w:pStyle w:val="TableofFigures"/>
        <w:tabs>
          <w:tab w:val="right" w:leader="dot" w:pos="7928"/>
        </w:tabs>
        <w:jc w:val="both"/>
        <w:rPr>
          <w:rFonts w:cs="Times New Roman"/>
          <w:noProof/>
          <w:kern w:val="2"/>
          <w:szCs w:val="24"/>
          <w:lang w:val="en-ID" w:eastAsia="en-ID"/>
          <w14:ligatures w14:val="standardContextual"/>
        </w:rPr>
      </w:pPr>
      <w:hyperlink w:anchor="_Toc167658831" w:history="1">
        <w:r w:rsidRPr="008C1335">
          <w:rPr>
            <w:rStyle w:val="Hyperlink"/>
            <w:rFonts w:cs="Times New Roman"/>
            <w:noProof/>
            <w:szCs w:val="24"/>
          </w:rPr>
          <w:t>Gambar 3. 11 Tambah Kategori Barang Pengelola Sarpras</w:t>
        </w:r>
        <w:r w:rsidRPr="008C1335">
          <w:rPr>
            <w:rFonts w:cs="Times New Roman"/>
            <w:noProof/>
            <w:webHidden/>
            <w:szCs w:val="24"/>
          </w:rPr>
          <w:tab/>
        </w:r>
        <w:r w:rsidRPr="008C1335">
          <w:rPr>
            <w:rFonts w:cs="Times New Roman"/>
            <w:noProof/>
            <w:webHidden/>
            <w:szCs w:val="24"/>
          </w:rPr>
          <w:fldChar w:fldCharType="begin"/>
        </w:r>
        <w:r w:rsidRPr="008C1335">
          <w:rPr>
            <w:rFonts w:cs="Times New Roman"/>
            <w:noProof/>
            <w:webHidden/>
            <w:szCs w:val="24"/>
          </w:rPr>
          <w:instrText xml:space="preserve"> PAGEREF _Toc167658831 \h </w:instrText>
        </w:r>
        <w:r w:rsidRPr="008C1335">
          <w:rPr>
            <w:rFonts w:cs="Times New Roman"/>
            <w:noProof/>
            <w:webHidden/>
            <w:szCs w:val="24"/>
          </w:rPr>
        </w:r>
        <w:r w:rsidRPr="008C1335">
          <w:rPr>
            <w:rFonts w:cs="Times New Roman"/>
            <w:noProof/>
            <w:webHidden/>
            <w:szCs w:val="24"/>
          </w:rPr>
          <w:fldChar w:fldCharType="separate"/>
        </w:r>
        <w:r w:rsidRPr="008C1335">
          <w:rPr>
            <w:rFonts w:cs="Times New Roman"/>
            <w:noProof/>
            <w:webHidden/>
            <w:szCs w:val="24"/>
          </w:rPr>
          <w:t>25</w:t>
        </w:r>
        <w:r w:rsidRPr="008C1335">
          <w:rPr>
            <w:rFonts w:cs="Times New Roman"/>
            <w:noProof/>
            <w:webHidden/>
            <w:szCs w:val="24"/>
          </w:rPr>
          <w:fldChar w:fldCharType="end"/>
        </w:r>
      </w:hyperlink>
    </w:p>
    <w:p w14:paraId="5BF02A86" w14:textId="14B086BB" w:rsidR="00BA728A" w:rsidRPr="008C1335" w:rsidRDefault="00BA728A" w:rsidP="001F6333">
      <w:pPr>
        <w:pStyle w:val="TableofFigures"/>
        <w:tabs>
          <w:tab w:val="right" w:leader="dot" w:pos="7928"/>
        </w:tabs>
        <w:jc w:val="both"/>
        <w:rPr>
          <w:rFonts w:cs="Times New Roman"/>
          <w:noProof/>
          <w:kern w:val="2"/>
          <w:szCs w:val="24"/>
          <w:lang w:val="en-ID" w:eastAsia="en-ID"/>
          <w14:ligatures w14:val="standardContextual"/>
        </w:rPr>
      </w:pPr>
      <w:hyperlink w:anchor="_Toc167658832" w:history="1">
        <w:r w:rsidRPr="008C1335">
          <w:rPr>
            <w:rStyle w:val="Hyperlink"/>
            <w:rFonts w:cs="Times New Roman"/>
            <w:noProof/>
            <w:szCs w:val="24"/>
          </w:rPr>
          <w:t>Gambar 3. 12 Halaman Tambah Barang Pengelola Sarpras</w:t>
        </w:r>
        <w:r w:rsidRPr="008C1335">
          <w:rPr>
            <w:rFonts w:cs="Times New Roman"/>
            <w:noProof/>
            <w:webHidden/>
            <w:szCs w:val="24"/>
          </w:rPr>
          <w:tab/>
        </w:r>
        <w:r w:rsidRPr="008C1335">
          <w:rPr>
            <w:rFonts w:cs="Times New Roman"/>
            <w:noProof/>
            <w:webHidden/>
            <w:szCs w:val="24"/>
          </w:rPr>
          <w:fldChar w:fldCharType="begin"/>
        </w:r>
        <w:r w:rsidRPr="008C1335">
          <w:rPr>
            <w:rFonts w:cs="Times New Roman"/>
            <w:noProof/>
            <w:webHidden/>
            <w:szCs w:val="24"/>
          </w:rPr>
          <w:instrText xml:space="preserve"> PAGEREF _Toc167658832 \h </w:instrText>
        </w:r>
        <w:r w:rsidRPr="008C1335">
          <w:rPr>
            <w:rFonts w:cs="Times New Roman"/>
            <w:noProof/>
            <w:webHidden/>
            <w:szCs w:val="24"/>
          </w:rPr>
        </w:r>
        <w:r w:rsidRPr="008C1335">
          <w:rPr>
            <w:rFonts w:cs="Times New Roman"/>
            <w:noProof/>
            <w:webHidden/>
            <w:szCs w:val="24"/>
          </w:rPr>
          <w:fldChar w:fldCharType="separate"/>
        </w:r>
        <w:r w:rsidRPr="008C1335">
          <w:rPr>
            <w:rFonts w:cs="Times New Roman"/>
            <w:noProof/>
            <w:webHidden/>
            <w:szCs w:val="24"/>
          </w:rPr>
          <w:t>26</w:t>
        </w:r>
        <w:r w:rsidRPr="008C1335">
          <w:rPr>
            <w:rFonts w:cs="Times New Roman"/>
            <w:noProof/>
            <w:webHidden/>
            <w:szCs w:val="24"/>
          </w:rPr>
          <w:fldChar w:fldCharType="end"/>
        </w:r>
      </w:hyperlink>
    </w:p>
    <w:p w14:paraId="279C3FF5" w14:textId="56A212FD" w:rsidR="00BA728A" w:rsidRPr="008C1335" w:rsidRDefault="00BA728A" w:rsidP="001F6333">
      <w:pPr>
        <w:pStyle w:val="TableofFigures"/>
        <w:tabs>
          <w:tab w:val="right" w:leader="dot" w:pos="7928"/>
        </w:tabs>
        <w:jc w:val="both"/>
        <w:rPr>
          <w:rFonts w:cs="Times New Roman"/>
          <w:noProof/>
          <w:kern w:val="2"/>
          <w:szCs w:val="24"/>
          <w:lang w:val="en-ID" w:eastAsia="en-ID"/>
          <w14:ligatures w14:val="standardContextual"/>
        </w:rPr>
      </w:pPr>
      <w:hyperlink w:anchor="_Toc167658833" w:history="1">
        <w:r w:rsidRPr="008C1335">
          <w:rPr>
            <w:rStyle w:val="Hyperlink"/>
            <w:rFonts w:cs="Times New Roman"/>
            <w:noProof/>
            <w:szCs w:val="24"/>
          </w:rPr>
          <w:t>Gambar 3. 13</w:t>
        </w:r>
        <w:r w:rsidRPr="008C1335">
          <w:rPr>
            <w:rStyle w:val="Hyperlink"/>
            <w:rFonts w:eastAsia="SimSun" w:cs="Times New Roman"/>
            <w:b/>
            <w:bCs/>
            <w:noProof/>
            <w:szCs w:val="24"/>
            <w:lang w:val="en-ID"/>
          </w:rPr>
          <w:t xml:space="preserve"> </w:t>
        </w:r>
        <w:r w:rsidRPr="008C1335">
          <w:rPr>
            <w:rStyle w:val="Hyperlink"/>
            <w:rFonts w:cs="Times New Roman"/>
            <w:noProof/>
            <w:szCs w:val="24"/>
            <w:lang w:val="en-US"/>
          </w:rPr>
          <w:t>Total Stok Barang Pengelola Sarpras</w:t>
        </w:r>
        <w:r w:rsidRPr="008C1335">
          <w:rPr>
            <w:rFonts w:cs="Times New Roman"/>
            <w:noProof/>
            <w:webHidden/>
            <w:szCs w:val="24"/>
          </w:rPr>
          <w:tab/>
        </w:r>
        <w:r w:rsidRPr="008C1335">
          <w:rPr>
            <w:rFonts w:cs="Times New Roman"/>
            <w:noProof/>
            <w:webHidden/>
            <w:szCs w:val="24"/>
          </w:rPr>
          <w:fldChar w:fldCharType="begin"/>
        </w:r>
        <w:r w:rsidRPr="008C1335">
          <w:rPr>
            <w:rFonts w:cs="Times New Roman"/>
            <w:noProof/>
            <w:webHidden/>
            <w:szCs w:val="24"/>
          </w:rPr>
          <w:instrText xml:space="preserve"> PAGEREF _Toc167658833 \h </w:instrText>
        </w:r>
        <w:r w:rsidRPr="008C1335">
          <w:rPr>
            <w:rFonts w:cs="Times New Roman"/>
            <w:noProof/>
            <w:webHidden/>
            <w:szCs w:val="24"/>
          </w:rPr>
        </w:r>
        <w:r w:rsidRPr="008C1335">
          <w:rPr>
            <w:rFonts w:cs="Times New Roman"/>
            <w:noProof/>
            <w:webHidden/>
            <w:szCs w:val="24"/>
          </w:rPr>
          <w:fldChar w:fldCharType="separate"/>
        </w:r>
        <w:r w:rsidRPr="008C1335">
          <w:rPr>
            <w:rFonts w:cs="Times New Roman"/>
            <w:noProof/>
            <w:webHidden/>
            <w:szCs w:val="24"/>
          </w:rPr>
          <w:t>26</w:t>
        </w:r>
        <w:r w:rsidRPr="008C1335">
          <w:rPr>
            <w:rFonts w:cs="Times New Roman"/>
            <w:noProof/>
            <w:webHidden/>
            <w:szCs w:val="24"/>
          </w:rPr>
          <w:fldChar w:fldCharType="end"/>
        </w:r>
      </w:hyperlink>
    </w:p>
    <w:p w14:paraId="304E5559" w14:textId="13B6C0A8" w:rsidR="00BA728A" w:rsidRPr="008C1335" w:rsidRDefault="00BA728A" w:rsidP="001F6333">
      <w:pPr>
        <w:pStyle w:val="TableofFigures"/>
        <w:tabs>
          <w:tab w:val="right" w:leader="dot" w:pos="7928"/>
        </w:tabs>
        <w:jc w:val="both"/>
        <w:rPr>
          <w:rFonts w:cs="Times New Roman"/>
          <w:noProof/>
          <w:kern w:val="2"/>
          <w:szCs w:val="24"/>
          <w:lang w:val="en-ID" w:eastAsia="en-ID"/>
          <w14:ligatures w14:val="standardContextual"/>
        </w:rPr>
      </w:pPr>
      <w:hyperlink w:anchor="_Toc167658834" w:history="1">
        <w:r w:rsidRPr="008C1335">
          <w:rPr>
            <w:rStyle w:val="Hyperlink"/>
            <w:rFonts w:cs="Times New Roman"/>
            <w:noProof/>
            <w:szCs w:val="24"/>
          </w:rPr>
          <w:t>Gambar 3. 14 Total Stok Barang Masuk Pengelola Sarpras</w:t>
        </w:r>
        <w:r w:rsidRPr="008C1335">
          <w:rPr>
            <w:rFonts w:cs="Times New Roman"/>
            <w:noProof/>
            <w:webHidden/>
            <w:szCs w:val="24"/>
          </w:rPr>
          <w:tab/>
        </w:r>
        <w:r w:rsidRPr="008C1335">
          <w:rPr>
            <w:rFonts w:cs="Times New Roman"/>
            <w:noProof/>
            <w:webHidden/>
            <w:szCs w:val="24"/>
          </w:rPr>
          <w:fldChar w:fldCharType="begin"/>
        </w:r>
        <w:r w:rsidRPr="008C1335">
          <w:rPr>
            <w:rFonts w:cs="Times New Roman"/>
            <w:noProof/>
            <w:webHidden/>
            <w:szCs w:val="24"/>
          </w:rPr>
          <w:instrText xml:space="preserve"> PAGEREF _Toc167658834 \h </w:instrText>
        </w:r>
        <w:r w:rsidRPr="008C1335">
          <w:rPr>
            <w:rFonts w:cs="Times New Roman"/>
            <w:noProof/>
            <w:webHidden/>
            <w:szCs w:val="24"/>
          </w:rPr>
        </w:r>
        <w:r w:rsidRPr="008C1335">
          <w:rPr>
            <w:rFonts w:cs="Times New Roman"/>
            <w:noProof/>
            <w:webHidden/>
            <w:szCs w:val="24"/>
          </w:rPr>
          <w:fldChar w:fldCharType="separate"/>
        </w:r>
        <w:r w:rsidRPr="008C1335">
          <w:rPr>
            <w:rFonts w:cs="Times New Roman"/>
            <w:noProof/>
            <w:webHidden/>
            <w:szCs w:val="24"/>
          </w:rPr>
          <w:t>27</w:t>
        </w:r>
        <w:r w:rsidRPr="008C1335">
          <w:rPr>
            <w:rFonts w:cs="Times New Roman"/>
            <w:noProof/>
            <w:webHidden/>
            <w:szCs w:val="24"/>
          </w:rPr>
          <w:fldChar w:fldCharType="end"/>
        </w:r>
      </w:hyperlink>
    </w:p>
    <w:p w14:paraId="482D0BC7" w14:textId="55A2C71A" w:rsidR="00BA728A" w:rsidRPr="008C1335" w:rsidRDefault="00BA728A" w:rsidP="001F6333">
      <w:pPr>
        <w:pStyle w:val="TableofFigures"/>
        <w:tabs>
          <w:tab w:val="right" w:leader="dot" w:pos="7928"/>
        </w:tabs>
        <w:jc w:val="both"/>
        <w:rPr>
          <w:rFonts w:cs="Times New Roman"/>
          <w:noProof/>
          <w:kern w:val="2"/>
          <w:szCs w:val="24"/>
          <w:lang w:val="en-ID" w:eastAsia="en-ID"/>
          <w14:ligatures w14:val="standardContextual"/>
        </w:rPr>
      </w:pPr>
      <w:hyperlink w:anchor="_Toc167658835" w:history="1">
        <w:r w:rsidRPr="008C1335">
          <w:rPr>
            <w:rStyle w:val="Hyperlink"/>
            <w:rFonts w:cs="Times New Roman"/>
            <w:noProof/>
            <w:szCs w:val="24"/>
          </w:rPr>
          <w:t>Gambar 3. 15 Total Stok Barang Keluar Pengelola Sarpras</w:t>
        </w:r>
        <w:r w:rsidRPr="008C1335">
          <w:rPr>
            <w:rFonts w:cs="Times New Roman"/>
            <w:noProof/>
            <w:webHidden/>
            <w:szCs w:val="24"/>
          </w:rPr>
          <w:tab/>
        </w:r>
        <w:r w:rsidRPr="008C1335">
          <w:rPr>
            <w:rFonts w:cs="Times New Roman"/>
            <w:noProof/>
            <w:webHidden/>
            <w:szCs w:val="24"/>
          </w:rPr>
          <w:fldChar w:fldCharType="begin"/>
        </w:r>
        <w:r w:rsidRPr="008C1335">
          <w:rPr>
            <w:rFonts w:cs="Times New Roman"/>
            <w:noProof/>
            <w:webHidden/>
            <w:szCs w:val="24"/>
          </w:rPr>
          <w:instrText xml:space="preserve"> PAGEREF _Toc167658835 \h </w:instrText>
        </w:r>
        <w:r w:rsidRPr="008C1335">
          <w:rPr>
            <w:rFonts w:cs="Times New Roman"/>
            <w:noProof/>
            <w:webHidden/>
            <w:szCs w:val="24"/>
          </w:rPr>
        </w:r>
        <w:r w:rsidRPr="008C1335">
          <w:rPr>
            <w:rFonts w:cs="Times New Roman"/>
            <w:noProof/>
            <w:webHidden/>
            <w:szCs w:val="24"/>
          </w:rPr>
          <w:fldChar w:fldCharType="separate"/>
        </w:r>
        <w:r w:rsidRPr="008C1335">
          <w:rPr>
            <w:rFonts w:cs="Times New Roman"/>
            <w:noProof/>
            <w:webHidden/>
            <w:szCs w:val="24"/>
          </w:rPr>
          <w:t>28</w:t>
        </w:r>
        <w:r w:rsidRPr="008C1335">
          <w:rPr>
            <w:rFonts w:cs="Times New Roman"/>
            <w:noProof/>
            <w:webHidden/>
            <w:szCs w:val="24"/>
          </w:rPr>
          <w:fldChar w:fldCharType="end"/>
        </w:r>
      </w:hyperlink>
    </w:p>
    <w:p w14:paraId="03299FF9" w14:textId="07748AF1" w:rsidR="00BA728A" w:rsidRPr="008C1335" w:rsidRDefault="00BA728A" w:rsidP="001F6333">
      <w:pPr>
        <w:pStyle w:val="TableofFigures"/>
        <w:tabs>
          <w:tab w:val="right" w:leader="dot" w:pos="7928"/>
        </w:tabs>
        <w:jc w:val="both"/>
        <w:rPr>
          <w:rFonts w:cs="Times New Roman"/>
          <w:noProof/>
          <w:kern w:val="2"/>
          <w:szCs w:val="24"/>
          <w:lang w:val="en-ID" w:eastAsia="en-ID"/>
          <w14:ligatures w14:val="standardContextual"/>
        </w:rPr>
      </w:pPr>
      <w:hyperlink w:anchor="_Toc167658836" w:history="1">
        <w:r w:rsidRPr="008C1335">
          <w:rPr>
            <w:rStyle w:val="Hyperlink"/>
            <w:rFonts w:cs="Times New Roman"/>
            <w:noProof/>
            <w:szCs w:val="24"/>
          </w:rPr>
          <w:t>Gambar 3. 16 Rancangan Desain Laporan Pinjaman Sarpras</w:t>
        </w:r>
        <w:r w:rsidRPr="008C1335">
          <w:rPr>
            <w:rFonts w:cs="Times New Roman"/>
            <w:noProof/>
            <w:webHidden/>
            <w:szCs w:val="24"/>
          </w:rPr>
          <w:tab/>
        </w:r>
        <w:r w:rsidRPr="008C1335">
          <w:rPr>
            <w:rFonts w:cs="Times New Roman"/>
            <w:noProof/>
            <w:webHidden/>
            <w:szCs w:val="24"/>
          </w:rPr>
          <w:fldChar w:fldCharType="begin"/>
        </w:r>
        <w:r w:rsidRPr="008C1335">
          <w:rPr>
            <w:rFonts w:cs="Times New Roman"/>
            <w:noProof/>
            <w:webHidden/>
            <w:szCs w:val="24"/>
          </w:rPr>
          <w:instrText xml:space="preserve"> PAGEREF _Toc167658836 \h </w:instrText>
        </w:r>
        <w:r w:rsidRPr="008C1335">
          <w:rPr>
            <w:rFonts w:cs="Times New Roman"/>
            <w:noProof/>
            <w:webHidden/>
            <w:szCs w:val="24"/>
          </w:rPr>
        </w:r>
        <w:r w:rsidRPr="008C1335">
          <w:rPr>
            <w:rFonts w:cs="Times New Roman"/>
            <w:noProof/>
            <w:webHidden/>
            <w:szCs w:val="24"/>
          </w:rPr>
          <w:fldChar w:fldCharType="separate"/>
        </w:r>
        <w:r w:rsidRPr="008C1335">
          <w:rPr>
            <w:rFonts w:cs="Times New Roman"/>
            <w:noProof/>
            <w:webHidden/>
            <w:szCs w:val="24"/>
          </w:rPr>
          <w:t>29</w:t>
        </w:r>
        <w:r w:rsidRPr="008C1335">
          <w:rPr>
            <w:rFonts w:cs="Times New Roman"/>
            <w:noProof/>
            <w:webHidden/>
            <w:szCs w:val="24"/>
          </w:rPr>
          <w:fldChar w:fldCharType="end"/>
        </w:r>
      </w:hyperlink>
    </w:p>
    <w:p w14:paraId="6EEABC4A" w14:textId="34612FFD" w:rsidR="00BA728A" w:rsidRPr="008C1335" w:rsidRDefault="00BA728A" w:rsidP="001F6333">
      <w:pPr>
        <w:pStyle w:val="TableofFigures"/>
        <w:tabs>
          <w:tab w:val="right" w:leader="dot" w:pos="7928"/>
        </w:tabs>
        <w:jc w:val="both"/>
        <w:rPr>
          <w:rFonts w:cs="Times New Roman"/>
          <w:noProof/>
          <w:kern w:val="2"/>
          <w:szCs w:val="24"/>
          <w:lang w:val="en-ID" w:eastAsia="en-ID"/>
          <w14:ligatures w14:val="standardContextual"/>
        </w:rPr>
      </w:pPr>
      <w:hyperlink w:anchor="_Toc167658837" w:history="1">
        <w:r w:rsidRPr="008C1335">
          <w:rPr>
            <w:rStyle w:val="Hyperlink"/>
            <w:rFonts w:cs="Times New Roman"/>
            <w:noProof/>
            <w:szCs w:val="24"/>
          </w:rPr>
          <w:t>Gambar 3. 17 Halaman Registrasi</w:t>
        </w:r>
        <w:r w:rsidRPr="008C1335">
          <w:rPr>
            <w:rStyle w:val="Hyperlink"/>
            <w:rFonts w:cs="Times New Roman"/>
            <w:i/>
            <w:noProof/>
            <w:szCs w:val="24"/>
          </w:rPr>
          <w:t xml:space="preserve"> </w:t>
        </w:r>
        <w:r w:rsidRPr="008C1335">
          <w:rPr>
            <w:rStyle w:val="Hyperlink"/>
            <w:rFonts w:cs="Times New Roman"/>
            <w:noProof/>
            <w:szCs w:val="24"/>
          </w:rPr>
          <w:t>Peminjam Sarpras</w:t>
        </w:r>
        <w:r w:rsidRPr="008C1335">
          <w:rPr>
            <w:rFonts w:cs="Times New Roman"/>
            <w:noProof/>
            <w:webHidden/>
            <w:szCs w:val="24"/>
          </w:rPr>
          <w:tab/>
        </w:r>
        <w:r w:rsidRPr="008C1335">
          <w:rPr>
            <w:rFonts w:cs="Times New Roman"/>
            <w:noProof/>
            <w:webHidden/>
            <w:szCs w:val="24"/>
          </w:rPr>
          <w:fldChar w:fldCharType="begin"/>
        </w:r>
        <w:r w:rsidRPr="008C1335">
          <w:rPr>
            <w:rFonts w:cs="Times New Roman"/>
            <w:noProof/>
            <w:webHidden/>
            <w:szCs w:val="24"/>
          </w:rPr>
          <w:instrText xml:space="preserve"> PAGEREF _Toc167658837 \h </w:instrText>
        </w:r>
        <w:r w:rsidRPr="008C1335">
          <w:rPr>
            <w:rFonts w:cs="Times New Roman"/>
            <w:noProof/>
            <w:webHidden/>
            <w:szCs w:val="24"/>
          </w:rPr>
        </w:r>
        <w:r w:rsidRPr="008C1335">
          <w:rPr>
            <w:rFonts w:cs="Times New Roman"/>
            <w:noProof/>
            <w:webHidden/>
            <w:szCs w:val="24"/>
          </w:rPr>
          <w:fldChar w:fldCharType="separate"/>
        </w:r>
        <w:r w:rsidRPr="008C1335">
          <w:rPr>
            <w:rFonts w:cs="Times New Roman"/>
            <w:noProof/>
            <w:webHidden/>
            <w:szCs w:val="24"/>
          </w:rPr>
          <w:t>30</w:t>
        </w:r>
        <w:r w:rsidRPr="008C1335">
          <w:rPr>
            <w:rFonts w:cs="Times New Roman"/>
            <w:noProof/>
            <w:webHidden/>
            <w:szCs w:val="24"/>
          </w:rPr>
          <w:fldChar w:fldCharType="end"/>
        </w:r>
      </w:hyperlink>
    </w:p>
    <w:p w14:paraId="71399D2D" w14:textId="37C4BA5E" w:rsidR="008C1335" w:rsidRPr="008C1335" w:rsidRDefault="00BA728A" w:rsidP="001F6333">
      <w:pPr>
        <w:pStyle w:val="TableofFigures"/>
        <w:tabs>
          <w:tab w:val="right" w:leader="dot" w:pos="7928"/>
        </w:tabs>
        <w:jc w:val="both"/>
        <w:rPr>
          <w:rFonts w:cs="Times New Roman"/>
          <w:szCs w:val="24"/>
        </w:rPr>
      </w:pPr>
      <w:hyperlink w:anchor="_Toc167658838" w:history="1">
        <w:r w:rsidRPr="008C1335">
          <w:rPr>
            <w:rStyle w:val="Hyperlink"/>
            <w:rFonts w:cs="Times New Roman"/>
            <w:noProof/>
            <w:szCs w:val="24"/>
          </w:rPr>
          <w:t xml:space="preserve">Gambar 3. 18 Halaman </w:t>
        </w:r>
        <w:r w:rsidRPr="008C1335">
          <w:rPr>
            <w:rStyle w:val="Hyperlink"/>
            <w:rFonts w:cs="Times New Roman"/>
            <w:i/>
            <w:noProof/>
            <w:szCs w:val="24"/>
          </w:rPr>
          <w:t>Login</w:t>
        </w:r>
        <w:r w:rsidRPr="008C1335">
          <w:rPr>
            <w:rStyle w:val="Hyperlink"/>
            <w:rFonts w:cs="Times New Roman"/>
            <w:noProof/>
            <w:szCs w:val="24"/>
          </w:rPr>
          <w:t xml:space="preserve"> Peminjam Sarpras</w:t>
        </w:r>
        <w:r w:rsidRPr="008C1335">
          <w:rPr>
            <w:rFonts w:cs="Times New Roman"/>
            <w:noProof/>
            <w:webHidden/>
            <w:szCs w:val="24"/>
          </w:rPr>
          <w:tab/>
        </w:r>
        <w:r w:rsidRPr="008C1335">
          <w:rPr>
            <w:rFonts w:cs="Times New Roman"/>
            <w:noProof/>
            <w:webHidden/>
            <w:szCs w:val="24"/>
          </w:rPr>
          <w:fldChar w:fldCharType="begin"/>
        </w:r>
        <w:r w:rsidRPr="008C1335">
          <w:rPr>
            <w:rFonts w:cs="Times New Roman"/>
            <w:noProof/>
            <w:webHidden/>
            <w:szCs w:val="24"/>
          </w:rPr>
          <w:instrText xml:space="preserve"> PAGEREF _Toc167658838 \h </w:instrText>
        </w:r>
        <w:r w:rsidRPr="008C1335">
          <w:rPr>
            <w:rFonts w:cs="Times New Roman"/>
            <w:noProof/>
            <w:webHidden/>
            <w:szCs w:val="24"/>
          </w:rPr>
        </w:r>
        <w:r w:rsidRPr="008C1335">
          <w:rPr>
            <w:rFonts w:cs="Times New Roman"/>
            <w:noProof/>
            <w:webHidden/>
            <w:szCs w:val="24"/>
          </w:rPr>
          <w:fldChar w:fldCharType="separate"/>
        </w:r>
        <w:r w:rsidRPr="008C1335">
          <w:rPr>
            <w:rFonts w:cs="Times New Roman"/>
            <w:noProof/>
            <w:webHidden/>
            <w:szCs w:val="24"/>
          </w:rPr>
          <w:t>30</w:t>
        </w:r>
        <w:r w:rsidRPr="008C1335">
          <w:rPr>
            <w:rFonts w:cs="Times New Roman"/>
            <w:noProof/>
            <w:webHidden/>
            <w:szCs w:val="24"/>
          </w:rPr>
          <w:fldChar w:fldCharType="end"/>
        </w:r>
      </w:hyperlink>
      <w:r w:rsidRPr="008C1335">
        <w:rPr>
          <w:rFonts w:cs="Times New Roman"/>
          <w:szCs w:val="24"/>
        </w:rPr>
        <w:fldChar w:fldCharType="end"/>
      </w:r>
      <w:r w:rsidR="008C1335" w:rsidRPr="008C1335">
        <w:rPr>
          <w:rFonts w:cs="Times New Roman"/>
          <w:szCs w:val="24"/>
        </w:rPr>
        <w:fldChar w:fldCharType="begin"/>
      </w:r>
      <w:r w:rsidR="008C1335" w:rsidRPr="008C1335">
        <w:rPr>
          <w:rFonts w:cs="Times New Roman"/>
          <w:szCs w:val="24"/>
        </w:rPr>
        <w:instrText xml:space="preserve"> TOC \h \z \c "Gambar 4." </w:instrText>
      </w:r>
      <w:r w:rsidR="008C1335" w:rsidRPr="008C1335">
        <w:rPr>
          <w:rFonts w:cs="Times New Roman"/>
          <w:szCs w:val="24"/>
        </w:rPr>
        <w:fldChar w:fldCharType="separate"/>
      </w:r>
    </w:p>
    <w:p w14:paraId="4A4FBD49" w14:textId="5F74DE16" w:rsidR="008C1335" w:rsidRPr="008C1335" w:rsidRDefault="008C1335" w:rsidP="001F6333">
      <w:pPr>
        <w:pStyle w:val="TableofFigures"/>
        <w:tabs>
          <w:tab w:val="right" w:leader="dot" w:pos="7928"/>
        </w:tabs>
        <w:jc w:val="both"/>
        <w:rPr>
          <w:rFonts w:cs="Times New Roman"/>
          <w:noProof/>
          <w:kern w:val="2"/>
          <w:szCs w:val="24"/>
          <w:lang w:val="en-ID" w:eastAsia="en-ID"/>
          <w14:ligatures w14:val="standardContextual"/>
        </w:rPr>
      </w:pPr>
      <w:hyperlink w:anchor="_Toc167658918" w:history="1">
        <w:r w:rsidRPr="008C1335">
          <w:rPr>
            <w:rStyle w:val="Hyperlink"/>
            <w:rFonts w:cs="Times New Roman"/>
            <w:noProof/>
            <w:szCs w:val="24"/>
          </w:rPr>
          <w:t xml:space="preserve">Gambar 4. 1 </w:t>
        </w:r>
        <w:r w:rsidRPr="008C1335">
          <w:rPr>
            <w:rStyle w:val="Hyperlink"/>
            <w:rFonts w:cs="Times New Roman"/>
            <w:i/>
            <w:noProof/>
            <w:szCs w:val="24"/>
          </w:rPr>
          <w:t xml:space="preserve">Login </w:t>
        </w:r>
        <w:r w:rsidRPr="008C1335">
          <w:rPr>
            <w:rStyle w:val="Hyperlink"/>
            <w:rFonts w:cs="Times New Roman"/>
            <w:noProof/>
            <w:szCs w:val="24"/>
          </w:rPr>
          <w:t>Pengelola Sarpras</w:t>
        </w:r>
        <w:r w:rsidRPr="008C1335">
          <w:rPr>
            <w:rFonts w:cs="Times New Roman"/>
            <w:noProof/>
            <w:webHidden/>
            <w:szCs w:val="24"/>
          </w:rPr>
          <w:tab/>
        </w:r>
        <w:r w:rsidRPr="008C1335">
          <w:rPr>
            <w:rFonts w:cs="Times New Roman"/>
            <w:noProof/>
            <w:webHidden/>
            <w:szCs w:val="24"/>
          </w:rPr>
          <w:fldChar w:fldCharType="begin"/>
        </w:r>
        <w:r w:rsidRPr="008C1335">
          <w:rPr>
            <w:rFonts w:cs="Times New Roman"/>
            <w:noProof/>
            <w:webHidden/>
            <w:szCs w:val="24"/>
          </w:rPr>
          <w:instrText xml:space="preserve"> PAGEREF _Toc167658918 \h </w:instrText>
        </w:r>
        <w:r w:rsidRPr="008C1335">
          <w:rPr>
            <w:rFonts w:cs="Times New Roman"/>
            <w:noProof/>
            <w:webHidden/>
            <w:szCs w:val="24"/>
          </w:rPr>
        </w:r>
        <w:r w:rsidRPr="008C1335">
          <w:rPr>
            <w:rFonts w:cs="Times New Roman"/>
            <w:noProof/>
            <w:webHidden/>
            <w:szCs w:val="24"/>
          </w:rPr>
          <w:fldChar w:fldCharType="separate"/>
        </w:r>
        <w:r w:rsidRPr="008C1335">
          <w:rPr>
            <w:rFonts w:cs="Times New Roman"/>
            <w:noProof/>
            <w:webHidden/>
            <w:szCs w:val="24"/>
          </w:rPr>
          <w:t>51</w:t>
        </w:r>
        <w:r w:rsidRPr="008C1335">
          <w:rPr>
            <w:rFonts w:cs="Times New Roman"/>
            <w:noProof/>
            <w:webHidden/>
            <w:szCs w:val="24"/>
          </w:rPr>
          <w:fldChar w:fldCharType="end"/>
        </w:r>
      </w:hyperlink>
    </w:p>
    <w:p w14:paraId="701D6FC2" w14:textId="147D3080" w:rsidR="008C1335" w:rsidRPr="008C1335" w:rsidRDefault="008C1335" w:rsidP="001F6333">
      <w:pPr>
        <w:pStyle w:val="TableofFigures"/>
        <w:tabs>
          <w:tab w:val="right" w:leader="dot" w:pos="7928"/>
        </w:tabs>
        <w:jc w:val="both"/>
        <w:rPr>
          <w:rFonts w:cs="Times New Roman"/>
          <w:noProof/>
          <w:kern w:val="2"/>
          <w:szCs w:val="24"/>
          <w:lang w:val="en-ID" w:eastAsia="en-ID"/>
          <w14:ligatures w14:val="standardContextual"/>
        </w:rPr>
      </w:pPr>
      <w:hyperlink w:anchor="_Toc167658919" w:history="1">
        <w:r w:rsidRPr="008C1335">
          <w:rPr>
            <w:rStyle w:val="Hyperlink"/>
            <w:rFonts w:cs="Times New Roman"/>
            <w:noProof/>
            <w:szCs w:val="24"/>
          </w:rPr>
          <w:t xml:space="preserve">Gambar 4. 2 </w:t>
        </w:r>
        <w:r w:rsidRPr="008C1335">
          <w:rPr>
            <w:rStyle w:val="Hyperlink"/>
            <w:rFonts w:cs="Times New Roman"/>
            <w:i/>
            <w:noProof/>
            <w:szCs w:val="24"/>
          </w:rPr>
          <w:t>Login</w:t>
        </w:r>
        <w:r w:rsidRPr="008C1335">
          <w:rPr>
            <w:rStyle w:val="Hyperlink"/>
            <w:rFonts w:cs="Times New Roman"/>
            <w:noProof/>
            <w:szCs w:val="24"/>
          </w:rPr>
          <w:t xml:space="preserve"> Gagal</w:t>
        </w:r>
        <w:r w:rsidRPr="008C1335">
          <w:rPr>
            <w:rFonts w:cs="Times New Roman"/>
            <w:noProof/>
            <w:webHidden/>
            <w:szCs w:val="24"/>
          </w:rPr>
          <w:tab/>
        </w:r>
        <w:r w:rsidRPr="008C1335">
          <w:rPr>
            <w:rFonts w:cs="Times New Roman"/>
            <w:noProof/>
            <w:webHidden/>
            <w:szCs w:val="24"/>
          </w:rPr>
          <w:fldChar w:fldCharType="begin"/>
        </w:r>
        <w:r w:rsidRPr="008C1335">
          <w:rPr>
            <w:rFonts w:cs="Times New Roman"/>
            <w:noProof/>
            <w:webHidden/>
            <w:szCs w:val="24"/>
          </w:rPr>
          <w:instrText xml:space="preserve"> PAGEREF _Toc167658919 \h </w:instrText>
        </w:r>
        <w:r w:rsidRPr="008C1335">
          <w:rPr>
            <w:rFonts w:cs="Times New Roman"/>
            <w:noProof/>
            <w:webHidden/>
            <w:szCs w:val="24"/>
          </w:rPr>
        </w:r>
        <w:r w:rsidRPr="008C1335">
          <w:rPr>
            <w:rFonts w:cs="Times New Roman"/>
            <w:noProof/>
            <w:webHidden/>
            <w:szCs w:val="24"/>
          </w:rPr>
          <w:fldChar w:fldCharType="separate"/>
        </w:r>
        <w:r w:rsidRPr="008C1335">
          <w:rPr>
            <w:rFonts w:cs="Times New Roman"/>
            <w:noProof/>
            <w:webHidden/>
            <w:szCs w:val="24"/>
          </w:rPr>
          <w:t>52</w:t>
        </w:r>
        <w:r w:rsidRPr="008C1335">
          <w:rPr>
            <w:rFonts w:cs="Times New Roman"/>
            <w:noProof/>
            <w:webHidden/>
            <w:szCs w:val="24"/>
          </w:rPr>
          <w:fldChar w:fldCharType="end"/>
        </w:r>
      </w:hyperlink>
    </w:p>
    <w:p w14:paraId="3455684D" w14:textId="45EF88FD" w:rsidR="008C1335" w:rsidRPr="008C1335" w:rsidRDefault="008C1335" w:rsidP="001F6333">
      <w:pPr>
        <w:pStyle w:val="TableofFigures"/>
        <w:tabs>
          <w:tab w:val="right" w:leader="dot" w:pos="7928"/>
        </w:tabs>
        <w:jc w:val="both"/>
        <w:rPr>
          <w:rFonts w:cs="Times New Roman"/>
          <w:noProof/>
          <w:kern w:val="2"/>
          <w:szCs w:val="24"/>
          <w:lang w:val="en-ID" w:eastAsia="en-ID"/>
          <w14:ligatures w14:val="standardContextual"/>
        </w:rPr>
      </w:pPr>
      <w:hyperlink w:anchor="_Toc167658920" w:history="1">
        <w:r w:rsidRPr="008C1335">
          <w:rPr>
            <w:rStyle w:val="Hyperlink"/>
            <w:rFonts w:cs="Times New Roman"/>
            <w:noProof/>
            <w:szCs w:val="24"/>
          </w:rPr>
          <w:t>Gambar 4. 3 Beranda Pengelola Sarpras</w:t>
        </w:r>
        <w:r w:rsidRPr="008C1335">
          <w:rPr>
            <w:rFonts w:cs="Times New Roman"/>
            <w:noProof/>
            <w:webHidden/>
            <w:szCs w:val="24"/>
          </w:rPr>
          <w:tab/>
        </w:r>
        <w:r w:rsidRPr="008C1335">
          <w:rPr>
            <w:rFonts w:cs="Times New Roman"/>
            <w:noProof/>
            <w:webHidden/>
            <w:szCs w:val="24"/>
          </w:rPr>
          <w:fldChar w:fldCharType="begin"/>
        </w:r>
        <w:r w:rsidRPr="008C1335">
          <w:rPr>
            <w:rFonts w:cs="Times New Roman"/>
            <w:noProof/>
            <w:webHidden/>
            <w:szCs w:val="24"/>
          </w:rPr>
          <w:instrText xml:space="preserve"> PAGEREF _Toc167658920 \h </w:instrText>
        </w:r>
        <w:r w:rsidRPr="008C1335">
          <w:rPr>
            <w:rFonts w:cs="Times New Roman"/>
            <w:noProof/>
            <w:webHidden/>
            <w:szCs w:val="24"/>
          </w:rPr>
        </w:r>
        <w:r w:rsidRPr="008C1335">
          <w:rPr>
            <w:rFonts w:cs="Times New Roman"/>
            <w:noProof/>
            <w:webHidden/>
            <w:szCs w:val="24"/>
          </w:rPr>
          <w:fldChar w:fldCharType="separate"/>
        </w:r>
        <w:r w:rsidRPr="008C1335">
          <w:rPr>
            <w:rFonts w:cs="Times New Roman"/>
            <w:noProof/>
            <w:webHidden/>
            <w:szCs w:val="24"/>
          </w:rPr>
          <w:t>52</w:t>
        </w:r>
        <w:r w:rsidRPr="008C1335">
          <w:rPr>
            <w:rFonts w:cs="Times New Roman"/>
            <w:noProof/>
            <w:webHidden/>
            <w:szCs w:val="24"/>
          </w:rPr>
          <w:fldChar w:fldCharType="end"/>
        </w:r>
      </w:hyperlink>
    </w:p>
    <w:p w14:paraId="4B8F3181" w14:textId="20E00A03" w:rsidR="008C1335" w:rsidRPr="008C1335" w:rsidRDefault="008C1335" w:rsidP="001F6333">
      <w:pPr>
        <w:pStyle w:val="TableofFigures"/>
        <w:tabs>
          <w:tab w:val="right" w:leader="dot" w:pos="7928"/>
        </w:tabs>
        <w:jc w:val="both"/>
        <w:rPr>
          <w:rFonts w:cs="Times New Roman"/>
          <w:noProof/>
          <w:kern w:val="2"/>
          <w:szCs w:val="24"/>
          <w:lang w:val="en-ID" w:eastAsia="en-ID"/>
          <w14:ligatures w14:val="standardContextual"/>
        </w:rPr>
      </w:pPr>
      <w:hyperlink w:anchor="_Toc167658921" w:history="1">
        <w:r w:rsidRPr="008C1335">
          <w:rPr>
            <w:rStyle w:val="Hyperlink"/>
            <w:rFonts w:cs="Times New Roman"/>
            <w:noProof/>
            <w:szCs w:val="24"/>
          </w:rPr>
          <w:t xml:space="preserve">Gambar 4. 4 Tambah </w:t>
        </w:r>
        <w:r w:rsidRPr="008C1335">
          <w:rPr>
            <w:rStyle w:val="Hyperlink"/>
            <w:rFonts w:cs="Times New Roman"/>
            <w:i/>
            <w:noProof/>
            <w:szCs w:val="24"/>
          </w:rPr>
          <w:t>Kategori</w:t>
        </w:r>
        <w:r w:rsidRPr="008C1335">
          <w:rPr>
            <w:rFonts w:cs="Times New Roman"/>
            <w:noProof/>
            <w:webHidden/>
            <w:szCs w:val="24"/>
          </w:rPr>
          <w:tab/>
        </w:r>
        <w:r w:rsidRPr="008C1335">
          <w:rPr>
            <w:rFonts w:cs="Times New Roman"/>
            <w:noProof/>
            <w:webHidden/>
            <w:szCs w:val="24"/>
          </w:rPr>
          <w:fldChar w:fldCharType="begin"/>
        </w:r>
        <w:r w:rsidRPr="008C1335">
          <w:rPr>
            <w:rFonts w:cs="Times New Roman"/>
            <w:noProof/>
            <w:webHidden/>
            <w:szCs w:val="24"/>
          </w:rPr>
          <w:instrText xml:space="preserve"> PAGEREF _Toc167658921 \h </w:instrText>
        </w:r>
        <w:r w:rsidRPr="008C1335">
          <w:rPr>
            <w:rFonts w:cs="Times New Roman"/>
            <w:noProof/>
            <w:webHidden/>
            <w:szCs w:val="24"/>
          </w:rPr>
        </w:r>
        <w:r w:rsidRPr="008C1335">
          <w:rPr>
            <w:rFonts w:cs="Times New Roman"/>
            <w:noProof/>
            <w:webHidden/>
            <w:szCs w:val="24"/>
          </w:rPr>
          <w:fldChar w:fldCharType="separate"/>
        </w:r>
        <w:r w:rsidRPr="008C1335">
          <w:rPr>
            <w:rFonts w:cs="Times New Roman"/>
            <w:noProof/>
            <w:webHidden/>
            <w:szCs w:val="24"/>
          </w:rPr>
          <w:t>53</w:t>
        </w:r>
        <w:r w:rsidRPr="008C1335">
          <w:rPr>
            <w:rFonts w:cs="Times New Roman"/>
            <w:noProof/>
            <w:webHidden/>
            <w:szCs w:val="24"/>
          </w:rPr>
          <w:fldChar w:fldCharType="end"/>
        </w:r>
      </w:hyperlink>
    </w:p>
    <w:p w14:paraId="4F6B1268" w14:textId="2642AAF3" w:rsidR="008C1335" w:rsidRPr="008C1335" w:rsidRDefault="008C1335" w:rsidP="001F6333">
      <w:pPr>
        <w:pStyle w:val="TableofFigures"/>
        <w:tabs>
          <w:tab w:val="right" w:leader="dot" w:pos="7928"/>
        </w:tabs>
        <w:jc w:val="both"/>
        <w:rPr>
          <w:rFonts w:cs="Times New Roman"/>
          <w:noProof/>
          <w:kern w:val="2"/>
          <w:szCs w:val="24"/>
          <w:lang w:val="en-ID" w:eastAsia="en-ID"/>
          <w14:ligatures w14:val="standardContextual"/>
        </w:rPr>
      </w:pPr>
      <w:hyperlink w:anchor="_Toc167658922" w:history="1">
        <w:r w:rsidRPr="008C1335">
          <w:rPr>
            <w:rStyle w:val="Hyperlink"/>
            <w:rFonts w:cs="Times New Roman"/>
            <w:noProof/>
            <w:szCs w:val="24"/>
          </w:rPr>
          <w:t xml:space="preserve">Gambar 4. 5 Edit </w:t>
        </w:r>
        <w:r w:rsidRPr="008C1335">
          <w:rPr>
            <w:rStyle w:val="Hyperlink"/>
            <w:rFonts w:cs="Times New Roman"/>
            <w:i/>
            <w:noProof/>
            <w:szCs w:val="24"/>
          </w:rPr>
          <w:t>Kategori</w:t>
        </w:r>
        <w:r w:rsidRPr="008C1335">
          <w:rPr>
            <w:rFonts w:cs="Times New Roman"/>
            <w:noProof/>
            <w:webHidden/>
            <w:szCs w:val="24"/>
          </w:rPr>
          <w:tab/>
        </w:r>
        <w:r w:rsidRPr="008C1335">
          <w:rPr>
            <w:rFonts w:cs="Times New Roman"/>
            <w:noProof/>
            <w:webHidden/>
            <w:szCs w:val="24"/>
          </w:rPr>
          <w:fldChar w:fldCharType="begin"/>
        </w:r>
        <w:r w:rsidRPr="008C1335">
          <w:rPr>
            <w:rFonts w:cs="Times New Roman"/>
            <w:noProof/>
            <w:webHidden/>
            <w:szCs w:val="24"/>
          </w:rPr>
          <w:instrText xml:space="preserve"> PAGEREF _Toc167658922 \h </w:instrText>
        </w:r>
        <w:r w:rsidRPr="008C1335">
          <w:rPr>
            <w:rFonts w:cs="Times New Roman"/>
            <w:noProof/>
            <w:webHidden/>
            <w:szCs w:val="24"/>
          </w:rPr>
        </w:r>
        <w:r w:rsidRPr="008C1335">
          <w:rPr>
            <w:rFonts w:cs="Times New Roman"/>
            <w:noProof/>
            <w:webHidden/>
            <w:szCs w:val="24"/>
          </w:rPr>
          <w:fldChar w:fldCharType="separate"/>
        </w:r>
        <w:r w:rsidRPr="008C1335">
          <w:rPr>
            <w:rFonts w:cs="Times New Roman"/>
            <w:noProof/>
            <w:webHidden/>
            <w:szCs w:val="24"/>
          </w:rPr>
          <w:t>53</w:t>
        </w:r>
        <w:r w:rsidRPr="008C1335">
          <w:rPr>
            <w:rFonts w:cs="Times New Roman"/>
            <w:noProof/>
            <w:webHidden/>
            <w:szCs w:val="24"/>
          </w:rPr>
          <w:fldChar w:fldCharType="end"/>
        </w:r>
      </w:hyperlink>
    </w:p>
    <w:p w14:paraId="59ADF2E0" w14:textId="444FC777" w:rsidR="008C1335" w:rsidRPr="008C1335" w:rsidRDefault="008C1335" w:rsidP="001F6333">
      <w:pPr>
        <w:pStyle w:val="TableofFigures"/>
        <w:tabs>
          <w:tab w:val="right" w:leader="dot" w:pos="7928"/>
        </w:tabs>
        <w:jc w:val="both"/>
        <w:rPr>
          <w:rFonts w:cs="Times New Roman"/>
          <w:noProof/>
          <w:kern w:val="2"/>
          <w:szCs w:val="24"/>
          <w:lang w:val="en-ID" w:eastAsia="en-ID"/>
          <w14:ligatures w14:val="standardContextual"/>
        </w:rPr>
      </w:pPr>
      <w:hyperlink w:anchor="_Toc167658923" w:history="1">
        <w:r w:rsidRPr="008C1335">
          <w:rPr>
            <w:rStyle w:val="Hyperlink"/>
            <w:rFonts w:cs="Times New Roman"/>
            <w:noProof/>
            <w:szCs w:val="24"/>
          </w:rPr>
          <w:t xml:space="preserve">Gambar 4. 6 Hapus Data </w:t>
        </w:r>
        <w:r w:rsidRPr="008C1335">
          <w:rPr>
            <w:rStyle w:val="Hyperlink"/>
            <w:rFonts w:cs="Times New Roman"/>
            <w:i/>
            <w:noProof/>
            <w:szCs w:val="24"/>
          </w:rPr>
          <w:t>Kategori</w:t>
        </w:r>
        <w:r w:rsidRPr="008C1335">
          <w:rPr>
            <w:rFonts w:cs="Times New Roman"/>
            <w:noProof/>
            <w:webHidden/>
            <w:szCs w:val="24"/>
          </w:rPr>
          <w:tab/>
        </w:r>
        <w:r w:rsidRPr="008C1335">
          <w:rPr>
            <w:rFonts w:cs="Times New Roman"/>
            <w:noProof/>
            <w:webHidden/>
            <w:szCs w:val="24"/>
          </w:rPr>
          <w:fldChar w:fldCharType="begin"/>
        </w:r>
        <w:r w:rsidRPr="008C1335">
          <w:rPr>
            <w:rFonts w:cs="Times New Roman"/>
            <w:noProof/>
            <w:webHidden/>
            <w:szCs w:val="24"/>
          </w:rPr>
          <w:instrText xml:space="preserve"> PAGEREF _Toc167658923 \h </w:instrText>
        </w:r>
        <w:r w:rsidRPr="008C1335">
          <w:rPr>
            <w:rFonts w:cs="Times New Roman"/>
            <w:noProof/>
            <w:webHidden/>
            <w:szCs w:val="24"/>
          </w:rPr>
        </w:r>
        <w:r w:rsidRPr="008C1335">
          <w:rPr>
            <w:rFonts w:cs="Times New Roman"/>
            <w:noProof/>
            <w:webHidden/>
            <w:szCs w:val="24"/>
          </w:rPr>
          <w:fldChar w:fldCharType="separate"/>
        </w:r>
        <w:r w:rsidRPr="008C1335">
          <w:rPr>
            <w:rFonts w:cs="Times New Roman"/>
            <w:noProof/>
            <w:webHidden/>
            <w:szCs w:val="24"/>
          </w:rPr>
          <w:t>54</w:t>
        </w:r>
        <w:r w:rsidRPr="008C1335">
          <w:rPr>
            <w:rFonts w:cs="Times New Roman"/>
            <w:noProof/>
            <w:webHidden/>
            <w:szCs w:val="24"/>
          </w:rPr>
          <w:fldChar w:fldCharType="end"/>
        </w:r>
      </w:hyperlink>
    </w:p>
    <w:p w14:paraId="014B6614" w14:textId="3D40DB60" w:rsidR="008C1335" w:rsidRPr="008C1335" w:rsidRDefault="008C1335" w:rsidP="001F6333">
      <w:pPr>
        <w:pStyle w:val="TableofFigures"/>
        <w:tabs>
          <w:tab w:val="right" w:leader="dot" w:pos="7928"/>
        </w:tabs>
        <w:jc w:val="both"/>
        <w:rPr>
          <w:rFonts w:cs="Times New Roman"/>
          <w:noProof/>
          <w:kern w:val="2"/>
          <w:szCs w:val="24"/>
          <w:lang w:val="en-ID" w:eastAsia="en-ID"/>
          <w14:ligatures w14:val="standardContextual"/>
        </w:rPr>
      </w:pPr>
      <w:hyperlink w:anchor="_Toc167658924" w:history="1">
        <w:r w:rsidRPr="008C1335">
          <w:rPr>
            <w:rStyle w:val="Hyperlink"/>
            <w:rFonts w:cs="Times New Roman"/>
            <w:noProof/>
            <w:szCs w:val="24"/>
          </w:rPr>
          <w:t>Gambar 4. 7 Halaman Tambah Barang</w:t>
        </w:r>
        <w:r w:rsidRPr="008C1335">
          <w:rPr>
            <w:rFonts w:cs="Times New Roman"/>
            <w:noProof/>
            <w:webHidden/>
            <w:szCs w:val="24"/>
          </w:rPr>
          <w:tab/>
        </w:r>
        <w:r w:rsidRPr="008C1335">
          <w:rPr>
            <w:rFonts w:cs="Times New Roman"/>
            <w:noProof/>
            <w:webHidden/>
            <w:szCs w:val="24"/>
          </w:rPr>
          <w:fldChar w:fldCharType="begin"/>
        </w:r>
        <w:r w:rsidRPr="008C1335">
          <w:rPr>
            <w:rFonts w:cs="Times New Roman"/>
            <w:noProof/>
            <w:webHidden/>
            <w:szCs w:val="24"/>
          </w:rPr>
          <w:instrText xml:space="preserve"> PAGEREF _Toc167658924 \h </w:instrText>
        </w:r>
        <w:r w:rsidRPr="008C1335">
          <w:rPr>
            <w:rFonts w:cs="Times New Roman"/>
            <w:noProof/>
            <w:webHidden/>
            <w:szCs w:val="24"/>
          </w:rPr>
        </w:r>
        <w:r w:rsidRPr="008C1335">
          <w:rPr>
            <w:rFonts w:cs="Times New Roman"/>
            <w:noProof/>
            <w:webHidden/>
            <w:szCs w:val="24"/>
          </w:rPr>
          <w:fldChar w:fldCharType="separate"/>
        </w:r>
        <w:r w:rsidRPr="008C1335">
          <w:rPr>
            <w:rFonts w:cs="Times New Roman"/>
            <w:noProof/>
            <w:webHidden/>
            <w:szCs w:val="24"/>
          </w:rPr>
          <w:t>54</w:t>
        </w:r>
        <w:r w:rsidRPr="008C1335">
          <w:rPr>
            <w:rFonts w:cs="Times New Roman"/>
            <w:noProof/>
            <w:webHidden/>
            <w:szCs w:val="24"/>
          </w:rPr>
          <w:fldChar w:fldCharType="end"/>
        </w:r>
      </w:hyperlink>
    </w:p>
    <w:p w14:paraId="4497B38E" w14:textId="30515D97" w:rsidR="008C1335" w:rsidRPr="008C1335" w:rsidRDefault="008C1335" w:rsidP="001F6333">
      <w:pPr>
        <w:pStyle w:val="TableofFigures"/>
        <w:tabs>
          <w:tab w:val="right" w:leader="dot" w:pos="7928"/>
        </w:tabs>
        <w:jc w:val="both"/>
        <w:rPr>
          <w:rFonts w:cs="Times New Roman"/>
          <w:noProof/>
          <w:kern w:val="2"/>
          <w:szCs w:val="24"/>
          <w:lang w:val="en-ID" w:eastAsia="en-ID"/>
          <w14:ligatures w14:val="standardContextual"/>
        </w:rPr>
      </w:pPr>
      <w:hyperlink w:anchor="_Toc167658925" w:history="1">
        <w:r w:rsidRPr="008C1335">
          <w:rPr>
            <w:rStyle w:val="Hyperlink"/>
            <w:rFonts w:cs="Times New Roman"/>
            <w:noProof/>
            <w:szCs w:val="24"/>
          </w:rPr>
          <w:t>Gambar 4. 8 Edit Tambah Barang</w:t>
        </w:r>
        <w:r w:rsidRPr="008C1335">
          <w:rPr>
            <w:rFonts w:cs="Times New Roman"/>
            <w:noProof/>
            <w:webHidden/>
            <w:szCs w:val="24"/>
          </w:rPr>
          <w:tab/>
        </w:r>
        <w:r w:rsidRPr="008C1335">
          <w:rPr>
            <w:rFonts w:cs="Times New Roman"/>
            <w:noProof/>
            <w:webHidden/>
            <w:szCs w:val="24"/>
          </w:rPr>
          <w:fldChar w:fldCharType="begin"/>
        </w:r>
        <w:r w:rsidRPr="008C1335">
          <w:rPr>
            <w:rFonts w:cs="Times New Roman"/>
            <w:noProof/>
            <w:webHidden/>
            <w:szCs w:val="24"/>
          </w:rPr>
          <w:instrText xml:space="preserve"> PAGEREF _Toc167658925 \h </w:instrText>
        </w:r>
        <w:r w:rsidRPr="008C1335">
          <w:rPr>
            <w:rFonts w:cs="Times New Roman"/>
            <w:noProof/>
            <w:webHidden/>
            <w:szCs w:val="24"/>
          </w:rPr>
        </w:r>
        <w:r w:rsidRPr="008C1335">
          <w:rPr>
            <w:rFonts w:cs="Times New Roman"/>
            <w:noProof/>
            <w:webHidden/>
            <w:szCs w:val="24"/>
          </w:rPr>
          <w:fldChar w:fldCharType="separate"/>
        </w:r>
        <w:r w:rsidRPr="008C1335">
          <w:rPr>
            <w:rFonts w:cs="Times New Roman"/>
            <w:noProof/>
            <w:webHidden/>
            <w:szCs w:val="24"/>
          </w:rPr>
          <w:t>55</w:t>
        </w:r>
        <w:r w:rsidRPr="008C1335">
          <w:rPr>
            <w:rFonts w:cs="Times New Roman"/>
            <w:noProof/>
            <w:webHidden/>
            <w:szCs w:val="24"/>
          </w:rPr>
          <w:fldChar w:fldCharType="end"/>
        </w:r>
      </w:hyperlink>
    </w:p>
    <w:p w14:paraId="0AD02176" w14:textId="7C2CB648" w:rsidR="008C1335" w:rsidRPr="008C1335" w:rsidRDefault="008C1335" w:rsidP="001F6333">
      <w:pPr>
        <w:pStyle w:val="TableofFigures"/>
        <w:tabs>
          <w:tab w:val="right" w:leader="dot" w:pos="7928"/>
        </w:tabs>
        <w:jc w:val="both"/>
        <w:rPr>
          <w:rFonts w:cs="Times New Roman"/>
          <w:noProof/>
          <w:kern w:val="2"/>
          <w:szCs w:val="24"/>
          <w:lang w:val="en-ID" w:eastAsia="en-ID"/>
          <w14:ligatures w14:val="standardContextual"/>
        </w:rPr>
      </w:pPr>
      <w:hyperlink w:anchor="_Toc167658926" w:history="1">
        <w:r w:rsidRPr="008C1335">
          <w:rPr>
            <w:rStyle w:val="Hyperlink"/>
            <w:rFonts w:cs="Times New Roman"/>
            <w:noProof/>
            <w:szCs w:val="24"/>
          </w:rPr>
          <w:t>Gambar 4. 9 Hapus Data Tambah Barang</w:t>
        </w:r>
        <w:r w:rsidRPr="008C1335">
          <w:rPr>
            <w:rFonts w:cs="Times New Roman"/>
            <w:noProof/>
            <w:webHidden/>
            <w:szCs w:val="24"/>
          </w:rPr>
          <w:tab/>
        </w:r>
        <w:r w:rsidRPr="008C1335">
          <w:rPr>
            <w:rFonts w:cs="Times New Roman"/>
            <w:noProof/>
            <w:webHidden/>
            <w:szCs w:val="24"/>
          </w:rPr>
          <w:fldChar w:fldCharType="begin"/>
        </w:r>
        <w:r w:rsidRPr="008C1335">
          <w:rPr>
            <w:rFonts w:cs="Times New Roman"/>
            <w:noProof/>
            <w:webHidden/>
            <w:szCs w:val="24"/>
          </w:rPr>
          <w:instrText xml:space="preserve"> PAGEREF _Toc167658926 \h </w:instrText>
        </w:r>
        <w:r w:rsidRPr="008C1335">
          <w:rPr>
            <w:rFonts w:cs="Times New Roman"/>
            <w:noProof/>
            <w:webHidden/>
            <w:szCs w:val="24"/>
          </w:rPr>
        </w:r>
        <w:r w:rsidRPr="008C1335">
          <w:rPr>
            <w:rFonts w:cs="Times New Roman"/>
            <w:noProof/>
            <w:webHidden/>
            <w:szCs w:val="24"/>
          </w:rPr>
          <w:fldChar w:fldCharType="separate"/>
        </w:r>
        <w:r w:rsidRPr="008C1335">
          <w:rPr>
            <w:rFonts w:cs="Times New Roman"/>
            <w:noProof/>
            <w:webHidden/>
            <w:szCs w:val="24"/>
          </w:rPr>
          <w:t>55</w:t>
        </w:r>
        <w:r w:rsidRPr="008C1335">
          <w:rPr>
            <w:rFonts w:cs="Times New Roman"/>
            <w:noProof/>
            <w:webHidden/>
            <w:szCs w:val="24"/>
          </w:rPr>
          <w:fldChar w:fldCharType="end"/>
        </w:r>
      </w:hyperlink>
    </w:p>
    <w:p w14:paraId="6DA066C2" w14:textId="5AE224E7" w:rsidR="008C1335" w:rsidRPr="008C1335" w:rsidRDefault="008C1335" w:rsidP="001F6333">
      <w:pPr>
        <w:pStyle w:val="TableofFigures"/>
        <w:tabs>
          <w:tab w:val="right" w:leader="dot" w:pos="7928"/>
        </w:tabs>
        <w:jc w:val="both"/>
        <w:rPr>
          <w:rFonts w:cs="Times New Roman"/>
          <w:noProof/>
          <w:kern w:val="2"/>
          <w:szCs w:val="24"/>
          <w:lang w:val="en-ID" w:eastAsia="en-ID"/>
          <w14:ligatures w14:val="standardContextual"/>
        </w:rPr>
      </w:pPr>
      <w:hyperlink w:anchor="_Toc167658927" w:history="1">
        <w:r w:rsidRPr="008C1335">
          <w:rPr>
            <w:rStyle w:val="Hyperlink"/>
            <w:rFonts w:cs="Times New Roman"/>
            <w:noProof/>
            <w:szCs w:val="24"/>
          </w:rPr>
          <w:t>Gambar 4. 10 Halaman Stok Barang</w:t>
        </w:r>
        <w:r w:rsidRPr="008C1335">
          <w:rPr>
            <w:rFonts w:cs="Times New Roman"/>
            <w:noProof/>
            <w:webHidden/>
            <w:szCs w:val="24"/>
          </w:rPr>
          <w:tab/>
        </w:r>
        <w:r w:rsidRPr="008C1335">
          <w:rPr>
            <w:rFonts w:cs="Times New Roman"/>
            <w:noProof/>
            <w:webHidden/>
            <w:szCs w:val="24"/>
          </w:rPr>
          <w:fldChar w:fldCharType="begin"/>
        </w:r>
        <w:r w:rsidRPr="008C1335">
          <w:rPr>
            <w:rFonts w:cs="Times New Roman"/>
            <w:noProof/>
            <w:webHidden/>
            <w:szCs w:val="24"/>
          </w:rPr>
          <w:instrText xml:space="preserve"> PAGEREF _Toc167658927 \h </w:instrText>
        </w:r>
        <w:r w:rsidRPr="008C1335">
          <w:rPr>
            <w:rFonts w:cs="Times New Roman"/>
            <w:noProof/>
            <w:webHidden/>
            <w:szCs w:val="24"/>
          </w:rPr>
        </w:r>
        <w:r w:rsidRPr="008C1335">
          <w:rPr>
            <w:rFonts w:cs="Times New Roman"/>
            <w:noProof/>
            <w:webHidden/>
            <w:szCs w:val="24"/>
          </w:rPr>
          <w:fldChar w:fldCharType="separate"/>
        </w:r>
        <w:r w:rsidRPr="008C1335">
          <w:rPr>
            <w:rFonts w:cs="Times New Roman"/>
            <w:noProof/>
            <w:webHidden/>
            <w:szCs w:val="24"/>
          </w:rPr>
          <w:t>56</w:t>
        </w:r>
        <w:r w:rsidRPr="008C1335">
          <w:rPr>
            <w:rFonts w:cs="Times New Roman"/>
            <w:noProof/>
            <w:webHidden/>
            <w:szCs w:val="24"/>
          </w:rPr>
          <w:fldChar w:fldCharType="end"/>
        </w:r>
      </w:hyperlink>
    </w:p>
    <w:p w14:paraId="3D9317D6" w14:textId="004306CE" w:rsidR="008C1335" w:rsidRPr="008C1335" w:rsidRDefault="008C1335" w:rsidP="001F6333">
      <w:pPr>
        <w:pStyle w:val="TableofFigures"/>
        <w:tabs>
          <w:tab w:val="right" w:leader="dot" w:pos="7928"/>
        </w:tabs>
        <w:jc w:val="both"/>
        <w:rPr>
          <w:rFonts w:cs="Times New Roman"/>
          <w:noProof/>
          <w:kern w:val="2"/>
          <w:szCs w:val="24"/>
          <w:lang w:val="en-ID" w:eastAsia="en-ID"/>
          <w14:ligatures w14:val="standardContextual"/>
        </w:rPr>
      </w:pPr>
      <w:hyperlink w:anchor="_Toc167658928" w:history="1">
        <w:r w:rsidRPr="008C1335">
          <w:rPr>
            <w:rStyle w:val="Hyperlink"/>
            <w:rFonts w:cs="Times New Roman"/>
            <w:noProof/>
            <w:szCs w:val="24"/>
          </w:rPr>
          <w:t>Gambar 4. 11 Tambah Stok Barang</w:t>
        </w:r>
        <w:r w:rsidRPr="008C1335">
          <w:rPr>
            <w:rFonts w:cs="Times New Roman"/>
            <w:noProof/>
            <w:webHidden/>
            <w:szCs w:val="24"/>
          </w:rPr>
          <w:tab/>
        </w:r>
        <w:r w:rsidRPr="008C1335">
          <w:rPr>
            <w:rFonts w:cs="Times New Roman"/>
            <w:noProof/>
            <w:webHidden/>
            <w:szCs w:val="24"/>
          </w:rPr>
          <w:fldChar w:fldCharType="begin"/>
        </w:r>
        <w:r w:rsidRPr="008C1335">
          <w:rPr>
            <w:rFonts w:cs="Times New Roman"/>
            <w:noProof/>
            <w:webHidden/>
            <w:szCs w:val="24"/>
          </w:rPr>
          <w:instrText xml:space="preserve"> PAGEREF _Toc167658928 \h </w:instrText>
        </w:r>
        <w:r w:rsidRPr="008C1335">
          <w:rPr>
            <w:rFonts w:cs="Times New Roman"/>
            <w:noProof/>
            <w:webHidden/>
            <w:szCs w:val="24"/>
          </w:rPr>
        </w:r>
        <w:r w:rsidRPr="008C1335">
          <w:rPr>
            <w:rFonts w:cs="Times New Roman"/>
            <w:noProof/>
            <w:webHidden/>
            <w:szCs w:val="24"/>
          </w:rPr>
          <w:fldChar w:fldCharType="separate"/>
        </w:r>
        <w:r w:rsidRPr="008C1335">
          <w:rPr>
            <w:rFonts w:cs="Times New Roman"/>
            <w:noProof/>
            <w:webHidden/>
            <w:szCs w:val="24"/>
          </w:rPr>
          <w:t>56</w:t>
        </w:r>
        <w:r w:rsidRPr="008C1335">
          <w:rPr>
            <w:rFonts w:cs="Times New Roman"/>
            <w:noProof/>
            <w:webHidden/>
            <w:szCs w:val="24"/>
          </w:rPr>
          <w:fldChar w:fldCharType="end"/>
        </w:r>
      </w:hyperlink>
    </w:p>
    <w:p w14:paraId="4F065438" w14:textId="4DD54CA4" w:rsidR="008C1335" w:rsidRPr="008C1335" w:rsidRDefault="008C1335" w:rsidP="001F6333">
      <w:pPr>
        <w:pStyle w:val="TableofFigures"/>
        <w:tabs>
          <w:tab w:val="right" w:leader="dot" w:pos="7928"/>
        </w:tabs>
        <w:jc w:val="both"/>
        <w:rPr>
          <w:rFonts w:cs="Times New Roman"/>
          <w:noProof/>
          <w:kern w:val="2"/>
          <w:szCs w:val="24"/>
          <w:lang w:val="en-ID" w:eastAsia="en-ID"/>
          <w14:ligatures w14:val="standardContextual"/>
        </w:rPr>
      </w:pPr>
      <w:hyperlink w:anchor="_Toc167658929" w:history="1">
        <w:r w:rsidRPr="008C1335">
          <w:rPr>
            <w:rStyle w:val="Hyperlink"/>
            <w:rFonts w:cs="Times New Roman"/>
            <w:noProof/>
            <w:szCs w:val="24"/>
          </w:rPr>
          <w:t>Gambar 4. 12 Edit Data Stok</w:t>
        </w:r>
        <w:r w:rsidRPr="008C1335">
          <w:rPr>
            <w:rFonts w:cs="Times New Roman"/>
            <w:noProof/>
            <w:webHidden/>
            <w:szCs w:val="24"/>
          </w:rPr>
          <w:tab/>
        </w:r>
        <w:r w:rsidRPr="008C1335">
          <w:rPr>
            <w:rFonts w:cs="Times New Roman"/>
            <w:noProof/>
            <w:webHidden/>
            <w:szCs w:val="24"/>
          </w:rPr>
          <w:fldChar w:fldCharType="begin"/>
        </w:r>
        <w:r w:rsidRPr="008C1335">
          <w:rPr>
            <w:rFonts w:cs="Times New Roman"/>
            <w:noProof/>
            <w:webHidden/>
            <w:szCs w:val="24"/>
          </w:rPr>
          <w:instrText xml:space="preserve"> PAGEREF _Toc167658929 \h </w:instrText>
        </w:r>
        <w:r w:rsidRPr="008C1335">
          <w:rPr>
            <w:rFonts w:cs="Times New Roman"/>
            <w:noProof/>
            <w:webHidden/>
            <w:szCs w:val="24"/>
          </w:rPr>
        </w:r>
        <w:r w:rsidRPr="008C1335">
          <w:rPr>
            <w:rFonts w:cs="Times New Roman"/>
            <w:noProof/>
            <w:webHidden/>
            <w:szCs w:val="24"/>
          </w:rPr>
          <w:fldChar w:fldCharType="separate"/>
        </w:r>
        <w:r w:rsidRPr="008C1335">
          <w:rPr>
            <w:rFonts w:cs="Times New Roman"/>
            <w:noProof/>
            <w:webHidden/>
            <w:szCs w:val="24"/>
          </w:rPr>
          <w:t>57</w:t>
        </w:r>
        <w:r w:rsidRPr="008C1335">
          <w:rPr>
            <w:rFonts w:cs="Times New Roman"/>
            <w:noProof/>
            <w:webHidden/>
            <w:szCs w:val="24"/>
          </w:rPr>
          <w:fldChar w:fldCharType="end"/>
        </w:r>
      </w:hyperlink>
    </w:p>
    <w:p w14:paraId="40D9BC44" w14:textId="0BEA7778" w:rsidR="008C1335" w:rsidRPr="008C1335" w:rsidRDefault="008C1335" w:rsidP="001F6333">
      <w:pPr>
        <w:pStyle w:val="TableofFigures"/>
        <w:tabs>
          <w:tab w:val="right" w:leader="dot" w:pos="7928"/>
        </w:tabs>
        <w:jc w:val="both"/>
        <w:rPr>
          <w:rFonts w:cs="Times New Roman"/>
          <w:noProof/>
          <w:kern w:val="2"/>
          <w:szCs w:val="24"/>
          <w:lang w:val="en-ID" w:eastAsia="en-ID"/>
          <w14:ligatures w14:val="standardContextual"/>
        </w:rPr>
      </w:pPr>
      <w:hyperlink w:anchor="_Toc167658930" w:history="1">
        <w:r w:rsidRPr="008C1335">
          <w:rPr>
            <w:rStyle w:val="Hyperlink"/>
            <w:rFonts w:cs="Times New Roman"/>
            <w:noProof/>
            <w:szCs w:val="24"/>
          </w:rPr>
          <w:t>Gambar 4. 13 Data Stok Masuk</w:t>
        </w:r>
        <w:r w:rsidRPr="008C1335">
          <w:rPr>
            <w:rFonts w:cs="Times New Roman"/>
            <w:noProof/>
            <w:webHidden/>
            <w:szCs w:val="24"/>
          </w:rPr>
          <w:tab/>
        </w:r>
        <w:r w:rsidRPr="008C1335">
          <w:rPr>
            <w:rFonts w:cs="Times New Roman"/>
            <w:noProof/>
            <w:webHidden/>
            <w:szCs w:val="24"/>
          </w:rPr>
          <w:fldChar w:fldCharType="begin"/>
        </w:r>
        <w:r w:rsidRPr="008C1335">
          <w:rPr>
            <w:rFonts w:cs="Times New Roman"/>
            <w:noProof/>
            <w:webHidden/>
            <w:szCs w:val="24"/>
          </w:rPr>
          <w:instrText xml:space="preserve"> PAGEREF _Toc167658930 \h </w:instrText>
        </w:r>
        <w:r w:rsidRPr="008C1335">
          <w:rPr>
            <w:rFonts w:cs="Times New Roman"/>
            <w:noProof/>
            <w:webHidden/>
            <w:szCs w:val="24"/>
          </w:rPr>
        </w:r>
        <w:r w:rsidRPr="008C1335">
          <w:rPr>
            <w:rFonts w:cs="Times New Roman"/>
            <w:noProof/>
            <w:webHidden/>
            <w:szCs w:val="24"/>
          </w:rPr>
          <w:fldChar w:fldCharType="separate"/>
        </w:r>
        <w:r w:rsidRPr="008C1335">
          <w:rPr>
            <w:rFonts w:cs="Times New Roman"/>
            <w:noProof/>
            <w:webHidden/>
            <w:szCs w:val="24"/>
          </w:rPr>
          <w:t>57</w:t>
        </w:r>
        <w:r w:rsidRPr="008C1335">
          <w:rPr>
            <w:rFonts w:cs="Times New Roman"/>
            <w:noProof/>
            <w:webHidden/>
            <w:szCs w:val="24"/>
          </w:rPr>
          <w:fldChar w:fldCharType="end"/>
        </w:r>
      </w:hyperlink>
    </w:p>
    <w:p w14:paraId="7C1840F6" w14:textId="2B69380E" w:rsidR="008C1335" w:rsidRPr="008C1335" w:rsidRDefault="008C1335" w:rsidP="001F6333">
      <w:pPr>
        <w:pStyle w:val="TableofFigures"/>
        <w:tabs>
          <w:tab w:val="right" w:leader="dot" w:pos="7928"/>
        </w:tabs>
        <w:jc w:val="both"/>
        <w:rPr>
          <w:rFonts w:cs="Times New Roman"/>
          <w:noProof/>
          <w:kern w:val="2"/>
          <w:szCs w:val="24"/>
          <w:lang w:val="en-ID" w:eastAsia="en-ID"/>
          <w14:ligatures w14:val="standardContextual"/>
        </w:rPr>
      </w:pPr>
      <w:hyperlink w:anchor="_Toc167658931" w:history="1">
        <w:r w:rsidRPr="008C1335">
          <w:rPr>
            <w:rStyle w:val="Hyperlink"/>
            <w:rFonts w:cs="Times New Roman"/>
            <w:noProof/>
            <w:szCs w:val="24"/>
          </w:rPr>
          <w:t>Gambar 4. 14 Stok Barang Keluar</w:t>
        </w:r>
        <w:r w:rsidRPr="008C1335">
          <w:rPr>
            <w:rFonts w:cs="Times New Roman"/>
            <w:noProof/>
            <w:webHidden/>
            <w:szCs w:val="24"/>
          </w:rPr>
          <w:tab/>
        </w:r>
        <w:r w:rsidRPr="008C1335">
          <w:rPr>
            <w:rFonts w:cs="Times New Roman"/>
            <w:noProof/>
            <w:webHidden/>
            <w:szCs w:val="24"/>
          </w:rPr>
          <w:fldChar w:fldCharType="begin"/>
        </w:r>
        <w:r w:rsidRPr="008C1335">
          <w:rPr>
            <w:rFonts w:cs="Times New Roman"/>
            <w:noProof/>
            <w:webHidden/>
            <w:szCs w:val="24"/>
          </w:rPr>
          <w:instrText xml:space="preserve"> PAGEREF _Toc167658931 \h </w:instrText>
        </w:r>
        <w:r w:rsidRPr="008C1335">
          <w:rPr>
            <w:rFonts w:cs="Times New Roman"/>
            <w:noProof/>
            <w:webHidden/>
            <w:szCs w:val="24"/>
          </w:rPr>
        </w:r>
        <w:r w:rsidRPr="008C1335">
          <w:rPr>
            <w:rFonts w:cs="Times New Roman"/>
            <w:noProof/>
            <w:webHidden/>
            <w:szCs w:val="24"/>
          </w:rPr>
          <w:fldChar w:fldCharType="separate"/>
        </w:r>
        <w:r w:rsidRPr="008C1335">
          <w:rPr>
            <w:rFonts w:cs="Times New Roman"/>
            <w:noProof/>
            <w:webHidden/>
            <w:szCs w:val="24"/>
          </w:rPr>
          <w:t>58</w:t>
        </w:r>
        <w:r w:rsidRPr="008C1335">
          <w:rPr>
            <w:rFonts w:cs="Times New Roman"/>
            <w:noProof/>
            <w:webHidden/>
            <w:szCs w:val="24"/>
          </w:rPr>
          <w:fldChar w:fldCharType="end"/>
        </w:r>
      </w:hyperlink>
    </w:p>
    <w:p w14:paraId="4981096A" w14:textId="2D340529" w:rsidR="008C1335" w:rsidRPr="008C1335" w:rsidRDefault="008C1335" w:rsidP="001F6333">
      <w:pPr>
        <w:pStyle w:val="TableofFigures"/>
        <w:tabs>
          <w:tab w:val="right" w:leader="dot" w:pos="7928"/>
        </w:tabs>
        <w:jc w:val="both"/>
        <w:rPr>
          <w:rFonts w:cs="Times New Roman"/>
          <w:noProof/>
          <w:kern w:val="2"/>
          <w:szCs w:val="24"/>
          <w:lang w:val="en-ID" w:eastAsia="en-ID"/>
          <w14:ligatures w14:val="standardContextual"/>
        </w:rPr>
      </w:pPr>
      <w:hyperlink w:anchor="_Toc167658932" w:history="1">
        <w:r w:rsidRPr="008C1335">
          <w:rPr>
            <w:rStyle w:val="Hyperlink"/>
            <w:rFonts w:cs="Times New Roman"/>
            <w:noProof/>
            <w:szCs w:val="24"/>
          </w:rPr>
          <w:t>Gambar 4. 15 Edit Data Stok Keluar</w:t>
        </w:r>
        <w:r w:rsidRPr="008C1335">
          <w:rPr>
            <w:rFonts w:cs="Times New Roman"/>
            <w:noProof/>
            <w:webHidden/>
            <w:szCs w:val="24"/>
          </w:rPr>
          <w:tab/>
        </w:r>
        <w:r w:rsidRPr="008C1335">
          <w:rPr>
            <w:rFonts w:cs="Times New Roman"/>
            <w:noProof/>
            <w:webHidden/>
            <w:szCs w:val="24"/>
          </w:rPr>
          <w:fldChar w:fldCharType="begin"/>
        </w:r>
        <w:r w:rsidRPr="008C1335">
          <w:rPr>
            <w:rFonts w:cs="Times New Roman"/>
            <w:noProof/>
            <w:webHidden/>
            <w:szCs w:val="24"/>
          </w:rPr>
          <w:instrText xml:space="preserve"> PAGEREF _Toc167658932 \h </w:instrText>
        </w:r>
        <w:r w:rsidRPr="008C1335">
          <w:rPr>
            <w:rFonts w:cs="Times New Roman"/>
            <w:noProof/>
            <w:webHidden/>
            <w:szCs w:val="24"/>
          </w:rPr>
        </w:r>
        <w:r w:rsidRPr="008C1335">
          <w:rPr>
            <w:rFonts w:cs="Times New Roman"/>
            <w:noProof/>
            <w:webHidden/>
            <w:szCs w:val="24"/>
          </w:rPr>
          <w:fldChar w:fldCharType="separate"/>
        </w:r>
        <w:r w:rsidRPr="008C1335">
          <w:rPr>
            <w:rFonts w:cs="Times New Roman"/>
            <w:noProof/>
            <w:webHidden/>
            <w:szCs w:val="24"/>
          </w:rPr>
          <w:t>59</w:t>
        </w:r>
        <w:r w:rsidRPr="008C1335">
          <w:rPr>
            <w:rFonts w:cs="Times New Roman"/>
            <w:noProof/>
            <w:webHidden/>
            <w:szCs w:val="24"/>
          </w:rPr>
          <w:fldChar w:fldCharType="end"/>
        </w:r>
      </w:hyperlink>
    </w:p>
    <w:p w14:paraId="7652FEA5" w14:textId="53B87DF7" w:rsidR="008C1335" w:rsidRPr="008C1335" w:rsidRDefault="008C1335" w:rsidP="001F6333">
      <w:pPr>
        <w:pStyle w:val="TableofFigures"/>
        <w:tabs>
          <w:tab w:val="right" w:leader="dot" w:pos="7928"/>
        </w:tabs>
        <w:jc w:val="both"/>
        <w:rPr>
          <w:rFonts w:cs="Times New Roman"/>
          <w:noProof/>
          <w:kern w:val="2"/>
          <w:szCs w:val="24"/>
          <w:lang w:val="en-ID" w:eastAsia="en-ID"/>
          <w14:ligatures w14:val="standardContextual"/>
        </w:rPr>
      </w:pPr>
      <w:hyperlink w:anchor="_Toc167658933" w:history="1">
        <w:r w:rsidRPr="008C1335">
          <w:rPr>
            <w:rStyle w:val="Hyperlink"/>
            <w:rFonts w:cs="Times New Roman"/>
            <w:noProof/>
            <w:szCs w:val="24"/>
          </w:rPr>
          <w:t>Gambar 4. 16 Hapus Data Stok Keluar</w:t>
        </w:r>
        <w:r w:rsidRPr="008C1335">
          <w:rPr>
            <w:rFonts w:cs="Times New Roman"/>
            <w:noProof/>
            <w:webHidden/>
            <w:szCs w:val="24"/>
          </w:rPr>
          <w:tab/>
        </w:r>
        <w:r w:rsidRPr="008C1335">
          <w:rPr>
            <w:rFonts w:cs="Times New Roman"/>
            <w:noProof/>
            <w:webHidden/>
            <w:szCs w:val="24"/>
          </w:rPr>
          <w:fldChar w:fldCharType="begin"/>
        </w:r>
        <w:r w:rsidRPr="008C1335">
          <w:rPr>
            <w:rFonts w:cs="Times New Roman"/>
            <w:noProof/>
            <w:webHidden/>
            <w:szCs w:val="24"/>
          </w:rPr>
          <w:instrText xml:space="preserve"> PAGEREF _Toc167658933 \h </w:instrText>
        </w:r>
        <w:r w:rsidRPr="008C1335">
          <w:rPr>
            <w:rFonts w:cs="Times New Roman"/>
            <w:noProof/>
            <w:webHidden/>
            <w:szCs w:val="24"/>
          </w:rPr>
        </w:r>
        <w:r w:rsidRPr="008C1335">
          <w:rPr>
            <w:rFonts w:cs="Times New Roman"/>
            <w:noProof/>
            <w:webHidden/>
            <w:szCs w:val="24"/>
          </w:rPr>
          <w:fldChar w:fldCharType="separate"/>
        </w:r>
        <w:r w:rsidRPr="008C1335">
          <w:rPr>
            <w:rFonts w:cs="Times New Roman"/>
            <w:noProof/>
            <w:webHidden/>
            <w:szCs w:val="24"/>
          </w:rPr>
          <w:t>59</w:t>
        </w:r>
        <w:r w:rsidRPr="008C1335">
          <w:rPr>
            <w:rFonts w:cs="Times New Roman"/>
            <w:noProof/>
            <w:webHidden/>
            <w:szCs w:val="24"/>
          </w:rPr>
          <w:fldChar w:fldCharType="end"/>
        </w:r>
      </w:hyperlink>
    </w:p>
    <w:p w14:paraId="690009A8" w14:textId="6F8F9EE3" w:rsidR="008C1335" w:rsidRPr="008C1335" w:rsidRDefault="008C1335" w:rsidP="001F6333">
      <w:pPr>
        <w:pStyle w:val="TableofFigures"/>
        <w:tabs>
          <w:tab w:val="right" w:leader="dot" w:pos="7928"/>
        </w:tabs>
        <w:jc w:val="both"/>
        <w:rPr>
          <w:rFonts w:cs="Times New Roman"/>
          <w:noProof/>
          <w:kern w:val="2"/>
          <w:szCs w:val="24"/>
          <w:lang w:val="en-ID" w:eastAsia="en-ID"/>
          <w14:ligatures w14:val="standardContextual"/>
        </w:rPr>
      </w:pPr>
      <w:hyperlink w:anchor="_Toc167658934" w:history="1">
        <w:r w:rsidRPr="008C1335">
          <w:rPr>
            <w:rStyle w:val="Hyperlink"/>
            <w:rFonts w:cs="Times New Roman"/>
            <w:noProof/>
            <w:szCs w:val="24"/>
          </w:rPr>
          <w:t>Gambar 4. 17 Daftar Peminjaman</w:t>
        </w:r>
        <w:r w:rsidRPr="008C1335">
          <w:rPr>
            <w:rFonts w:cs="Times New Roman"/>
            <w:noProof/>
            <w:webHidden/>
            <w:szCs w:val="24"/>
          </w:rPr>
          <w:tab/>
        </w:r>
        <w:r w:rsidRPr="008C1335">
          <w:rPr>
            <w:rFonts w:cs="Times New Roman"/>
            <w:noProof/>
            <w:webHidden/>
            <w:szCs w:val="24"/>
          </w:rPr>
          <w:fldChar w:fldCharType="begin"/>
        </w:r>
        <w:r w:rsidRPr="008C1335">
          <w:rPr>
            <w:rFonts w:cs="Times New Roman"/>
            <w:noProof/>
            <w:webHidden/>
            <w:szCs w:val="24"/>
          </w:rPr>
          <w:instrText xml:space="preserve"> PAGEREF _Toc167658934 \h </w:instrText>
        </w:r>
        <w:r w:rsidRPr="008C1335">
          <w:rPr>
            <w:rFonts w:cs="Times New Roman"/>
            <w:noProof/>
            <w:webHidden/>
            <w:szCs w:val="24"/>
          </w:rPr>
        </w:r>
        <w:r w:rsidRPr="008C1335">
          <w:rPr>
            <w:rFonts w:cs="Times New Roman"/>
            <w:noProof/>
            <w:webHidden/>
            <w:szCs w:val="24"/>
          </w:rPr>
          <w:fldChar w:fldCharType="separate"/>
        </w:r>
        <w:r w:rsidRPr="008C1335">
          <w:rPr>
            <w:rFonts w:cs="Times New Roman"/>
            <w:noProof/>
            <w:webHidden/>
            <w:szCs w:val="24"/>
          </w:rPr>
          <w:t>60</w:t>
        </w:r>
        <w:r w:rsidRPr="008C1335">
          <w:rPr>
            <w:rFonts w:cs="Times New Roman"/>
            <w:noProof/>
            <w:webHidden/>
            <w:szCs w:val="24"/>
          </w:rPr>
          <w:fldChar w:fldCharType="end"/>
        </w:r>
      </w:hyperlink>
    </w:p>
    <w:p w14:paraId="417F6CD7" w14:textId="54C53C06" w:rsidR="008C1335" w:rsidRPr="008C1335" w:rsidRDefault="008C1335" w:rsidP="001F6333">
      <w:pPr>
        <w:pStyle w:val="TableofFigures"/>
        <w:tabs>
          <w:tab w:val="right" w:leader="dot" w:pos="7928"/>
        </w:tabs>
        <w:jc w:val="both"/>
        <w:rPr>
          <w:rFonts w:cs="Times New Roman"/>
          <w:noProof/>
          <w:kern w:val="2"/>
          <w:szCs w:val="24"/>
          <w:lang w:val="en-ID" w:eastAsia="en-ID"/>
          <w14:ligatures w14:val="standardContextual"/>
        </w:rPr>
      </w:pPr>
      <w:hyperlink w:anchor="_Toc167658935" w:history="1">
        <w:r w:rsidRPr="008C1335">
          <w:rPr>
            <w:rStyle w:val="Hyperlink"/>
            <w:rFonts w:cs="Times New Roman"/>
            <w:noProof/>
            <w:szCs w:val="24"/>
          </w:rPr>
          <w:t>Gambar 4. 18 Edit Data Peminjaman</w:t>
        </w:r>
        <w:r w:rsidRPr="008C1335">
          <w:rPr>
            <w:rFonts w:cs="Times New Roman"/>
            <w:noProof/>
            <w:webHidden/>
            <w:szCs w:val="24"/>
          </w:rPr>
          <w:tab/>
        </w:r>
        <w:r w:rsidRPr="008C1335">
          <w:rPr>
            <w:rFonts w:cs="Times New Roman"/>
            <w:noProof/>
            <w:webHidden/>
            <w:szCs w:val="24"/>
          </w:rPr>
          <w:fldChar w:fldCharType="begin"/>
        </w:r>
        <w:r w:rsidRPr="008C1335">
          <w:rPr>
            <w:rFonts w:cs="Times New Roman"/>
            <w:noProof/>
            <w:webHidden/>
            <w:szCs w:val="24"/>
          </w:rPr>
          <w:instrText xml:space="preserve"> PAGEREF _Toc167658935 \h </w:instrText>
        </w:r>
        <w:r w:rsidRPr="008C1335">
          <w:rPr>
            <w:rFonts w:cs="Times New Roman"/>
            <w:noProof/>
            <w:webHidden/>
            <w:szCs w:val="24"/>
          </w:rPr>
        </w:r>
        <w:r w:rsidRPr="008C1335">
          <w:rPr>
            <w:rFonts w:cs="Times New Roman"/>
            <w:noProof/>
            <w:webHidden/>
            <w:szCs w:val="24"/>
          </w:rPr>
          <w:fldChar w:fldCharType="separate"/>
        </w:r>
        <w:r w:rsidRPr="008C1335">
          <w:rPr>
            <w:rFonts w:cs="Times New Roman"/>
            <w:noProof/>
            <w:webHidden/>
            <w:szCs w:val="24"/>
          </w:rPr>
          <w:t>60</w:t>
        </w:r>
        <w:r w:rsidRPr="008C1335">
          <w:rPr>
            <w:rFonts w:cs="Times New Roman"/>
            <w:noProof/>
            <w:webHidden/>
            <w:szCs w:val="24"/>
          </w:rPr>
          <w:fldChar w:fldCharType="end"/>
        </w:r>
      </w:hyperlink>
    </w:p>
    <w:p w14:paraId="507F42C8" w14:textId="4424819C" w:rsidR="008C1335" w:rsidRPr="008C1335" w:rsidRDefault="008C1335" w:rsidP="001F6333">
      <w:pPr>
        <w:pStyle w:val="TableofFigures"/>
        <w:tabs>
          <w:tab w:val="right" w:leader="dot" w:pos="7928"/>
        </w:tabs>
        <w:jc w:val="both"/>
        <w:rPr>
          <w:rFonts w:cs="Times New Roman"/>
          <w:noProof/>
          <w:kern w:val="2"/>
          <w:szCs w:val="24"/>
          <w:lang w:val="en-ID" w:eastAsia="en-ID"/>
          <w14:ligatures w14:val="standardContextual"/>
        </w:rPr>
      </w:pPr>
      <w:hyperlink w:anchor="_Toc167658936" w:history="1">
        <w:r w:rsidRPr="008C1335">
          <w:rPr>
            <w:rStyle w:val="Hyperlink"/>
            <w:rFonts w:cs="Times New Roman"/>
            <w:noProof/>
            <w:szCs w:val="24"/>
          </w:rPr>
          <w:t>Gambar 4. 19 Hapus Data Peminjam</w:t>
        </w:r>
        <w:r w:rsidRPr="008C1335">
          <w:rPr>
            <w:rFonts w:cs="Times New Roman"/>
            <w:noProof/>
            <w:webHidden/>
            <w:szCs w:val="24"/>
          </w:rPr>
          <w:tab/>
        </w:r>
        <w:r w:rsidRPr="008C1335">
          <w:rPr>
            <w:rFonts w:cs="Times New Roman"/>
            <w:noProof/>
            <w:webHidden/>
            <w:szCs w:val="24"/>
          </w:rPr>
          <w:fldChar w:fldCharType="begin"/>
        </w:r>
        <w:r w:rsidRPr="008C1335">
          <w:rPr>
            <w:rFonts w:cs="Times New Roman"/>
            <w:noProof/>
            <w:webHidden/>
            <w:szCs w:val="24"/>
          </w:rPr>
          <w:instrText xml:space="preserve"> PAGEREF _Toc167658936 \h </w:instrText>
        </w:r>
        <w:r w:rsidRPr="008C1335">
          <w:rPr>
            <w:rFonts w:cs="Times New Roman"/>
            <w:noProof/>
            <w:webHidden/>
            <w:szCs w:val="24"/>
          </w:rPr>
        </w:r>
        <w:r w:rsidRPr="008C1335">
          <w:rPr>
            <w:rFonts w:cs="Times New Roman"/>
            <w:noProof/>
            <w:webHidden/>
            <w:szCs w:val="24"/>
          </w:rPr>
          <w:fldChar w:fldCharType="separate"/>
        </w:r>
        <w:r w:rsidRPr="008C1335">
          <w:rPr>
            <w:rFonts w:cs="Times New Roman"/>
            <w:noProof/>
            <w:webHidden/>
            <w:szCs w:val="24"/>
          </w:rPr>
          <w:t>61</w:t>
        </w:r>
        <w:r w:rsidRPr="008C1335">
          <w:rPr>
            <w:rFonts w:cs="Times New Roman"/>
            <w:noProof/>
            <w:webHidden/>
            <w:szCs w:val="24"/>
          </w:rPr>
          <w:fldChar w:fldCharType="end"/>
        </w:r>
      </w:hyperlink>
    </w:p>
    <w:p w14:paraId="3D31C1DB" w14:textId="735F07BC" w:rsidR="008C1335" w:rsidRPr="008C1335" w:rsidRDefault="008C1335" w:rsidP="001F6333">
      <w:pPr>
        <w:pStyle w:val="TableofFigures"/>
        <w:tabs>
          <w:tab w:val="right" w:leader="dot" w:pos="7928"/>
        </w:tabs>
        <w:jc w:val="both"/>
        <w:rPr>
          <w:rFonts w:cs="Times New Roman"/>
          <w:noProof/>
          <w:kern w:val="2"/>
          <w:szCs w:val="24"/>
          <w:lang w:val="en-ID" w:eastAsia="en-ID"/>
          <w14:ligatures w14:val="standardContextual"/>
        </w:rPr>
      </w:pPr>
      <w:hyperlink w:anchor="_Toc167658937" w:history="1">
        <w:r w:rsidRPr="008C1335">
          <w:rPr>
            <w:rStyle w:val="Hyperlink"/>
            <w:rFonts w:cs="Times New Roman"/>
            <w:noProof/>
            <w:szCs w:val="24"/>
          </w:rPr>
          <w:t>Gambar 4. 20 Registrasi Peminjam</w:t>
        </w:r>
        <w:r w:rsidRPr="008C1335">
          <w:rPr>
            <w:rFonts w:cs="Times New Roman"/>
            <w:noProof/>
            <w:webHidden/>
            <w:szCs w:val="24"/>
          </w:rPr>
          <w:tab/>
        </w:r>
        <w:r w:rsidRPr="008C1335">
          <w:rPr>
            <w:rFonts w:cs="Times New Roman"/>
            <w:noProof/>
            <w:webHidden/>
            <w:szCs w:val="24"/>
          </w:rPr>
          <w:fldChar w:fldCharType="begin"/>
        </w:r>
        <w:r w:rsidRPr="008C1335">
          <w:rPr>
            <w:rFonts w:cs="Times New Roman"/>
            <w:noProof/>
            <w:webHidden/>
            <w:szCs w:val="24"/>
          </w:rPr>
          <w:instrText xml:space="preserve"> PAGEREF _Toc167658937 \h </w:instrText>
        </w:r>
        <w:r w:rsidRPr="008C1335">
          <w:rPr>
            <w:rFonts w:cs="Times New Roman"/>
            <w:noProof/>
            <w:webHidden/>
            <w:szCs w:val="24"/>
          </w:rPr>
        </w:r>
        <w:r w:rsidRPr="008C1335">
          <w:rPr>
            <w:rFonts w:cs="Times New Roman"/>
            <w:noProof/>
            <w:webHidden/>
            <w:szCs w:val="24"/>
          </w:rPr>
          <w:fldChar w:fldCharType="separate"/>
        </w:r>
        <w:r w:rsidRPr="008C1335">
          <w:rPr>
            <w:rFonts w:cs="Times New Roman"/>
            <w:noProof/>
            <w:webHidden/>
            <w:szCs w:val="24"/>
          </w:rPr>
          <w:t>62</w:t>
        </w:r>
        <w:r w:rsidRPr="008C1335">
          <w:rPr>
            <w:rFonts w:cs="Times New Roman"/>
            <w:noProof/>
            <w:webHidden/>
            <w:szCs w:val="24"/>
          </w:rPr>
          <w:fldChar w:fldCharType="end"/>
        </w:r>
      </w:hyperlink>
    </w:p>
    <w:p w14:paraId="38E6C82C" w14:textId="3531F946" w:rsidR="008C1335" w:rsidRPr="008C1335" w:rsidRDefault="008C1335" w:rsidP="001F6333">
      <w:pPr>
        <w:pStyle w:val="TableofFigures"/>
        <w:tabs>
          <w:tab w:val="right" w:leader="dot" w:pos="7928"/>
        </w:tabs>
        <w:jc w:val="both"/>
        <w:rPr>
          <w:rFonts w:cs="Times New Roman"/>
          <w:noProof/>
          <w:kern w:val="2"/>
          <w:szCs w:val="24"/>
          <w:lang w:val="en-ID" w:eastAsia="en-ID"/>
          <w14:ligatures w14:val="standardContextual"/>
        </w:rPr>
      </w:pPr>
      <w:hyperlink w:anchor="_Toc167658938" w:history="1">
        <w:r w:rsidRPr="008C1335">
          <w:rPr>
            <w:rStyle w:val="Hyperlink"/>
            <w:rFonts w:cs="Times New Roman"/>
            <w:noProof/>
            <w:szCs w:val="24"/>
          </w:rPr>
          <w:t xml:space="preserve">Gambar 4. 21 </w:t>
        </w:r>
        <w:r w:rsidRPr="008C1335">
          <w:rPr>
            <w:rStyle w:val="Hyperlink"/>
            <w:rFonts w:cs="Times New Roman"/>
            <w:i/>
            <w:noProof/>
            <w:szCs w:val="24"/>
          </w:rPr>
          <w:t>Login</w:t>
        </w:r>
        <w:r w:rsidRPr="008C1335">
          <w:rPr>
            <w:rStyle w:val="Hyperlink"/>
            <w:rFonts w:cs="Times New Roman"/>
            <w:noProof/>
            <w:szCs w:val="24"/>
          </w:rPr>
          <w:t xml:space="preserve"> Peminjam</w:t>
        </w:r>
        <w:r w:rsidRPr="008C1335">
          <w:rPr>
            <w:rFonts w:cs="Times New Roman"/>
            <w:noProof/>
            <w:webHidden/>
            <w:szCs w:val="24"/>
          </w:rPr>
          <w:tab/>
        </w:r>
        <w:r w:rsidRPr="008C1335">
          <w:rPr>
            <w:rFonts w:cs="Times New Roman"/>
            <w:noProof/>
            <w:webHidden/>
            <w:szCs w:val="24"/>
          </w:rPr>
          <w:fldChar w:fldCharType="begin"/>
        </w:r>
        <w:r w:rsidRPr="008C1335">
          <w:rPr>
            <w:rFonts w:cs="Times New Roman"/>
            <w:noProof/>
            <w:webHidden/>
            <w:szCs w:val="24"/>
          </w:rPr>
          <w:instrText xml:space="preserve"> PAGEREF _Toc167658938 \h </w:instrText>
        </w:r>
        <w:r w:rsidRPr="008C1335">
          <w:rPr>
            <w:rFonts w:cs="Times New Roman"/>
            <w:noProof/>
            <w:webHidden/>
            <w:szCs w:val="24"/>
          </w:rPr>
        </w:r>
        <w:r w:rsidRPr="008C1335">
          <w:rPr>
            <w:rFonts w:cs="Times New Roman"/>
            <w:noProof/>
            <w:webHidden/>
            <w:szCs w:val="24"/>
          </w:rPr>
          <w:fldChar w:fldCharType="separate"/>
        </w:r>
        <w:r w:rsidRPr="008C1335">
          <w:rPr>
            <w:rFonts w:cs="Times New Roman"/>
            <w:noProof/>
            <w:webHidden/>
            <w:szCs w:val="24"/>
          </w:rPr>
          <w:t>62</w:t>
        </w:r>
        <w:r w:rsidRPr="008C1335">
          <w:rPr>
            <w:rFonts w:cs="Times New Roman"/>
            <w:noProof/>
            <w:webHidden/>
            <w:szCs w:val="24"/>
          </w:rPr>
          <w:fldChar w:fldCharType="end"/>
        </w:r>
      </w:hyperlink>
    </w:p>
    <w:p w14:paraId="089A231E" w14:textId="1F60A82E" w:rsidR="008C1335" w:rsidRPr="008C1335" w:rsidRDefault="008C1335" w:rsidP="001F6333">
      <w:pPr>
        <w:pStyle w:val="TableofFigures"/>
        <w:tabs>
          <w:tab w:val="right" w:leader="dot" w:pos="7928"/>
        </w:tabs>
        <w:jc w:val="both"/>
        <w:rPr>
          <w:rFonts w:cs="Times New Roman"/>
          <w:noProof/>
          <w:kern w:val="2"/>
          <w:szCs w:val="24"/>
          <w:lang w:val="en-ID" w:eastAsia="en-ID"/>
          <w14:ligatures w14:val="standardContextual"/>
        </w:rPr>
      </w:pPr>
      <w:hyperlink w:anchor="_Toc167658939" w:history="1">
        <w:r w:rsidRPr="008C1335">
          <w:rPr>
            <w:rStyle w:val="Hyperlink"/>
            <w:rFonts w:cs="Times New Roman"/>
            <w:noProof/>
            <w:szCs w:val="24"/>
          </w:rPr>
          <w:t>Gambar 4. 22 Beranda Peminjam</w:t>
        </w:r>
        <w:r w:rsidRPr="008C1335">
          <w:rPr>
            <w:rFonts w:cs="Times New Roman"/>
            <w:noProof/>
            <w:webHidden/>
            <w:szCs w:val="24"/>
          </w:rPr>
          <w:tab/>
        </w:r>
        <w:r w:rsidRPr="008C1335">
          <w:rPr>
            <w:rFonts w:cs="Times New Roman"/>
            <w:noProof/>
            <w:webHidden/>
            <w:szCs w:val="24"/>
          </w:rPr>
          <w:fldChar w:fldCharType="begin"/>
        </w:r>
        <w:r w:rsidRPr="008C1335">
          <w:rPr>
            <w:rFonts w:cs="Times New Roman"/>
            <w:noProof/>
            <w:webHidden/>
            <w:szCs w:val="24"/>
          </w:rPr>
          <w:instrText xml:space="preserve"> PAGEREF _Toc167658939 \h </w:instrText>
        </w:r>
        <w:r w:rsidRPr="008C1335">
          <w:rPr>
            <w:rFonts w:cs="Times New Roman"/>
            <w:noProof/>
            <w:webHidden/>
            <w:szCs w:val="24"/>
          </w:rPr>
        </w:r>
        <w:r w:rsidRPr="008C1335">
          <w:rPr>
            <w:rFonts w:cs="Times New Roman"/>
            <w:noProof/>
            <w:webHidden/>
            <w:szCs w:val="24"/>
          </w:rPr>
          <w:fldChar w:fldCharType="separate"/>
        </w:r>
        <w:r w:rsidRPr="008C1335">
          <w:rPr>
            <w:rFonts w:cs="Times New Roman"/>
            <w:noProof/>
            <w:webHidden/>
            <w:szCs w:val="24"/>
          </w:rPr>
          <w:t>63</w:t>
        </w:r>
        <w:r w:rsidRPr="008C1335">
          <w:rPr>
            <w:rFonts w:cs="Times New Roman"/>
            <w:noProof/>
            <w:webHidden/>
            <w:szCs w:val="24"/>
          </w:rPr>
          <w:fldChar w:fldCharType="end"/>
        </w:r>
      </w:hyperlink>
    </w:p>
    <w:p w14:paraId="1C41F54A" w14:textId="71E88E25" w:rsidR="008C1335" w:rsidRPr="008C1335" w:rsidRDefault="008C1335" w:rsidP="001F6333">
      <w:pPr>
        <w:pStyle w:val="TableofFigures"/>
        <w:tabs>
          <w:tab w:val="right" w:leader="dot" w:pos="7928"/>
        </w:tabs>
        <w:jc w:val="both"/>
        <w:rPr>
          <w:rFonts w:cs="Times New Roman"/>
          <w:noProof/>
          <w:kern w:val="2"/>
          <w:szCs w:val="24"/>
          <w:lang w:val="en-ID" w:eastAsia="en-ID"/>
          <w14:ligatures w14:val="standardContextual"/>
        </w:rPr>
      </w:pPr>
      <w:hyperlink w:anchor="_Toc167658940" w:history="1">
        <w:r w:rsidRPr="008C1335">
          <w:rPr>
            <w:rStyle w:val="Hyperlink"/>
            <w:rFonts w:cs="Times New Roman"/>
            <w:noProof/>
            <w:szCs w:val="24"/>
          </w:rPr>
          <w:t>Gambar 4. 23 Pinjam Barang</w:t>
        </w:r>
        <w:r w:rsidRPr="008C1335">
          <w:rPr>
            <w:rFonts w:cs="Times New Roman"/>
            <w:noProof/>
            <w:webHidden/>
            <w:szCs w:val="24"/>
          </w:rPr>
          <w:tab/>
        </w:r>
        <w:r w:rsidRPr="008C1335">
          <w:rPr>
            <w:rFonts w:cs="Times New Roman"/>
            <w:noProof/>
            <w:webHidden/>
            <w:szCs w:val="24"/>
          </w:rPr>
          <w:fldChar w:fldCharType="begin"/>
        </w:r>
        <w:r w:rsidRPr="008C1335">
          <w:rPr>
            <w:rFonts w:cs="Times New Roman"/>
            <w:noProof/>
            <w:webHidden/>
            <w:szCs w:val="24"/>
          </w:rPr>
          <w:instrText xml:space="preserve"> PAGEREF _Toc167658940 \h </w:instrText>
        </w:r>
        <w:r w:rsidRPr="008C1335">
          <w:rPr>
            <w:rFonts w:cs="Times New Roman"/>
            <w:noProof/>
            <w:webHidden/>
            <w:szCs w:val="24"/>
          </w:rPr>
        </w:r>
        <w:r w:rsidRPr="008C1335">
          <w:rPr>
            <w:rFonts w:cs="Times New Roman"/>
            <w:noProof/>
            <w:webHidden/>
            <w:szCs w:val="24"/>
          </w:rPr>
          <w:fldChar w:fldCharType="separate"/>
        </w:r>
        <w:r w:rsidRPr="008C1335">
          <w:rPr>
            <w:rFonts w:cs="Times New Roman"/>
            <w:noProof/>
            <w:webHidden/>
            <w:szCs w:val="24"/>
          </w:rPr>
          <w:t>63</w:t>
        </w:r>
        <w:r w:rsidRPr="008C1335">
          <w:rPr>
            <w:rFonts w:cs="Times New Roman"/>
            <w:noProof/>
            <w:webHidden/>
            <w:szCs w:val="24"/>
          </w:rPr>
          <w:fldChar w:fldCharType="end"/>
        </w:r>
      </w:hyperlink>
    </w:p>
    <w:p w14:paraId="296BE4FC" w14:textId="4DB9F522" w:rsidR="008C1335" w:rsidRPr="008C1335" w:rsidRDefault="008C1335" w:rsidP="001F6333">
      <w:pPr>
        <w:pStyle w:val="TableofFigures"/>
        <w:tabs>
          <w:tab w:val="right" w:leader="dot" w:pos="7928"/>
        </w:tabs>
        <w:jc w:val="both"/>
        <w:rPr>
          <w:rFonts w:cs="Times New Roman"/>
          <w:noProof/>
          <w:kern w:val="2"/>
          <w:szCs w:val="24"/>
          <w:lang w:val="en-ID" w:eastAsia="en-ID"/>
          <w14:ligatures w14:val="standardContextual"/>
        </w:rPr>
      </w:pPr>
      <w:hyperlink w:anchor="_Toc167658941" w:history="1">
        <w:r w:rsidRPr="008C1335">
          <w:rPr>
            <w:rStyle w:val="Hyperlink"/>
            <w:rFonts w:cs="Times New Roman"/>
            <w:noProof/>
            <w:szCs w:val="24"/>
          </w:rPr>
          <w:t>Gambar 4. 24 Laporan Stok Barang</w:t>
        </w:r>
        <w:r w:rsidRPr="008C1335">
          <w:rPr>
            <w:rFonts w:cs="Times New Roman"/>
            <w:noProof/>
            <w:webHidden/>
            <w:szCs w:val="24"/>
          </w:rPr>
          <w:tab/>
        </w:r>
        <w:r w:rsidRPr="008C1335">
          <w:rPr>
            <w:rFonts w:cs="Times New Roman"/>
            <w:noProof/>
            <w:webHidden/>
            <w:szCs w:val="24"/>
          </w:rPr>
          <w:fldChar w:fldCharType="begin"/>
        </w:r>
        <w:r w:rsidRPr="008C1335">
          <w:rPr>
            <w:rFonts w:cs="Times New Roman"/>
            <w:noProof/>
            <w:webHidden/>
            <w:szCs w:val="24"/>
          </w:rPr>
          <w:instrText xml:space="preserve"> PAGEREF _Toc167658941 \h </w:instrText>
        </w:r>
        <w:r w:rsidRPr="008C1335">
          <w:rPr>
            <w:rFonts w:cs="Times New Roman"/>
            <w:noProof/>
            <w:webHidden/>
            <w:szCs w:val="24"/>
          </w:rPr>
        </w:r>
        <w:r w:rsidRPr="008C1335">
          <w:rPr>
            <w:rFonts w:cs="Times New Roman"/>
            <w:noProof/>
            <w:webHidden/>
            <w:szCs w:val="24"/>
          </w:rPr>
          <w:fldChar w:fldCharType="separate"/>
        </w:r>
        <w:r w:rsidRPr="008C1335">
          <w:rPr>
            <w:rFonts w:cs="Times New Roman"/>
            <w:noProof/>
            <w:webHidden/>
            <w:szCs w:val="24"/>
          </w:rPr>
          <w:t>64</w:t>
        </w:r>
        <w:r w:rsidRPr="008C1335">
          <w:rPr>
            <w:rFonts w:cs="Times New Roman"/>
            <w:noProof/>
            <w:webHidden/>
            <w:szCs w:val="24"/>
          </w:rPr>
          <w:fldChar w:fldCharType="end"/>
        </w:r>
      </w:hyperlink>
    </w:p>
    <w:p w14:paraId="2B3C6DDE" w14:textId="0FC437DC" w:rsidR="008C1335" w:rsidRPr="008C1335" w:rsidRDefault="008C1335" w:rsidP="001F6333">
      <w:pPr>
        <w:pStyle w:val="TableofFigures"/>
        <w:tabs>
          <w:tab w:val="right" w:leader="dot" w:pos="7928"/>
          <w:tab w:val="left" w:pos="8170"/>
        </w:tabs>
        <w:jc w:val="both"/>
        <w:rPr>
          <w:rFonts w:cs="Times New Roman"/>
          <w:noProof/>
          <w:kern w:val="2"/>
          <w:szCs w:val="24"/>
          <w:lang w:val="en-ID" w:eastAsia="en-ID"/>
          <w14:ligatures w14:val="standardContextual"/>
        </w:rPr>
      </w:pPr>
      <w:hyperlink w:anchor="_Toc167658942" w:history="1">
        <w:r w:rsidRPr="008C1335">
          <w:rPr>
            <w:rStyle w:val="Hyperlink"/>
            <w:rFonts w:cs="Times New Roman"/>
            <w:noProof/>
            <w:szCs w:val="24"/>
          </w:rPr>
          <w:t>Gambar 4. 25 Laporan Pinjaman</w:t>
        </w:r>
        <w:r w:rsidRPr="008C1335">
          <w:rPr>
            <w:rFonts w:cs="Times New Roman"/>
            <w:noProof/>
            <w:webHidden/>
            <w:szCs w:val="24"/>
          </w:rPr>
          <w:tab/>
        </w:r>
        <w:r w:rsidRPr="008C1335">
          <w:rPr>
            <w:rFonts w:cs="Times New Roman"/>
            <w:noProof/>
            <w:webHidden/>
            <w:szCs w:val="24"/>
          </w:rPr>
          <w:fldChar w:fldCharType="begin"/>
        </w:r>
        <w:r w:rsidRPr="008C1335">
          <w:rPr>
            <w:rFonts w:cs="Times New Roman"/>
            <w:noProof/>
            <w:webHidden/>
            <w:szCs w:val="24"/>
          </w:rPr>
          <w:instrText xml:space="preserve"> PAGEREF _Toc167658942 \h </w:instrText>
        </w:r>
        <w:r w:rsidRPr="008C1335">
          <w:rPr>
            <w:rFonts w:cs="Times New Roman"/>
            <w:noProof/>
            <w:webHidden/>
            <w:szCs w:val="24"/>
          </w:rPr>
        </w:r>
        <w:r w:rsidRPr="008C1335">
          <w:rPr>
            <w:rFonts w:cs="Times New Roman"/>
            <w:noProof/>
            <w:webHidden/>
            <w:szCs w:val="24"/>
          </w:rPr>
          <w:fldChar w:fldCharType="separate"/>
        </w:r>
        <w:r w:rsidRPr="008C1335">
          <w:rPr>
            <w:rFonts w:cs="Times New Roman"/>
            <w:noProof/>
            <w:webHidden/>
            <w:szCs w:val="24"/>
          </w:rPr>
          <w:t>65</w:t>
        </w:r>
        <w:r w:rsidRPr="008C1335">
          <w:rPr>
            <w:rFonts w:cs="Times New Roman"/>
            <w:noProof/>
            <w:webHidden/>
            <w:szCs w:val="24"/>
          </w:rPr>
          <w:fldChar w:fldCharType="end"/>
        </w:r>
      </w:hyperlink>
    </w:p>
    <w:p w14:paraId="377B8122" w14:textId="2959B320" w:rsidR="00A34010" w:rsidRPr="008C1335" w:rsidRDefault="008C1335" w:rsidP="001F6333">
      <w:pPr>
        <w:jc w:val="both"/>
        <w:rPr>
          <w:rFonts w:ascii="Times New Roman" w:hAnsi="Times New Roman" w:cs="Times New Roman"/>
          <w:sz w:val="24"/>
          <w:szCs w:val="24"/>
        </w:rPr>
      </w:pPr>
      <w:r w:rsidRPr="008C1335">
        <w:rPr>
          <w:rFonts w:ascii="Times New Roman" w:hAnsi="Times New Roman" w:cs="Times New Roman"/>
          <w:sz w:val="24"/>
          <w:szCs w:val="24"/>
        </w:rPr>
        <w:fldChar w:fldCharType="end"/>
      </w:r>
    </w:p>
    <w:p w14:paraId="609792BE" w14:textId="3CB23EDA" w:rsidR="00A34010" w:rsidRPr="008C1335" w:rsidRDefault="00A34010" w:rsidP="001F6333">
      <w:pPr>
        <w:jc w:val="both"/>
        <w:rPr>
          <w:rFonts w:ascii="Times New Roman" w:hAnsi="Times New Roman" w:cs="Times New Roman"/>
          <w:b/>
          <w:sz w:val="24"/>
          <w:szCs w:val="24"/>
        </w:rPr>
      </w:pPr>
    </w:p>
    <w:p w14:paraId="060E92FE" w14:textId="77777777" w:rsidR="00FD3D83" w:rsidRDefault="00FD3D83" w:rsidP="001F6333">
      <w:pPr>
        <w:jc w:val="both"/>
        <w:rPr>
          <w:rFonts w:ascii="Times New Roman" w:hAnsi="Times New Roman" w:cs="Times New Roman"/>
          <w:b/>
          <w:sz w:val="24"/>
          <w:szCs w:val="24"/>
        </w:rPr>
      </w:pPr>
    </w:p>
    <w:p w14:paraId="75E6DA82" w14:textId="77777777" w:rsidR="00FD3D83" w:rsidRDefault="00FD3D83" w:rsidP="008C1335">
      <w:pPr>
        <w:rPr>
          <w:rFonts w:ascii="Times New Roman" w:hAnsi="Times New Roman" w:cs="Times New Roman"/>
          <w:b/>
          <w:sz w:val="24"/>
          <w:szCs w:val="24"/>
        </w:rPr>
      </w:pPr>
    </w:p>
    <w:p w14:paraId="6BBBD09B" w14:textId="77777777" w:rsidR="00FD3D83" w:rsidRDefault="00FD3D83" w:rsidP="008C1335">
      <w:pPr>
        <w:rPr>
          <w:rFonts w:ascii="Times New Roman" w:hAnsi="Times New Roman" w:cs="Times New Roman"/>
          <w:b/>
          <w:sz w:val="24"/>
          <w:szCs w:val="24"/>
        </w:rPr>
      </w:pPr>
    </w:p>
    <w:p w14:paraId="46C67718" w14:textId="77777777" w:rsidR="00FD3D83" w:rsidRDefault="00FD3D83" w:rsidP="00A34010">
      <w:pPr>
        <w:rPr>
          <w:rFonts w:ascii="Times New Roman" w:hAnsi="Times New Roman" w:cs="Times New Roman"/>
          <w:b/>
          <w:sz w:val="24"/>
          <w:szCs w:val="24"/>
        </w:rPr>
      </w:pPr>
    </w:p>
    <w:p w14:paraId="4043494E" w14:textId="77777777" w:rsidR="00FD3D83" w:rsidRDefault="00FD3D83" w:rsidP="00A34010">
      <w:pPr>
        <w:rPr>
          <w:rFonts w:ascii="Times New Roman" w:hAnsi="Times New Roman" w:cs="Times New Roman"/>
          <w:b/>
          <w:sz w:val="24"/>
          <w:szCs w:val="24"/>
        </w:rPr>
      </w:pPr>
    </w:p>
    <w:p w14:paraId="2F4FED3D" w14:textId="77777777" w:rsidR="00FD3D83" w:rsidRDefault="00FD3D83" w:rsidP="00A34010">
      <w:pPr>
        <w:rPr>
          <w:rFonts w:ascii="Times New Roman" w:hAnsi="Times New Roman" w:cs="Times New Roman"/>
          <w:b/>
          <w:sz w:val="24"/>
          <w:szCs w:val="24"/>
        </w:rPr>
      </w:pPr>
    </w:p>
    <w:p w14:paraId="2D75CF55" w14:textId="77777777" w:rsidR="00FD3D83" w:rsidRDefault="00FD3D83" w:rsidP="00A34010">
      <w:pPr>
        <w:rPr>
          <w:rFonts w:ascii="Times New Roman" w:hAnsi="Times New Roman" w:cs="Times New Roman"/>
          <w:b/>
          <w:sz w:val="24"/>
          <w:szCs w:val="24"/>
        </w:rPr>
      </w:pPr>
    </w:p>
    <w:p w14:paraId="5AC2B842" w14:textId="77777777" w:rsidR="00FD3D83" w:rsidRDefault="00FD3D83" w:rsidP="00A34010">
      <w:pPr>
        <w:rPr>
          <w:rFonts w:ascii="Times New Roman" w:hAnsi="Times New Roman" w:cs="Times New Roman"/>
          <w:b/>
          <w:sz w:val="24"/>
          <w:szCs w:val="24"/>
        </w:rPr>
      </w:pPr>
    </w:p>
    <w:p w14:paraId="6A5B14AB" w14:textId="77777777" w:rsidR="00FD3D83" w:rsidRDefault="00FD3D83" w:rsidP="00A34010">
      <w:pPr>
        <w:rPr>
          <w:rFonts w:ascii="Times New Roman" w:hAnsi="Times New Roman" w:cs="Times New Roman"/>
          <w:b/>
          <w:sz w:val="24"/>
          <w:szCs w:val="24"/>
        </w:rPr>
      </w:pPr>
    </w:p>
    <w:p w14:paraId="43E1C687" w14:textId="77777777" w:rsidR="008C1335" w:rsidRDefault="008C1335" w:rsidP="00A34010">
      <w:pPr>
        <w:rPr>
          <w:rFonts w:ascii="Times New Roman" w:hAnsi="Times New Roman" w:cs="Times New Roman"/>
          <w:b/>
          <w:sz w:val="24"/>
          <w:szCs w:val="24"/>
        </w:rPr>
      </w:pPr>
    </w:p>
    <w:p w14:paraId="12B79FA2" w14:textId="77777777" w:rsidR="008C1335" w:rsidRDefault="008C1335" w:rsidP="00A34010">
      <w:pPr>
        <w:rPr>
          <w:rFonts w:ascii="Times New Roman" w:hAnsi="Times New Roman" w:cs="Times New Roman"/>
          <w:b/>
          <w:sz w:val="24"/>
          <w:szCs w:val="24"/>
        </w:rPr>
      </w:pPr>
    </w:p>
    <w:p w14:paraId="5904E7BF" w14:textId="77777777" w:rsidR="008C1335" w:rsidRDefault="008C1335" w:rsidP="00A34010">
      <w:pPr>
        <w:rPr>
          <w:rFonts w:ascii="Times New Roman" w:hAnsi="Times New Roman" w:cs="Times New Roman"/>
          <w:b/>
          <w:sz w:val="24"/>
          <w:szCs w:val="24"/>
        </w:rPr>
      </w:pPr>
    </w:p>
    <w:p w14:paraId="7E586D0A" w14:textId="77777777" w:rsidR="008C1335" w:rsidRDefault="008C1335" w:rsidP="00A34010">
      <w:pPr>
        <w:rPr>
          <w:rFonts w:ascii="Times New Roman" w:hAnsi="Times New Roman" w:cs="Times New Roman"/>
          <w:b/>
          <w:sz w:val="24"/>
          <w:szCs w:val="24"/>
        </w:rPr>
      </w:pPr>
    </w:p>
    <w:p w14:paraId="64CCFFF0" w14:textId="77777777" w:rsidR="008C1335" w:rsidRDefault="008C1335" w:rsidP="00A34010">
      <w:pPr>
        <w:rPr>
          <w:rFonts w:ascii="Times New Roman" w:hAnsi="Times New Roman" w:cs="Times New Roman"/>
          <w:b/>
          <w:sz w:val="24"/>
          <w:szCs w:val="24"/>
        </w:rPr>
      </w:pPr>
    </w:p>
    <w:p w14:paraId="7D53F0AE" w14:textId="77777777" w:rsidR="008C1335" w:rsidRDefault="008C1335" w:rsidP="00A34010">
      <w:pPr>
        <w:rPr>
          <w:rFonts w:ascii="Times New Roman" w:hAnsi="Times New Roman" w:cs="Times New Roman"/>
          <w:b/>
          <w:sz w:val="24"/>
          <w:szCs w:val="24"/>
        </w:rPr>
      </w:pPr>
    </w:p>
    <w:p w14:paraId="3354F566" w14:textId="77777777" w:rsidR="008C1335" w:rsidRDefault="008C1335" w:rsidP="00A34010">
      <w:pPr>
        <w:rPr>
          <w:rFonts w:ascii="Times New Roman" w:hAnsi="Times New Roman" w:cs="Times New Roman"/>
          <w:b/>
          <w:sz w:val="24"/>
          <w:szCs w:val="24"/>
        </w:rPr>
      </w:pPr>
    </w:p>
    <w:p w14:paraId="70039CA6" w14:textId="77777777" w:rsidR="008C1335" w:rsidRDefault="008C1335" w:rsidP="00A34010">
      <w:pPr>
        <w:rPr>
          <w:rFonts w:ascii="Times New Roman" w:hAnsi="Times New Roman" w:cs="Times New Roman"/>
          <w:b/>
          <w:sz w:val="24"/>
          <w:szCs w:val="24"/>
        </w:rPr>
      </w:pPr>
    </w:p>
    <w:p w14:paraId="452C4379" w14:textId="77777777" w:rsidR="001F6333" w:rsidRDefault="001F6333" w:rsidP="00A34010">
      <w:pPr>
        <w:rPr>
          <w:rFonts w:ascii="Times New Roman" w:hAnsi="Times New Roman" w:cs="Times New Roman"/>
          <w:b/>
          <w:sz w:val="24"/>
          <w:szCs w:val="24"/>
        </w:rPr>
      </w:pPr>
    </w:p>
    <w:p w14:paraId="177A9088" w14:textId="77777777" w:rsidR="008C1335" w:rsidRDefault="008C1335" w:rsidP="00A34010">
      <w:pPr>
        <w:rPr>
          <w:rFonts w:ascii="Times New Roman" w:hAnsi="Times New Roman" w:cs="Times New Roman"/>
          <w:b/>
          <w:sz w:val="24"/>
          <w:szCs w:val="24"/>
        </w:rPr>
      </w:pPr>
    </w:p>
    <w:p w14:paraId="1C11D682" w14:textId="770B2BBF" w:rsidR="001B1F9F" w:rsidRPr="00943F76" w:rsidRDefault="001B1F9F" w:rsidP="003B2769">
      <w:pPr>
        <w:spacing w:after="0" w:line="360" w:lineRule="auto"/>
        <w:rPr>
          <w:rFonts w:ascii="Times New Roman" w:hAnsi="Times New Roman" w:cs="Times New Roman"/>
          <w:b/>
          <w:sz w:val="24"/>
          <w:szCs w:val="24"/>
        </w:rPr>
      </w:pPr>
    </w:p>
    <w:p w14:paraId="735EFDB5" w14:textId="77777777" w:rsidR="001B1F9F" w:rsidRPr="00943F76" w:rsidRDefault="001B1F9F" w:rsidP="002E66B7">
      <w:pPr>
        <w:pStyle w:val="Heading1"/>
        <w:numPr>
          <w:ilvl w:val="0"/>
          <w:numId w:val="0"/>
        </w:numPr>
        <w:jc w:val="center"/>
      </w:pPr>
      <w:bookmarkStart w:id="18" w:name="_Toc167658773"/>
      <w:r w:rsidRPr="00943F76">
        <w:lastRenderedPageBreak/>
        <w:t>DAFTAR LAMPIRAN</w:t>
      </w:r>
      <w:bookmarkEnd w:id="18"/>
    </w:p>
    <w:p w14:paraId="1E3809B5" w14:textId="77777777" w:rsidR="001B1F9F" w:rsidRPr="00943F76" w:rsidRDefault="001B1F9F" w:rsidP="003B2769">
      <w:pPr>
        <w:spacing w:after="0" w:line="360" w:lineRule="auto"/>
        <w:jc w:val="center"/>
        <w:rPr>
          <w:rFonts w:ascii="Times New Roman" w:hAnsi="Times New Roman" w:cs="Times New Roman"/>
          <w:b/>
          <w:sz w:val="24"/>
          <w:szCs w:val="24"/>
        </w:rPr>
      </w:pPr>
    </w:p>
    <w:p w14:paraId="66D92F75" w14:textId="77777777" w:rsidR="001B1F9F" w:rsidRPr="00943F76" w:rsidRDefault="001B1F9F" w:rsidP="003B2769">
      <w:pPr>
        <w:tabs>
          <w:tab w:val="left" w:pos="567"/>
          <w:tab w:val="left" w:pos="6946"/>
        </w:tabs>
        <w:spacing w:after="0" w:line="360" w:lineRule="auto"/>
        <w:rPr>
          <w:rFonts w:ascii="Times New Roman" w:hAnsi="Times New Roman" w:cs="Times New Roman"/>
          <w:sz w:val="24"/>
          <w:szCs w:val="24"/>
        </w:rPr>
      </w:pPr>
      <w:r w:rsidRPr="00943F76">
        <w:rPr>
          <w:rFonts w:ascii="Times New Roman" w:hAnsi="Times New Roman" w:cs="Times New Roman"/>
          <w:sz w:val="24"/>
          <w:szCs w:val="24"/>
        </w:rPr>
        <w:t xml:space="preserve">No </w:t>
      </w:r>
      <w:r w:rsidRPr="00943F76">
        <w:rPr>
          <w:rFonts w:ascii="Times New Roman" w:hAnsi="Times New Roman" w:cs="Times New Roman"/>
          <w:sz w:val="24"/>
          <w:szCs w:val="24"/>
        </w:rPr>
        <w:tab/>
        <w:t xml:space="preserve">Nama Lampiran </w:t>
      </w:r>
      <w:r w:rsidRPr="00943F76">
        <w:rPr>
          <w:rFonts w:ascii="Times New Roman" w:hAnsi="Times New Roman" w:cs="Times New Roman"/>
          <w:sz w:val="24"/>
          <w:szCs w:val="24"/>
        </w:rPr>
        <w:tab/>
        <w:t xml:space="preserve">Halaman </w:t>
      </w:r>
    </w:p>
    <w:p w14:paraId="407E05E4" w14:textId="77777777" w:rsidR="001B1F9F" w:rsidRPr="00943F76" w:rsidRDefault="001B1F9F" w:rsidP="003B2769">
      <w:pPr>
        <w:spacing w:after="0" w:line="360" w:lineRule="auto"/>
        <w:jc w:val="both"/>
        <w:rPr>
          <w:rFonts w:ascii="Times New Roman" w:hAnsi="Times New Roman" w:cs="Times New Roman"/>
          <w:sz w:val="24"/>
          <w:szCs w:val="24"/>
        </w:rPr>
      </w:pPr>
    </w:p>
    <w:p w14:paraId="3DB4C568" w14:textId="77777777" w:rsidR="001B1F9F" w:rsidRPr="00943F76" w:rsidRDefault="001B1F9F" w:rsidP="003B2769">
      <w:pPr>
        <w:spacing w:after="0" w:line="360" w:lineRule="auto"/>
        <w:jc w:val="both"/>
        <w:rPr>
          <w:rFonts w:ascii="Times New Roman" w:hAnsi="Times New Roman" w:cs="Times New Roman"/>
          <w:sz w:val="24"/>
          <w:szCs w:val="24"/>
        </w:rPr>
      </w:pPr>
    </w:p>
    <w:p w14:paraId="5B060EDB" w14:textId="77777777" w:rsidR="001B1F9F" w:rsidRPr="00943F76" w:rsidRDefault="001B1F9F" w:rsidP="003B2769">
      <w:pPr>
        <w:spacing w:after="0" w:line="360" w:lineRule="auto"/>
        <w:jc w:val="both"/>
        <w:rPr>
          <w:rFonts w:ascii="Times New Roman" w:hAnsi="Times New Roman" w:cs="Times New Roman"/>
          <w:sz w:val="24"/>
          <w:szCs w:val="24"/>
        </w:rPr>
      </w:pPr>
    </w:p>
    <w:p w14:paraId="1274CCDD" w14:textId="77777777" w:rsidR="001B1F9F" w:rsidRPr="00943F76" w:rsidRDefault="001B1F9F" w:rsidP="003B2769">
      <w:pPr>
        <w:spacing w:after="0" w:line="360" w:lineRule="auto"/>
        <w:jc w:val="both"/>
        <w:rPr>
          <w:rFonts w:ascii="Times New Roman" w:hAnsi="Times New Roman" w:cs="Times New Roman"/>
          <w:sz w:val="24"/>
          <w:szCs w:val="24"/>
        </w:rPr>
      </w:pPr>
    </w:p>
    <w:p w14:paraId="25E403F1" w14:textId="77777777" w:rsidR="001B1F9F" w:rsidRPr="00943F76" w:rsidRDefault="001B1F9F" w:rsidP="003B2769">
      <w:pPr>
        <w:spacing w:after="0" w:line="360" w:lineRule="auto"/>
        <w:jc w:val="both"/>
        <w:rPr>
          <w:rFonts w:ascii="Times New Roman" w:hAnsi="Times New Roman" w:cs="Times New Roman"/>
          <w:sz w:val="24"/>
          <w:szCs w:val="24"/>
        </w:rPr>
      </w:pPr>
    </w:p>
    <w:p w14:paraId="3777FD3B" w14:textId="77777777" w:rsidR="001B1F9F" w:rsidRPr="00943F76" w:rsidRDefault="001B1F9F" w:rsidP="003B2769">
      <w:pPr>
        <w:spacing w:after="0" w:line="360" w:lineRule="auto"/>
        <w:jc w:val="both"/>
        <w:rPr>
          <w:rFonts w:ascii="Times New Roman" w:hAnsi="Times New Roman" w:cs="Times New Roman"/>
          <w:sz w:val="24"/>
          <w:szCs w:val="24"/>
        </w:rPr>
      </w:pPr>
    </w:p>
    <w:p w14:paraId="113AA19E" w14:textId="77777777" w:rsidR="001B1F9F" w:rsidRPr="00943F76" w:rsidRDefault="001B1F9F" w:rsidP="003B2769">
      <w:pPr>
        <w:spacing w:after="0" w:line="360" w:lineRule="auto"/>
        <w:jc w:val="both"/>
        <w:rPr>
          <w:rFonts w:ascii="Times New Roman" w:hAnsi="Times New Roman" w:cs="Times New Roman"/>
          <w:sz w:val="24"/>
          <w:szCs w:val="24"/>
        </w:rPr>
      </w:pPr>
    </w:p>
    <w:p w14:paraId="1156F46E" w14:textId="77777777" w:rsidR="001B1F9F" w:rsidRPr="00943F76" w:rsidRDefault="001B1F9F" w:rsidP="003B2769">
      <w:pPr>
        <w:spacing w:after="0" w:line="360" w:lineRule="auto"/>
        <w:jc w:val="both"/>
        <w:rPr>
          <w:rFonts w:ascii="Times New Roman" w:hAnsi="Times New Roman" w:cs="Times New Roman"/>
          <w:sz w:val="24"/>
          <w:szCs w:val="24"/>
        </w:rPr>
      </w:pPr>
    </w:p>
    <w:p w14:paraId="4FEBE51E" w14:textId="77777777" w:rsidR="001B1F9F" w:rsidRPr="00943F76" w:rsidRDefault="001B1F9F" w:rsidP="003B2769">
      <w:pPr>
        <w:spacing w:after="0" w:line="360" w:lineRule="auto"/>
        <w:jc w:val="both"/>
        <w:rPr>
          <w:rFonts w:ascii="Times New Roman" w:hAnsi="Times New Roman" w:cs="Times New Roman"/>
          <w:sz w:val="24"/>
          <w:szCs w:val="24"/>
        </w:rPr>
      </w:pPr>
    </w:p>
    <w:p w14:paraId="27C1A2D7" w14:textId="77777777" w:rsidR="001B1F9F" w:rsidRPr="00943F76" w:rsidRDefault="001B1F9F" w:rsidP="003B2769">
      <w:pPr>
        <w:spacing w:after="0" w:line="360" w:lineRule="auto"/>
        <w:jc w:val="both"/>
        <w:rPr>
          <w:rFonts w:ascii="Times New Roman" w:hAnsi="Times New Roman" w:cs="Times New Roman"/>
          <w:sz w:val="24"/>
          <w:szCs w:val="24"/>
        </w:rPr>
      </w:pPr>
    </w:p>
    <w:p w14:paraId="4A90DE02" w14:textId="77777777" w:rsidR="001B1F9F" w:rsidRPr="00943F76" w:rsidRDefault="001B1F9F" w:rsidP="003B2769">
      <w:pPr>
        <w:spacing w:after="0" w:line="360" w:lineRule="auto"/>
        <w:jc w:val="both"/>
        <w:rPr>
          <w:rFonts w:ascii="Times New Roman" w:hAnsi="Times New Roman" w:cs="Times New Roman"/>
          <w:sz w:val="24"/>
          <w:szCs w:val="24"/>
        </w:rPr>
      </w:pPr>
    </w:p>
    <w:p w14:paraId="32A1CCA4" w14:textId="77777777" w:rsidR="001B1F9F" w:rsidRPr="00943F76" w:rsidRDefault="001B1F9F" w:rsidP="003B2769">
      <w:pPr>
        <w:spacing w:after="0" w:line="360" w:lineRule="auto"/>
        <w:jc w:val="both"/>
        <w:rPr>
          <w:rFonts w:ascii="Times New Roman" w:hAnsi="Times New Roman" w:cs="Times New Roman"/>
          <w:sz w:val="24"/>
          <w:szCs w:val="24"/>
        </w:rPr>
      </w:pPr>
    </w:p>
    <w:p w14:paraId="04348839" w14:textId="77777777" w:rsidR="001B1F9F" w:rsidRPr="00943F76" w:rsidRDefault="001B1F9F" w:rsidP="003B2769">
      <w:pPr>
        <w:spacing w:after="0" w:line="360" w:lineRule="auto"/>
        <w:jc w:val="both"/>
        <w:rPr>
          <w:rFonts w:ascii="Times New Roman" w:hAnsi="Times New Roman" w:cs="Times New Roman"/>
          <w:sz w:val="24"/>
          <w:szCs w:val="24"/>
        </w:rPr>
      </w:pPr>
    </w:p>
    <w:p w14:paraId="6E5AA19C" w14:textId="77777777" w:rsidR="001B1F9F" w:rsidRPr="00943F76" w:rsidRDefault="001B1F9F" w:rsidP="003B2769">
      <w:pPr>
        <w:spacing w:after="0" w:line="360" w:lineRule="auto"/>
        <w:jc w:val="both"/>
        <w:rPr>
          <w:rFonts w:ascii="Times New Roman" w:hAnsi="Times New Roman" w:cs="Times New Roman"/>
          <w:sz w:val="24"/>
          <w:szCs w:val="24"/>
        </w:rPr>
      </w:pPr>
    </w:p>
    <w:p w14:paraId="25F6D2A3" w14:textId="77777777" w:rsidR="001B1F9F" w:rsidRPr="00943F76" w:rsidRDefault="001B1F9F" w:rsidP="003B2769">
      <w:pPr>
        <w:spacing w:after="0" w:line="360" w:lineRule="auto"/>
        <w:jc w:val="both"/>
        <w:rPr>
          <w:rFonts w:ascii="Times New Roman" w:hAnsi="Times New Roman" w:cs="Times New Roman"/>
          <w:sz w:val="24"/>
          <w:szCs w:val="24"/>
        </w:rPr>
      </w:pPr>
    </w:p>
    <w:p w14:paraId="08FB7F86" w14:textId="77777777" w:rsidR="001B1F9F" w:rsidRPr="00943F76" w:rsidRDefault="001B1F9F" w:rsidP="003B2769">
      <w:pPr>
        <w:spacing w:after="0" w:line="360" w:lineRule="auto"/>
        <w:jc w:val="both"/>
        <w:rPr>
          <w:rFonts w:ascii="Times New Roman" w:hAnsi="Times New Roman" w:cs="Times New Roman"/>
          <w:sz w:val="24"/>
          <w:szCs w:val="24"/>
        </w:rPr>
      </w:pPr>
    </w:p>
    <w:p w14:paraId="3357F605" w14:textId="77777777" w:rsidR="001B1F9F" w:rsidRPr="00943F76" w:rsidRDefault="001B1F9F" w:rsidP="003B2769">
      <w:pPr>
        <w:spacing w:after="0" w:line="360" w:lineRule="auto"/>
        <w:jc w:val="both"/>
        <w:rPr>
          <w:rFonts w:ascii="Times New Roman" w:hAnsi="Times New Roman" w:cs="Times New Roman"/>
          <w:sz w:val="24"/>
          <w:szCs w:val="24"/>
        </w:rPr>
      </w:pPr>
    </w:p>
    <w:p w14:paraId="5085FC73" w14:textId="77777777" w:rsidR="001B1F9F" w:rsidRPr="00943F76" w:rsidRDefault="001B1F9F" w:rsidP="003B2769">
      <w:pPr>
        <w:spacing w:after="0" w:line="360" w:lineRule="auto"/>
        <w:jc w:val="both"/>
        <w:rPr>
          <w:rFonts w:ascii="Times New Roman" w:hAnsi="Times New Roman" w:cs="Times New Roman"/>
          <w:sz w:val="24"/>
          <w:szCs w:val="24"/>
        </w:rPr>
      </w:pPr>
    </w:p>
    <w:p w14:paraId="3F32B16D" w14:textId="77777777" w:rsidR="001B1F9F" w:rsidRPr="00943F76" w:rsidRDefault="001B1F9F" w:rsidP="003B2769">
      <w:pPr>
        <w:spacing w:after="0" w:line="360" w:lineRule="auto"/>
        <w:jc w:val="both"/>
        <w:rPr>
          <w:rFonts w:ascii="Times New Roman" w:hAnsi="Times New Roman" w:cs="Times New Roman"/>
          <w:sz w:val="24"/>
          <w:szCs w:val="24"/>
        </w:rPr>
      </w:pPr>
    </w:p>
    <w:p w14:paraId="16CD80C9" w14:textId="77777777" w:rsidR="001B1F9F" w:rsidRPr="00943F76" w:rsidRDefault="001B1F9F" w:rsidP="003B2769">
      <w:pPr>
        <w:spacing w:after="0" w:line="360" w:lineRule="auto"/>
        <w:jc w:val="both"/>
        <w:rPr>
          <w:rFonts w:ascii="Times New Roman" w:hAnsi="Times New Roman" w:cs="Times New Roman"/>
          <w:sz w:val="24"/>
          <w:szCs w:val="24"/>
        </w:rPr>
      </w:pPr>
    </w:p>
    <w:p w14:paraId="64D25EDB" w14:textId="77777777" w:rsidR="001B1F9F" w:rsidRPr="00943F76" w:rsidRDefault="001B1F9F" w:rsidP="003B2769">
      <w:pPr>
        <w:spacing w:after="0" w:line="360" w:lineRule="auto"/>
        <w:jc w:val="both"/>
        <w:rPr>
          <w:rFonts w:ascii="Times New Roman" w:hAnsi="Times New Roman" w:cs="Times New Roman"/>
          <w:sz w:val="24"/>
          <w:szCs w:val="24"/>
        </w:rPr>
      </w:pPr>
    </w:p>
    <w:p w14:paraId="758DEE78" w14:textId="77777777" w:rsidR="003B2769" w:rsidRDefault="003B2769" w:rsidP="003B2769">
      <w:pPr>
        <w:spacing w:after="0" w:line="360" w:lineRule="auto"/>
        <w:rPr>
          <w:rFonts w:ascii="Times New Roman" w:hAnsi="Times New Roman" w:cs="Times New Roman"/>
          <w:b/>
          <w:sz w:val="28"/>
          <w:szCs w:val="24"/>
        </w:rPr>
      </w:pPr>
    </w:p>
    <w:p w14:paraId="6102558C" w14:textId="77777777" w:rsidR="00FB4BC0" w:rsidRDefault="000A46F1">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14:paraId="3198C1B0" w14:textId="77777777" w:rsidR="00FB4BC0" w:rsidRDefault="00FB4BC0" w:rsidP="00D97DC5">
      <w:pPr>
        <w:spacing w:after="0" w:line="480" w:lineRule="auto"/>
        <w:jc w:val="center"/>
        <w:rPr>
          <w:rFonts w:ascii="Times New Roman" w:hAnsi="Times New Roman" w:cs="Times New Roman"/>
          <w:b/>
          <w:sz w:val="28"/>
          <w:szCs w:val="24"/>
          <w:lang w:val="en-US"/>
        </w:rPr>
        <w:sectPr w:rsidR="00FB4BC0" w:rsidSect="001E1C7E">
          <w:pgSz w:w="11907" w:h="16839" w:code="9"/>
          <w:pgMar w:top="1701" w:right="1701" w:bottom="1701" w:left="2268" w:header="720" w:footer="1134" w:gutter="0"/>
          <w:pgNumType w:fmt="lowerRoman" w:start="3"/>
          <w:cols w:space="720"/>
          <w:titlePg/>
          <w:docGrid w:linePitch="360"/>
        </w:sectPr>
      </w:pPr>
    </w:p>
    <w:p w14:paraId="006F8BED" w14:textId="30796AE7" w:rsidR="000068AE" w:rsidRDefault="000068AE" w:rsidP="000A6C43">
      <w:pPr>
        <w:pStyle w:val="Heading1"/>
        <w:numPr>
          <w:ilvl w:val="0"/>
          <w:numId w:val="0"/>
        </w:numPr>
        <w:jc w:val="center"/>
        <w:rPr>
          <w:lang w:val="en-US"/>
        </w:rPr>
      </w:pPr>
      <w:bookmarkStart w:id="19" w:name="_Toc167658774"/>
      <w:r>
        <w:rPr>
          <w:lang w:val="en-US"/>
        </w:rPr>
        <w:lastRenderedPageBreak/>
        <w:t>BAB I</w:t>
      </w:r>
      <w:r w:rsidR="003430C2">
        <w:rPr>
          <w:lang w:val="en-US"/>
        </w:rPr>
        <w:t xml:space="preserve"> </w:t>
      </w:r>
      <w:r w:rsidR="003430C2">
        <w:rPr>
          <w:lang w:val="en-US"/>
        </w:rPr>
        <w:br/>
      </w:r>
      <w:r>
        <w:rPr>
          <w:lang w:val="en-US"/>
        </w:rPr>
        <w:t>PENDAHULUAN</w:t>
      </w:r>
      <w:bookmarkEnd w:id="19"/>
    </w:p>
    <w:p w14:paraId="12D94264" w14:textId="77777777" w:rsidR="000A6C43" w:rsidRPr="000A6C43" w:rsidRDefault="000A6C43" w:rsidP="000A6C43">
      <w:pPr>
        <w:rPr>
          <w:lang w:val="en-US"/>
        </w:rPr>
      </w:pPr>
    </w:p>
    <w:p w14:paraId="5257C08A" w14:textId="3D9EDAA3" w:rsidR="00D97DC5" w:rsidRPr="00D940DC" w:rsidRDefault="00D97DC5" w:rsidP="00E21974">
      <w:pPr>
        <w:pStyle w:val="Heading1"/>
        <w:numPr>
          <w:ilvl w:val="0"/>
          <w:numId w:val="14"/>
        </w:numPr>
        <w:ind w:hanging="720"/>
        <w:rPr>
          <w:sz w:val="24"/>
          <w:szCs w:val="24"/>
          <w:lang w:val="en-US"/>
        </w:rPr>
      </w:pPr>
      <w:bookmarkStart w:id="20" w:name="_Toc167658775"/>
      <w:r w:rsidRPr="00D940DC">
        <w:rPr>
          <w:sz w:val="24"/>
          <w:szCs w:val="24"/>
          <w:lang w:val="en-US"/>
        </w:rPr>
        <w:t xml:space="preserve">Latar </w:t>
      </w:r>
      <w:proofErr w:type="spellStart"/>
      <w:r w:rsidRPr="00D940DC">
        <w:rPr>
          <w:sz w:val="24"/>
          <w:szCs w:val="24"/>
          <w:lang w:val="en-US"/>
        </w:rPr>
        <w:t>Belakang</w:t>
      </w:r>
      <w:bookmarkEnd w:id="20"/>
      <w:proofErr w:type="spellEnd"/>
      <w:r w:rsidR="00F1207B">
        <w:rPr>
          <w:sz w:val="24"/>
          <w:szCs w:val="24"/>
          <w:lang w:val="en-US"/>
        </w:rPr>
        <w:t xml:space="preserve"> </w:t>
      </w:r>
    </w:p>
    <w:p w14:paraId="60785465" w14:textId="77777777" w:rsidR="00335A5C" w:rsidRPr="00335A5C" w:rsidRDefault="00335A5C" w:rsidP="00335A5C">
      <w:pPr>
        <w:spacing w:line="480" w:lineRule="auto"/>
        <w:ind w:firstLine="720"/>
        <w:jc w:val="both"/>
        <w:rPr>
          <w:rFonts w:ascii="Times New Roman" w:eastAsia="SimSun" w:hAnsi="Times New Roman" w:cs="Times New Roman"/>
          <w:color w:val="000000"/>
          <w:sz w:val="24"/>
          <w:szCs w:val="24"/>
          <w:lang w:val="en-US" w:eastAsia="zh-CN" w:bidi="ar"/>
        </w:rPr>
      </w:pPr>
      <w:r w:rsidRPr="00335A5C">
        <w:rPr>
          <w:rFonts w:ascii="Times New Roman" w:eastAsia="SimSun" w:hAnsi="Times New Roman" w:cs="Times New Roman"/>
          <w:color w:val="000000"/>
          <w:sz w:val="24"/>
          <w:szCs w:val="24"/>
          <w:lang w:val="en-US" w:eastAsia="zh-CN" w:bidi="ar"/>
        </w:rPr>
        <w:t xml:space="preserve">Sarana dan </w:t>
      </w:r>
      <w:proofErr w:type="spellStart"/>
      <w:r w:rsidRPr="00335A5C">
        <w:rPr>
          <w:rFonts w:ascii="Times New Roman" w:eastAsia="SimSun" w:hAnsi="Times New Roman" w:cs="Times New Roman"/>
          <w:color w:val="000000"/>
          <w:sz w:val="24"/>
          <w:szCs w:val="24"/>
          <w:lang w:val="en-US" w:eastAsia="zh-CN" w:bidi="ar"/>
        </w:rPr>
        <w:t>prasarana</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Sarpras</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merupakan</w:t>
      </w:r>
      <w:proofErr w:type="spellEnd"/>
      <w:r w:rsidRPr="00335A5C">
        <w:rPr>
          <w:rFonts w:ascii="Times New Roman" w:eastAsia="SimSun" w:hAnsi="Times New Roman" w:cs="Times New Roman"/>
          <w:color w:val="000000"/>
          <w:sz w:val="24"/>
          <w:szCs w:val="24"/>
          <w:lang w:val="en-US" w:eastAsia="zh-CN" w:bidi="ar"/>
        </w:rPr>
        <w:t xml:space="preserve"> salah </w:t>
      </w:r>
      <w:proofErr w:type="spellStart"/>
      <w:r w:rsidRPr="00335A5C">
        <w:rPr>
          <w:rFonts w:ascii="Times New Roman" w:eastAsia="SimSun" w:hAnsi="Times New Roman" w:cs="Times New Roman"/>
          <w:color w:val="000000"/>
          <w:sz w:val="24"/>
          <w:szCs w:val="24"/>
          <w:lang w:val="en-US" w:eastAsia="zh-CN" w:bidi="ar"/>
        </w:rPr>
        <w:t>satu</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hal</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penting</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untuk</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mendukung</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kegiatan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manusia</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sehari-hari</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baik</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Sarpras</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milik</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pribadi</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ataupun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Sarpras</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milik</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umum</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Sebagai</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contoh</w:t>
      </w:r>
      <w:proofErr w:type="spellEnd"/>
      <w:r w:rsidRPr="00335A5C">
        <w:rPr>
          <w:rFonts w:ascii="Times New Roman" w:eastAsia="SimSun" w:hAnsi="Times New Roman" w:cs="Times New Roman"/>
          <w:color w:val="000000"/>
          <w:sz w:val="24"/>
          <w:szCs w:val="24"/>
          <w:lang w:val="en-US" w:eastAsia="zh-CN" w:bidi="ar"/>
        </w:rPr>
        <w:t xml:space="preserve"> di </w:t>
      </w:r>
      <w:proofErr w:type="spellStart"/>
      <w:r w:rsidRPr="00335A5C">
        <w:rPr>
          <w:rFonts w:ascii="Times New Roman" w:eastAsia="SimSun" w:hAnsi="Times New Roman" w:cs="Times New Roman"/>
          <w:color w:val="000000"/>
          <w:sz w:val="24"/>
          <w:szCs w:val="24"/>
          <w:lang w:val="en-US" w:eastAsia="zh-CN" w:bidi="ar"/>
        </w:rPr>
        <w:t>lingkungan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kampus</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Sarpras</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menjadi</w:t>
      </w:r>
      <w:proofErr w:type="spellEnd"/>
      <w:r w:rsidRPr="00335A5C">
        <w:rPr>
          <w:rFonts w:ascii="Times New Roman" w:eastAsia="SimSun" w:hAnsi="Times New Roman" w:cs="Times New Roman"/>
          <w:color w:val="000000"/>
          <w:sz w:val="24"/>
          <w:szCs w:val="24"/>
          <w:lang w:val="en-US" w:eastAsia="zh-CN" w:bidi="ar"/>
        </w:rPr>
        <w:t xml:space="preserve"> salah </w:t>
      </w:r>
      <w:proofErr w:type="spellStart"/>
      <w:r w:rsidRPr="00335A5C">
        <w:rPr>
          <w:rFonts w:ascii="Times New Roman" w:eastAsia="SimSun" w:hAnsi="Times New Roman" w:cs="Times New Roman"/>
          <w:color w:val="000000"/>
          <w:sz w:val="24"/>
          <w:szCs w:val="24"/>
          <w:lang w:val="en-US" w:eastAsia="zh-CN" w:bidi="ar"/>
        </w:rPr>
        <w:t>satu</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penunjang</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keberhasilan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untuk</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berbagai</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kegiatan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akademik</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maupun</w:t>
      </w:r>
      <w:proofErr w:type="spellEnd"/>
      <w:r w:rsidRPr="00335A5C">
        <w:rPr>
          <w:rFonts w:ascii="Times New Roman" w:eastAsia="SimSun" w:hAnsi="Times New Roman" w:cs="Times New Roman"/>
          <w:color w:val="000000"/>
          <w:sz w:val="24"/>
          <w:szCs w:val="24"/>
          <w:lang w:val="en-US" w:eastAsia="zh-CN" w:bidi="ar"/>
        </w:rPr>
        <w:t xml:space="preserve"> non-</w:t>
      </w:r>
      <w:proofErr w:type="spellStart"/>
      <w:r w:rsidRPr="00335A5C">
        <w:rPr>
          <w:rFonts w:ascii="Times New Roman" w:eastAsia="SimSun" w:hAnsi="Times New Roman" w:cs="Times New Roman"/>
          <w:color w:val="000000"/>
          <w:sz w:val="24"/>
          <w:szCs w:val="24"/>
          <w:lang w:val="en-US" w:eastAsia="zh-CN" w:bidi="ar"/>
        </w:rPr>
        <w:t>akademik</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Tentunya</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keberhasilan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tersebut</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dapat</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dicapai</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apabila</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ketersediaan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Sarpras</w:t>
      </w:r>
      <w:proofErr w:type="spellEnd"/>
      <w:r w:rsidRPr="00335A5C">
        <w:rPr>
          <w:rFonts w:ascii="Times New Roman" w:eastAsia="SimSun" w:hAnsi="Times New Roman" w:cs="Times New Roman"/>
          <w:color w:val="000000"/>
          <w:sz w:val="24"/>
          <w:szCs w:val="24"/>
          <w:lang w:val="en-US" w:eastAsia="zh-CN" w:bidi="ar"/>
        </w:rPr>
        <w:t xml:space="preserve"> yang </w:t>
      </w:r>
      <w:proofErr w:type="spellStart"/>
      <w:r w:rsidRPr="00335A5C">
        <w:rPr>
          <w:rFonts w:ascii="Times New Roman" w:eastAsia="SimSun" w:hAnsi="Times New Roman" w:cs="Times New Roman"/>
          <w:color w:val="000000"/>
          <w:sz w:val="24"/>
          <w:szCs w:val="24"/>
          <w:lang w:val="en-US" w:eastAsia="zh-CN" w:bidi="ar"/>
        </w:rPr>
        <w:t>memadai</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disertai</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dengan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pengelolaan</w:t>
      </w:r>
      <w:proofErr w:type="spellEnd"/>
      <w:r w:rsidRPr="00335A5C">
        <w:rPr>
          <w:rFonts w:ascii="Times New Roman" w:eastAsia="SimSun" w:hAnsi="Times New Roman" w:cs="Times New Roman"/>
          <w:color w:val="000000"/>
          <w:sz w:val="24"/>
          <w:szCs w:val="24"/>
          <w:lang w:val="en-US" w:eastAsia="zh-CN" w:bidi="ar"/>
        </w:rPr>
        <w:t xml:space="preserve"> dan </w:t>
      </w:r>
      <w:proofErr w:type="spellStart"/>
      <w:r w:rsidRPr="00335A5C">
        <w:rPr>
          <w:rFonts w:ascii="Times New Roman" w:eastAsia="SimSun" w:hAnsi="Times New Roman" w:cs="Times New Roman"/>
          <w:color w:val="000000"/>
          <w:sz w:val="24"/>
          <w:szCs w:val="24"/>
          <w:lang w:val="en-US" w:eastAsia="zh-CN" w:bidi="ar"/>
        </w:rPr>
        <w:t>pelayanan</w:t>
      </w:r>
      <w:proofErr w:type="spellEnd"/>
      <w:r w:rsidRPr="00335A5C">
        <w:rPr>
          <w:rFonts w:ascii="Times New Roman" w:eastAsia="SimSun" w:hAnsi="Times New Roman" w:cs="Times New Roman"/>
          <w:color w:val="000000"/>
          <w:sz w:val="24"/>
          <w:szCs w:val="24"/>
          <w:lang w:val="en-US" w:eastAsia="zh-CN" w:bidi="ar"/>
        </w:rPr>
        <w:t xml:space="preserve"> yang </w:t>
      </w:r>
      <w:proofErr w:type="spellStart"/>
      <w:r w:rsidRPr="00335A5C">
        <w:rPr>
          <w:rFonts w:ascii="Times New Roman" w:eastAsia="SimSun" w:hAnsi="Times New Roman" w:cs="Times New Roman"/>
          <w:color w:val="000000"/>
          <w:sz w:val="24"/>
          <w:szCs w:val="24"/>
          <w:lang w:val="en-US" w:eastAsia="zh-CN" w:bidi="ar"/>
        </w:rPr>
        <w:t>baik</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Dengan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adanya</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kebutuhan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organisasi</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untuk</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memberikan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pengelolaan</w:t>
      </w:r>
      <w:proofErr w:type="spellEnd"/>
      <w:r w:rsidRPr="00335A5C">
        <w:rPr>
          <w:rFonts w:ascii="Times New Roman" w:eastAsia="SimSun" w:hAnsi="Times New Roman" w:cs="Times New Roman"/>
          <w:color w:val="000000"/>
          <w:sz w:val="24"/>
          <w:szCs w:val="24"/>
          <w:lang w:val="en-US" w:eastAsia="zh-CN" w:bidi="ar"/>
        </w:rPr>
        <w:t xml:space="preserve"> dan </w:t>
      </w:r>
      <w:proofErr w:type="spellStart"/>
      <w:r w:rsidRPr="00335A5C">
        <w:rPr>
          <w:rFonts w:ascii="Times New Roman" w:eastAsia="SimSun" w:hAnsi="Times New Roman" w:cs="Times New Roman"/>
          <w:color w:val="000000"/>
          <w:sz w:val="24"/>
          <w:szCs w:val="24"/>
          <w:lang w:val="en-US" w:eastAsia="zh-CN" w:bidi="ar"/>
        </w:rPr>
        <w:t>pelayanan</w:t>
      </w:r>
      <w:proofErr w:type="spellEnd"/>
      <w:r w:rsidRPr="00335A5C">
        <w:rPr>
          <w:rFonts w:ascii="Times New Roman" w:eastAsia="SimSun" w:hAnsi="Times New Roman" w:cs="Times New Roman"/>
          <w:color w:val="000000"/>
          <w:sz w:val="24"/>
          <w:szCs w:val="24"/>
          <w:lang w:val="en-US" w:eastAsia="zh-CN" w:bidi="ar"/>
        </w:rPr>
        <w:t xml:space="preserve"> yang </w:t>
      </w:r>
      <w:proofErr w:type="spellStart"/>
      <w:r w:rsidRPr="00335A5C">
        <w:rPr>
          <w:rFonts w:ascii="Times New Roman" w:eastAsia="SimSun" w:hAnsi="Times New Roman" w:cs="Times New Roman"/>
          <w:color w:val="000000"/>
          <w:sz w:val="24"/>
          <w:szCs w:val="24"/>
          <w:lang w:val="en-US" w:eastAsia="zh-CN" w:bidi="ar"/>
        </w:rPr>
        <w:t>baik</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maka</w:t>
      </w:r>
      <w:proofErr w:type="spellEnd"/>
      <w:r w:rsidRPr="00335A5C">
        <w:rPr>
          <w:rFonts w:ascii="Times New Roman" w:eastAsia="SimSun" w:hAnsi="Times New Roman" w:cs="Times New Roman"/>
          <w:color w:val="000000"/>
          <w:sz w:val="24"/>
          <w:szCs w:val="24"/>
          <w:lang w:val="en-US" w:eastAsia="zh-CN" w:bidi="ar"/>
        </w:rPr>
        <w:t xml:space="preserve"> salah </w:t>
      </w:r>
      <w:proofErr w:type="spellStart"/>
      <w:r w:rsidRPr="00335A5C">
        <w:rPr>
          <w:rFonts w:ascii="Times New Roman" w:eastAsia="SimSun" w:hAnsi="Times New Roman" w:cs="Times New Roman"/>
          <w:color w:val="000000"/>
          <w:sz w:val="24"/>
          <w:szCs w:val="24"/>
          <w:lang w:val="en-US" w:eastAsia="zh-CN" w:bidi="ar"/>
        </w:rPr>
        <w:t>satu</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cara</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adalah</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dengan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menyajikan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informasi</w:t>
      </w:r>
      <w:proofErr w:type="spellEnd"/>
      <w:r w:rsidRPr="00335A5C">
        <w:rPr>
          <w:rFonts w:ascii="Times New Roman" w:eastAsia="SimSun" w:hAnsi="Times New Roman" w:cs="Times New Roman"/>
          <w:color w:val="000000"/>
          <w:sz w:val="24"/>
          <w:szCs w:val="24"/>
          <w:lang w:val="en-US" w:eastAsia="zh-CN" w:bidi="ar"/>
        </w:rPr>
        <w:t xml:space="preserve"> yang </w:t>
      </w:r>
      <w:proofErr w:type="spellStart"/>
      <w:r w:rsidRPr="00335A5C">
        <w:rPr>
          <w:rFonts w:ascii="Times New Roman" w:eastAsia="SimSun" w:hAnsi="Times New Roman" w:cs="Times New Roman"/>
          <w:color w:val="000000"/>
          <w:sz w:val="24"/>
          <w:szCs w:val="24"/>
          <w:lang w:val="en-US" w:eastAsia="zh-CN" w:bidi="ar"/>
        </w:rPr>
        <w:t>cepat</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akurat</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terintegrasi</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dari</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bagian-bagian</w:t>
      </w:r>
      <w:proofErr w:type="spellEnd"/>
      <w:r w:rsidRPr="00335A5C">
        <w:rPr>
          <w:rFonts w:ascii="Times New Roman" w:eastAsia="SimSun" w:hAnsi="Times New Roman" w:cs="Times New Roman"/>
          <w:color w:val="000000"/>
          <w:sz w:val="24"/>
          <w:szCs w:val="24"/>
          <w:lang w:val="en-US" w:eastAsia="zh-CN" w:bidi="ar"/>
        </w:rPr>
        <w:t xml:space="preserve"> di </w:t>
      </w:r>
      <w:proofErr w:type="spellStart"/>
      <w:r w:rsidRPr="00335A5C">
        <w:rPr>
          <w:rFonts w:ascii="Times New Roman" w:eastAsia="SimSun" w:hAnsi="Times New Roman" w:cs="Times New Roman"/>
          <w:color w:val="000000"/>
          <w:sz w:val="24"/>
          <w:szCs w:val="24"/>
          <w:lang w:val="en-US" w:eastAsia="zh-CN" w:bidi="ar"/>
        </w:rPr>
        <w:t>dalam</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organisasi</w:t>
      </w:r>
      <w:proofErr w:type="spellEnd"/>
      <w:r w:rsidRPr="00335A5C">
        <w:rPr>
          <w:rFonts w:ascii="Times New Roman" w:eastAsia="SimSun" w:hAnsi="Times New Roman" w:cs="Times New Roman"/>
          <w:color w:val="000000"/>
          <w:sz w:val="24"/>
          <w:szCs w:val="24"/>
          <w:lang w:val="en-US" w:eastAsia="zh-CN" w:bidi="ar"/>
        </w:rPr>
        <w:t xml:space="preserve">, dan </w:t>
      </w:r>
      <w:proofErr w:type="spellStart"/>
      <w:r w:rsidRPr="00335A5C">
        <w:rPr>
          <w:rFonts w:ascii="Times New Roman" w:eastAsia="SimSun" w:hAnsi="Times New Roman" w:cs="Times New Roman"/>
          <w:color w:val="000000"/>
          <w:sz w:val="24"/>
          <w:szCs w:val="24"/>
          <w:lang w:val="en-US" w:eastAsia="zh-CN" w:bidi="ar"/>
        </w:rPr>
        <w:t>sesuai</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kebutuhan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organisasi</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penerapan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teknologi</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informasi</w:t>
      </w:r>
      <w:proofErr w:type="spellEnd"/>
      <w:r w:rsidRPr="00335A5C">
        <w:rPr>
          <w:rFonts w:ascii="Times New Roman" w:eastAsia="SimSun" w:hAnsi="Times New Roman" w:cs="Times New Roman"/>
          <w:color w:val="000000"/>
          <w:sz w:val="24"/>
          <w:szCs w:val="24"/>
          <w:lang w:val="en-US" w:eastAsia="zh-CN" w:bidi="ar"/>
        </w:rPr>
        <w:t xml:space="preserve"> pada </w:t>
      </w:r>
      <w:proofErr w:type="spellStart"/>
      <w:r w:rsidRPr="00335A5C">
        <w:rPr>
          <w:rFonts w:ascii="Times New Roman" w:eastAsia="SimSun" w:hAnsi="Times New Roman" w:cs="Times New Roman"/>
          <w:color w:val="000000"/>
          <w:sz w:val="24"/>
          <w:szCs w:val="24"/>
          <w:lang w:val="en-US" w:eastAsia="zh-CN" w:bidi="ar"/>
        </w:rPr>
        <w:t>suatu</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organisasi</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tentunya</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dapat</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memperbaiki</w:t>
      </w:r>
      <w:proofErr w:type="spellEnd"/>
      <w:r w:rsidRPr="00335A5C">
        <w:rPr>
          <w:rFonts w:ascii="Times New Roman" w:eastAsia="SimSun" w:hAnsi="Times New Roman" w:cs="Times New Roman"/>
          <w:color w:val="000000"/>
          <w:sz w:val="24"/>
          <w:szCs w:val="24"/>
          <w:lang w:val="en-US" w:eastAsia="zh-CN" w:bidi="ar"/>
        </w:rPr>
        <w:t xml:space="preserve"> proses-proses </w:t>
      </w:r>
      <w:proofErr w:type="spellStart"/>
      <w:r w:rsidRPr="00335A5C">
        <w:rPr>
          <w:rFonts w:ascii="Times New Roman" w:eastAsia="SimSun" w:hAnsi="Times New Roman" w:cs="Times New Roman"/>
          <w:color w:val="000000"/>
          <w:sz w:val="24"/>
          <w:szCs w:val="24"/>
          <w:lang w:val="en-US" w:eastAsia="zh-CN" w:bidi="ar"/>
        </w:rPr>
        <w:t>konvensional</w:t>
      </w:r>
      <w:proofErr w:type="spellEnd"/>
      <w:r w:rsidRPr="00335A5C">
        <w:rPr>
          <w:rFonts w:ascii="Times New Roman" w:eastAsia="SimSun" w:hAnsi="Times New Roman" w:cs="Times New Roman"/>
          <w:color w:val="000000"/>
          <w:sz w:val="24"/>
          <w:szCs w:val="24"/>
          <w:lang w:val="en-US" w:eastAsia="zh-CN" w:bidi="ar"/>
        </w:rPr>
        <w:t xml:space="preserve"> agar </w:t>
      </w:r>
      <w:proofErr w:type="spellStart"/>
      <w:r w:rsidRPr="00335A5C">
        <w:rPr>
          <w:rFonts w:ascii="Times New Roman" w:eastAsia="SimSun" w:hAnsi="Times New Roman" w:cs="Times New Roman"/>
          <w:color w:val="000000"/>
          <w:sz w:val="24"/>
          <w:szCs w:val="24"/>
          <w:lang w:val="en-US" w:eastAsia="zh-CN" w:bidi="ar"/>
        </w:rPr>
        <w:t>semakin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efektif</w:t>
      </w:r>
      <w:proofErr w:type="spellEnd"/>
      <w:r w:rsidRPr="00335A5C">
        <w:rPr>
          <w:rFonts w:ascii="Times New Roman" w:eastAsia="SimSun" w:hAnsi="Times New Roman" w:cs="Times New Roman"/>
          <w:color w:val="000000"/>
          <w:sz w:val="24"/>
          <w:szCs w:val="24"/>
          <w:lang w:val="en-US" w:eastAsia="zh-CN" w:bidi="ar"/>
        </w:rPr>
        <w:t xml:space="preserve"> dan </w:t>
      </w:r>
      <w:proofErr w:type="spellStart"/>
      <w:r w:rsidRPr="00335A5C">
        <w:rPr>
          <w:rFonts w:ascii="Times New Roman" w:eastAsia="SimSun" w:hAnsi="Times New Roman" w:cs="Times New Roman"/>
          <w:color w:val="000000"/>
          <w:sz w:val="24"/>
          <w:szCs w:val="24"/>
          <w:lang w:val="en-US" w:eastAsia="zh-CN" w:bidi="ar"/>
        </w:rPr>
        <w:t>efisien</w:t>
      </w:r>
      <w:proofErr w:type="spellEnd"/>
      <w:r w:rsidRPr="00335A5C">
        <w:rPr>
          <w:rFonts w:ascii="Times New Roman" w:eastAsia="SimSun" w:hAnsi="Times New Roman" w:cs="Times New Roman"/>
          <w:color w:val="000000"/>
          <w:sz w:val="24"/>
          <w:szCs w:val="24"/>
          <w:lang w:val="en-US" w:eastAsia="zh-CN" w:bidi="ar"/>
        </w:rPr>
        <w:t xml:space="preserve">. </w:t>
      </w:r>
    </w:p>
    <w:p w14:paraId="034A9B35" w14:textId="77777777" w:rsidR="00335A5C" w:rsidRPr="00335A5C" w:rsidRDefault="00335A5C" w:rsidP="00335A5C">
      <w:pPr>
        <w:spacing w:line="480" w:lineRule="auto"/>
        <w:ind w:firstLine="720"/>
        <w:jc w:val="both"/>
        <w:rPr>
          <w:rFonts w:ascii="Times New Roman" w:eastAsia="SimSun" w:hAnsi="Times New Roman" w:cs="Times New Roman"/>
          <w:color w:val="000000"/>
          <w:sz w:val="24"/>
          <w:szCs w:val="24"/>
          <w:lang w:val="en-US" w:eastAsia="zh-CN" w:bidi="ar"/>
        </w:rPr>
      </w:pPr>
      <w:r w:rsidRPr="00335A5C">
        <w:rPr>
          <w:rFonts w:ascii="Times New Roman" w:eastAsia="SimSun" w:hAnsi="Times New Roman" w:cs="Times New Roman"/>
          <w:color w:val="000000"/>
          <w:sz w:val="24"/>
          <w:szCs w:val="24"/>
          <w:lang w:val="en-US" w:eastAsia="zh-CN" w:bidi="ar"/>
        </w:rPr>
        <w:t xml:space="preserve">Di </w:t>
      </w:r>
      <w:proofErr w:type="spellStart"/>
      <w:r w:rsidRPr="00335A5C">
        <w:rPr>
          <w:rFonts w:ascii="Times New Roman" w:eastAsia="SimSun" w:hAnsi="Times New Roman" w:cs="Times New Roman"/>
          <w:color w:val="000000"/>
          <w:sz w:val="24"/>
          <w:szCs w:val="24"/>
          <w:lang w:val="en-US" w:eastAsia="zh-CN" w:bidi="ar"/>
        </w:rPr>
        <w:t>lingkungan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kampus</w:t>
      </w:r>
      <w:proofErr w:type="spellEnd"/>
      <w:r w:rsidRPr="00335A5C">
        <w:rPr>
          <w:rFonts w:ascii="Times New Roman" w:eastAsia="SimSun" w:hAnsi="Times New Roman" w:cs="Times New Roman"/>
          <w:color w:val="000000"/>
          <w:sz w:val="24"/>
          <w:szCs w:val="24"/>
          <w:lang w:val="en-US" w:eastAsia="zh-CN" w:bidi="ar"/>
        </w:rPr>
        <w:t xml:space="preserve"> STMIK Pradnya Paramita, proses </w:t>
      </w:r>
      <w:proofErr w:type="spellStart"/>
      <w:r w:rsidRPr="00335A5C">
        <w:rPr>
          <w:rFonts w:ascii="Times New Roman" w:eastAsia="SimSun" w:hAnsi="Times New Roman" w:cs="Times New Roman"/>
          <w:color w:val="000000"/>
          <w:sz w:val="24"/>
          <w:szCs w:val="24"/>
          <w:lang w:val="en-US" w:eastAsia="zh-CN" w:bidi="ar"/>
        </w:rPr>
        <w:t>pengajuan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permohonan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untuk</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peminjaman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Sarpras</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dilakukan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dengan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cara</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konvensional</w:t>
      </w:r>
      <w:proofErr w:type="spellEnd"/>
      <w:r w:rsidRPr="00335A5C">
        <w:rPr>
          <w:rFonts w:ascii="Times New Roman" w:eastAsia="SimSun" w:hAnsi="Times New Roman" w:cs="Times New Roman"/>
          <w:color w:val="000000"/>
          <w:sz w:val="24"/>
          <w:szCs w:val="24"/>
          <w:lang w:val="en-US" w:eastAsia="zh-CN" w:bidi="ar"/>
        </w:rPr>
        <w:t xml:space="preserve">. Pada </w:t>
      </w:r>
      <w:proofErr w:type="spellStart"/>
      <w:r w:rsidRPr="00335A5C">
        <w:rPr>
          <w:rFonts w:ascii="Times New Roman" w:eastAsia="SimSun" w:hAnsi="Times New Roman" w:cs="Times New Roman"/>
          <w:color w:val="000000"/>
          <w:sz w:val="24"/>
          <w:szCs w:val="24"/>
          <w:lang w:val="en-US" w:eastAsia="zh-CN" w:bidi="ar"/>
        </w:rPr>
        <w:t>prosesnya</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pihak</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peminjam</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datang</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ke</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bagian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Sarpras</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dengan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membawa</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surat</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permohonan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peminjaman</w:t>
      </w:r>
      <w:proofErr w:type="spellEnd"/>
      <w:r w:rsidRPr="00335A5C">
        <w:rPr>
          <w:rFonts w:ascii="Times New Roman" w:eastAsia="SimSun" w:hAnsi="Times New Roman" w:cs="Times New Roman"/>
          <w:color w:val="000000"/>
          <w:sz w:val="24"/>
          <w:szCs w:val="24"/>
          <w:lang w:val="en-US" w:eastAsia="zh-CN" w:bidi="ar"/>
        </w:rPr>
        <w:t xml:space="preserve"> yang </w:t>
      </w:r>
      <w:proofErr w:type="spellStart"/>
      <w:r w:rsidRPr="00335A5C">
        <w:rPr>
          <w:rFonts w:ascii="Times New Roman" w:eastAsia="SimSun" w:hAnsi="Times New Roman" w:cs="Times New Roman"/>
          <w:color w:val="000000"/>
          <w:sz w:val="24"/>
          <w:szCs w:val="24"/>
          <w:lang w:val="en-US" w:eastAsia="zh-CN" w:bidi="ar"/>
        </w:rPr>
        <w:t>sudah</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dicetak</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untuk</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diserahkan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ke</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bagian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Sarpras</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Pemohon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menunggu</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dalam</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rentang</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waktu</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satu</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atau</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beberapa</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hari</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untuk</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mengambil</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surat</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tanggapan</w:t>
      </w:r>
      <w:proofErr w:type="spellEnd"/>
      <w:r w:rsidRPr="00335A5C">
        <w:rPr>
          <w:rFonts w:ascii="Times New Roman" w:eastAsia="SimSun" w:hAnsi="Times New Roman" w:cs="Times New Roman"/>
          <w:color w:val="000000"/>
          <w:sz w:val="24"/>
          <w:szCs w:val="24"/>
          <w:lang w:val="en-US" w:eastAsia="zh-CN" w:bidi="ar"/>
        </w:rPr>
        <w:t xml:space="preserve"> dan </w:t>
      </w:r>
      <w:proofErr w:type="spellStart"/>
      <w:r w:rsidRPr="00335A5C">
        <w:rPr>
          <w:rFonts w:ascii="Times New Roman" w:eastAsia="SimSun" w:hAnsi="Times New Roman" w:cs="Times New Roman"/>
          <w:color w:val="000000"/>
          <w:sz w:val="24"/>
          <w:szCs w:val="24"/>
          <w:lang w:val="en-US" w:eastAsia="zh-CN" w:bidi="ar"/>
        </w:rPr>
        <w:t>apabila</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disetujui</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maka</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akan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diizinkan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mengambil</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barang</w:t>
      </w:r>
      <w:proofErr w:type="spellEnd"/>
      <w:r w:rsidRPr="00335A5C">
        <w:rPr>
          <w:rFonts w:ascii="Times New Roman" w:eastAsia="SimSun" w:hAnsi="Times New Roman" w:cs="Times New Roman"/>
          <w:color w:val="000000"/>
          <w:sz w:val="24"/>
          <w:szCs w:val="24"/>
          <w:lang w:val="en-US" w:eastAsia="zh-CN" w:bidi="ar"/>
        </w:rPr>
        <w:t xml:space="preserve"> yang </w:t>
      </w:r>
      <w:proofErr w:type="spellStart"/>
      <w:r w:rsidRPr="00335A5C">
        <w:rPr>
          <w:rFonts w:ascii="Times New Roman" w:eastAsia="SimSun" w:hAnsi="Times New Roman" w:cs="Times New Roman"/>
          <w:color w:val="000000"/>
          <w:sz w:val="24"/>
          <w:szCs w:val="24"/>
          <w:lang w:val="en-US" w:eastAsia="zh-CN" w:bidi="ar"/>
        </w:rPr>
        <w:t>dipinjam</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dari</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bagian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Sarpras</w:t>
      </w:r>
      <w:proofErr w:type="spellEnd"/>
      <w:r w:rsidRPr="00335A5C">
        <w:rPr>
          <w:rFonts w:ascii="Times New Roman" w:eastAsia="SimSun" w:hAnsi="Times New Roman" w:cs="Times New Roman"/>
          <w:color w:val="000000"/>
          <w:sz w:val="24"/>
          <w:szCs w:val="24"/>
          <w:lang w:val="en-US" w:eastAsia="zh-CN" w:bidi="ar"/>
        </w:rPr>
        <w:t xml:space="preserve">. Proses </w:t>
      </w:r>
      <w:proofErr w:type="spellStart"/>
      <w:r w:rsidRPr="00335A5C">
        <w:rPr>
          <w:rFonts w:ascii="Times New Roman" w:eastAsia="SimSun" w:hAnsi="Times New Roman" w:cs="Times New Roman"/>
          <w:color w:val="000000"/>
          <w:sz w:val="24"/>
          <w:szCs w:val="24"/>
          <w:lang w:val="en-US" w:eastAsia="zh-CN" w:bidi="ar"/>
        </w:rPr>
        <w:t>permohonan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peminjaman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Sarpras</w:t>
      </w:r>
      <w:proofErr w:type="spellEnd"/>
      <w:r w:rsidRPr="00335A5C">
        <w:rPr>
          <w:rFonts w:ascii="Times New Roman" w:eastAsia="SimSun" w:hAnsi="Times New Roman" w:cs="Times New Roman"/>
          <w:color w:val="000000"/>
          <w:sz w:val="24"/>
          <w:szCs w:val="24"/>
          <w:lang w:val="en-US" w:eastAsia="zh-CN" w:bidi="ar"/>
        </w:rPr>
        <w:t xml:space="preserve"> yang </w:t>
      </w:r>
      <w:proofErr w:type="spellStart"/>
      <w:r w:rsidRPr="00335A5C">
        <w:rPr>
          <w:rFonts w:ascii="Times New Roman" w:eastAsia="SimSun" w:hAnsi="Times New Roman" w:cs="Times New Roman"/>
          <w:color w:val="000000"/>
          <w:sz w:val="24"/>
          <w:szCs w:val="24"/>
          <w:lang w:val="en-US" w:eastAsia="zh-CN" w:bidi="ar"/>
        </w:rPr>
        <w:t>masih</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dilakukan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dengan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cara</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konvensional</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tersebut</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ternyata</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menimbulkan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berbagai</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lastRenderedPageBreak/>
        <w:t>permasalahan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seperti</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jadwal</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kegiatan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pemakaian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prasarana</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hanya</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ada</w:t>
      </w:r>
      <w:proofErr w:type="spellEnd"/>
      <w:r w:rsidRPr="00335A5C">
        <w:rPr>
          <w:rFonts w:ascii="Times New Roman" w:eastAsia="SimSun" w:hAnsi="Times New Roman" w:cs="Times New Roman"/>
          <w:color w:val="000000"/>
          <w:sz w:val="24"/>
          <w:szCs w:val="24"/>
          <w:lang w:val="en-US" w:eastAsia="zh-CN" w:bidi="ar"/>
        </w:rPr>
        <w:t xml:space="preserve"> di </w:t>
      </w:r>
      <w:proofErr w:type="spellStart"/>
      <w:r w:rsidRPr="00335A5C">
        <w:rPr>
          <w:rFonts w:ascii="Times New Roman" w:eastAsia="SimSun" w:hAnsi="Times New Roman" w:cs="Times New Roman"/>
          <w:color w:val="000000"/>
          <w:sz w:val="24"/>
          <w:szCs w:val="24"/>
          <w:lang w:val="en-US" w:eastAsia="zh-CN" w:bidi="ar"/>
        </w:rPr>
        <w:t>ruang</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Sarpras</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jadi</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pemohon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tetap</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harus</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datang</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ke</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ruang</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Sarpras</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untuk</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memperoleh</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kepastian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jadwal</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petugas</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bagian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Sarpras</w:t>
      </w:r>
      <w:proofErr w:type="spellEnd"/>
      <w:r w:rsidRPr="00335A5C">
        <w:rPr>
          <w:rFonts w:ascii="Times New Roman" w:eastAsia="SimSun" w:hAnsi="Times New Roman" w:cs="Times New Roman"/>
          <w:color w:val="000000"/>
          <w:sz w:val="24"/>
          <w:szCs w:val="24"/>
          <w:lang w:val="en-US" w:eastAsia="zh-CN" w:bidi="ar"/>
        </w:rPr>
        <w:t xml:space="preserve"> yang </w:t>
      </w:r>
      <w:proofErr w:type="spellStart"/>
      <w:r w:rsidRPr="00335A5C">
        <w:rPr>
          <w:rFonts w:ascii="Times New Roman" w:eastAsia="SimSun" w:hAnsi="Times New Roman" w:cs="Times New Roman"/>
          <w:color w:val="000000"/>
          <w:sz w:val="24"/>
          <w:szCs w:val="24"/>
          <w:lang w:val="en-US" w:eastAsia="zh-CN" w:bidi="ar"/>
        </w:rPr>
        <w:t>terkadang</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tidak</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berada</w:t>
      </w:r>
      <w:proofErr w:type="spellEnd"/>
      <w:r w:rsidRPr="00335A5C">
        <w:rPr>
          <w:rFonts w:ascii="Times New Roman" w:eastAsia="SimSun" w:hAnsi="Times New Roman" w:cs="Times New Roman"/>
          <w:color w:val="000000"/>
          <w:sz w:val="24"/>
          <w:szCs w:val="24"/>
          <w:lang w:val="en-US" w:eastAsia="zh-CN" w:bidi="ar"/>
        </w:rPr>
        <w:t xml:space="preserve"> di </w:t>
      </w:r>
      <w:proofErr w:type="spellStart"/>
      <w:r w:rsidRPr="00335A5C">
        <w:rPr>
          <w:rFonts w:ascii="Times New Roman" w:eastAsia="SimSun" w:hAnsi="Times New Roman" w:cs="Times New Roman"/>
          <w:color w:val="000000"/>
          <w:sz w:val="24"/>
          <w:szCs w:val="24"/>
          <w:lang w:val="en-US" w:eastAsia="zh-CN" w:bidi="ar"/>
        </w:rPr>
        <w:t>ruangan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atau</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berhalangan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hadir</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sehingga</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pemohon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harus</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kembali</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ke</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ruangan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tersebut</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dalam</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jarak</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waktu</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tertentu</w:t>
      </w:r>
      <w:proofErr w:type="spellEnd"/>
      <w:r w:rsidRPr="00335A5C">
        <w:rPr>
          <w:rFonts w:ascii="Times New Roman" w:eastAsia="SimSun" w:hAnsi="Times New Roman" w:cs="Times New Roman"/>
          <w:color w:val="000000"/>
          <w:sz w:val="24"/>
          <w:szCs w:val="24"/>
          <w:lang w:val="en-US" w:eastAsia="zh-CN" w:bidi="ar"/>
        </w:rPr>
        <w:t xml:space="preserve"> yang </w:t>
      </w:r>
      <w:proofErr w:type="spellStart"/>
      <w:r w:rsidRPr="00335A5C">
        <w:rPr>
          <w:rFonts w:ascii="Times New Roman" w:eastAsia="SimSun" w:hAnsi="Times New Roman" w:cs="Times New Roman"/>
          <w:color w:val="000000"/>
          <w:sz w:val="24"/>
          <w:szCs w:val="24"/>
          <w:lang w:val="en-US" w:eastAsia="zh-CN" w:bidi="ar"/>
        </w:rPr>
        <w:t>menyebabkan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pemohon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menghabiskan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lebih</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banyak</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waktu</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menunggu</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surat</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tanggapan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untuk</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persetujuan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peminjaman</w:t>
      </w:r>
      <w:proofErr w:type="spellEnd"/>
      <w:r w:rsidRPr="00335A5C">
        <w:rPr>
          <w:rFonts w:ascii="Times New Roman" w:eastAsia="SimSun" w:hAnsi="Times New Roman" w:cs="Times New Roman"/>
          <w:color w:val="000000"/>
          <w:sz w:val="24"/>
          <w:szCs w:val="24"/>
          <w:lang w:val="en-US" w:eastAsia="zh-CN" w:bidi="ar"/>
        </w:rPr>
        <w:t xml:space="preserve">. Proses </w:t>
      </w:r>
      <w:proofErr w:type="spellStart"/>
      <w:r w:rsidRPr="00335A5C">
        <w:rPr>
          <w:rFonts w:ascii="Times New Roman" w:eastAsia="SimSun" w:hAnsi="Times New Roman" w:cs="Times New Roman"/>
          <w:color w:val="000000"/>
          <w:sz w:val="24"/>
          <w:szCs w:val="24"/>
          <w:lang w:val="en-US" w:eastAsia="zh-CN" w:bidi="ar"/>
        </w:rPr>
        <w:t>permohonan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peminjaman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Sarpras</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tersebut</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menyebabkan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pemohon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bisa</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saja</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berulang</w:t>
      </w:r>
      <w:proofErr w:type="spellEnd"/>
      <w:r w:rsidRPr="00335A5C">
        <w:rPr>
          <w:rFonts w:ascii="Times New Roman" w:eastAsia="SimSun" w:hAnsi="Times New Roman" w:cs="Times New Roman"/>
          <w:color w:val="000000"/>
          <w:sz w:val="24"/>
          <w:szCs w:val="24"/>
          <w:lang w:val="en-US" w:eastAsia="zh-CN" w:bidi="ar"/>
        </w:rPr>
        <w:t xml:space="preserve"> kali </w:t>
      </w:r>
      <w:proofErr w:type="spellStart"/>
      <w:r w:rsidRPr="00335A5C">
        <w:rPr>
          <w:rFonts w:ascii="Times New Roman" w:eastAsia="SimSun" w:hAnsi="Times New Roman" w:cs="Times New Roman"/>
          <w:color w:val="000000"/>
          <w:sz w:val="24"/>
          <w:szCs w:val="24"/>
          <w:lang w:val="en-US" w:eastAsia="zh-CN" w:bidi="ar"/>
        </w:rPr>
        <w:t>datang</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ke</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ruang</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Sarpras</w:t>
      </w:r>
      <w:proofErr w:type="spellEnd"/>
      <w:r w:rsidRPr="00335A5C">
        <w:rPr>
          <w:rFonts w:ascii="Times New Roman" w:eastAsia="SimSun" w:hAnsi="Times New Roman" w:cs="Times New Roman"/>
          <w:color w:val="000000"/>
          <w:sz w:val="24"/>
          <w:szCs w:val="24"/>
          <w:lang w:val="en-US" w:eastAsia="zh-CN" w:bidi="ar"/>
        </w:rPr>
        <w:t xml:space="preserve">. </w:t>
      </w:r>
    </w:p>
    <w:p w14:paraId="60310509" w14:textId="77777777" w:rsidR="00335A5C" w:rsidRPr="00335A5C" w:rsidRDefault="00335A5C" w:rsidP="00335A5C">
      <w:pPr>
        <w:spacing w:line="480" w:lineRule="auto"/>
        <w:ind w:firstLine="720"/>
        <w:jc w:val="both"/>
        <w:rPr>
          <w:rFonts w:ascii="Times New Roman" w:eastAsia="SimSun" w:hAnsi="Times New Roman" w:cs="Times New Roman"/>
          <w:color w:val="000000"/>
          <w:sz w:val="24"/>
          <w:szCs w:val="24"/>
          <w:lang w:val="en-US" w:eastAsia="zh-CN" w:bidi="ar"/>
        </w:rPr>
      </w:pPr>
      <w:proofErr w:type="spellStart"/>
      <w:r w:rsidRPr="00335A5C">
        <w:rPr>
          <w:rFonts w:ascii="Times New Roman" w:eastAsia="SimSun" w:hAnsi="Times New Roman" w:cs="Times New Roman"/>
          <w:color w:val="000000"/>
          <w:sz w:val="24"/>
          <w:szCs w:val="24"/>
          <w:lang w:val="en-US" w:eastAsia="zh-CN" w:bidi="ar"/>
        </w:rPr>
        <w:t>Untuk</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mengatasi</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sistem</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Sarpras</w:t>
      </w:r>
      <w:proofErr w:type="spellEnd"/>
      <w:r w:rsidRPr="00335A5C">
        <w:rPr>
          <w:rFonts w:ascii="Times New Roman" w:eastAsia="SimSun" w:hAnsi="Times New Roman" w:cs="Times New Roman"/>
          <w:color w:val="000000"/>
          <w:sz w:val="24"/>
          <w:szCs w:val="24"/>
          <w:lang w:val="en-US" w:eastAsia="zh-CN" w:bidi="ar"/>
        </w:rPr>
        <w:t xml:space="preserve"> yang </w:t>
      </w:r>
      <w:proofErr w:type="spellStart"/>
      <w:r w:rsidRPr="00335A5C">
        <w:rPr>
          <w:rFonts w:ascii="Times New Roman" w:eastAsia="SimSun" w:hAnsi="Times New Roman" w:cs="Times New Roman"/>
          <w:color w:val="000000"/>
          <w:sz w:val="24"/>
          <w:szCs w:val="24"/>
          <w:lang w:val="en-US" w:eastAsia="zh-CN" w:bidi="ar"/>
        </w:rPr>
        <w:t>masih</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konvensional</w:t>
      </w:r>
      <w:proofErr w:type="spellEnd"/>
      <w:r w:rsidRPr="00335A5C">
        <w:rPr>
          <w:rFonts w:ascii="Times New Roman" w:eastAsia="SimSun" w:hAnsi="Times New Roman" w:cs="Times New Roman"/>
          <w:color w:val="000000"/>
          <w:sz w:val="24"/>
          <w:szCs w:val="24"/>
          <w:lang w:val="en-US" w:eastAsia="zh-CN" w:bidi="ar"/>
        </w:rPr>
        <w:t xml:space="preserve"> pada </w:t>
      </w:r>
      <w:proofErr w:type="spellStart"/>
      <w:r w:rsidRPr="00335A5C">
        <w:rPr>
          <w:rFonts w:ascii="Times New Roman" w:eastAsia="SimSun" w:hAnsi="Times New Roman" w:cs="Times New Roman"/>
          <w:color w:val="000000"/>
          <w:sz w:val="24"/>
          <w:szCs w:val="24"/>
          <w:lang w:val="en-US" w:eastAsia="zh-CN" w:bidi="ar"/>
        </w:rPr>
        <w:t>kampus</w:t>
      </w:r>
      <w:proofErr w:type="spellEnd"/>
      <w:r w:rsidRPr="00335A5C">
        <w:rPr>
          <w:rFonts w:ascii="Times New Roman" w:eastAsia="SimSun" w:hAnsi="Times New Roman" w:cs="Times New Roman"/>
          <w:color w:val="000000"/>
          <w:sz w:val="24"/>
          <w:szCs w:val="24"/>
          <w:lang w:val="en-US" w:eastAsia="zh-CN" w:bidi="ar"/>
        </w:rPr>
        <w:t xml:space="preserve"> STMIK Pradnya Paramita, </w:t>
      </w:r>
      <w:proofErr w:type="spellStart"/>
      <w:r w:rsidRPr="00335A5C">
        <w:rPr>
          <w:rFonts w:ascii="Times New Roman" w:eastAsia="SimSun" w:hAnsi="Times New Roman" w:cs="Times New Roman"/>
          <w:color w:val="000000"/>
          <w:sz w:val="24"/>
          <w:szCs w:val="24"/>
          <w:lang w:val="en-US" w:eastAsia="zh-CN" w:bidi="ar"/>
        </w:rPr>
        <w:t>maka</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diperlukan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sebuah</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i/>
          <w:iCs/>
          <w:color w:val="000000"/>
          <w:sz w:val="24"/>
          <w:szCs w:val="24"/>
          <w:lang w:val="en-US" w:eastAsia="zh-CN" w:bidi="ar"/>
        </w:rPr>
        <w:t>standart</w:t>
      </w:r>
      <w:proofErr w:type="spellEnd"/>
      <w:r w:rsidRPr="00335A5C">
        <w:rPr>
          <w:rFonts w:ascii="Times New Roman" w:eastAsia="SimSun" w:hAnsi="Times New Roman" w:cs="Times New Roman"/>
          <w:i/>
          <w:iCs/>
          <w:color w:val="000000"/>
          <w:sz w:val="24"/>
          <w:szCs w:val="24"/>
          <w:lang w:val="en-US" w:eastAsia="zh-CN" w:bidi="ar"/>
        </w:rPr>
        <w:t xml:space="preserve"> system</w:t>
      </w:r>
      <w:r w:rsidRPr="00335A5C">
        <w:rPr>
          <w:rFonts w:ascii="Times New Roman" w:eastAsia="SimSun" w:hAnsi="Times New Roman" w:cs="Times New Roman"/>
          <w:color w:val="000000"/>
          <w:sz w:val="24"/>
          <w:szCs w:val="24"/>
          <w:lang w:val="en-US" w:eastAsia="zh-CN" w:bidi="ar"/>
        </w:rPr>
        <w:t xml:space="preserve"> yang </w:t>
      </w:r>
      <w:proofErr w:type="spellStart"/>
      <w:r w:rsidRPr="00335A5C">
        <w:rPr>
          <w:rFonts w:ascii="Times New Roman" w:eastAsia="SimSun" w:hAnsi="Times New Roman" w:cs="Times New Roman"/>
          <w:color w:val="000000"/>
          <w:sz w:val="24"/>
          <w:szCs w:val="24"/>
          <w:lang w:val="en-US" w:eastAsia="zh-CN" w:bidi="ar"/>
        </w:rPr>
        <w:t>efektif</w:t>
      </w:r>
      <w:proofErr w:type="spellEnd"/>
      <w:r w:rsidRPr="00335A5C">
        <w:rPr>
          <w:rFonts w:ascii="Times New Roman" w:eastAsia="SimSun" w:hAnsi="Times New Roman" w:cs="Times New Roman"/>
          <w:color w:val="000000"/>
          <w:sz w:val="24"/>
          <w:szCs w:val="24"/>
          <w:lang w:val="en-US" w:eastAsia="zh-CN" w:bidi="ar"/>
        </w:rPr>
        <w:t xml:space="preserve"> dan </w:t>
      </w:r>
      <w:proofErr w:type="spellStart"/>
      <w:r w:rsidRPr="00335A5C">
        <w:rPr>
          <w:rFonts w:ascii="Times New Roman" w:eastAsia="SimSun" w:hAnsi="Times New Roman" w:cs="Times New Roman"/>
          <w:color w:val="000000"/>
          <w:sz w:val="24"/>
          <w:szCs w:val="24"/>
          <w:lang w:val="en-US" w:eastAsia="zh-CN" w:bidi="ar"/>
        </w:rPr>
        <w:t>efisien</w:t>
      </w:r>
      <w:proofErr w:type="spellEnd"/>
      <w:r w:rsidRPr="00335A5C">
        <w:rPr>
          <w:rFonts w:ascii="Times New Roman" w:eastAsia="SimSun" w:hAnsi="Times New Roman" w:cs="Times New Roman"/>
          <w:color w:val="000000"/>
          <w:sz w:val="24"/>
          <w:szCs w:val="24"/>
          <w:lang w:val="en-US" w:eastAsia="zh-CN" w:bidi="ar"/>
        </w:rPr>
        <w:t xml:space="preserve"> yang </w:t>
      </w:r>
      <w:proofErr w:type="spellStart"/>
      <w:r w:rsidRPr="00335A5C">
        <w:rPr>
          <w:rFonts w:ascii="Times New Roman" w:eastAsia="SimSun" w:hAnsi="Times New Roman" w:cs="Times New Roman"/>
          <w:color w:val="000000"/>
          <w:sz w:val="24"/>
          <w:szCs w:val="24"/>
          <w:lang w:val="en-US" w:eastAsia="zh-CN" w:bidi="ar"/>
        </w:rPr>
        <w:t>mampu</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memberikan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kenyamanan</w:t>
      </w:r>
      <w:proofErr w:type="spellEnd"/>
      <w:r w:rsidRPr="00335A5C">
        <w:rPr>
          <w:rFonts w:ascii="Times New Roman" w:eastAsia="SimSun" w:hAnsi="Times New Roman" w:cs="Times New Roman"/>
          <w:color w:val="000000"/>
          <w:sz w:val="24"/>
          <w:szCs w:val="24"/>
          <w:lang w:val="en-US" w:eastAsia="zh-CN" w:bidi="ar"/>
        </w:rPr>
        <w:t xml:space="preserve"> dan </w:t>
      </w:r>
      <w:proofErr w:type="spellStart"/>
      <w:r w:rsidRPr="00335A5C">
        <w:rPr>
          <w:rFonts w:ascii="Times New Roman" w:eastAsia="SimSun" w:hAnsi="Times New Roman" w:cs="Times New Roman"/>
          <w:color w:val="000000"/>
          <w:sz w:val="24"/>
          <w:szCs w:val="24"/>
          <w:lang w:val="en-US" w:eastAsia="zh-CN" w:bidi="ar"/>
        </w:rPr>
        <w:t>kemudahan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bagi</w:t>
      </w:r>
      <w:proofErr w:type="spellEnd"/>
      <w:r w:rsidRPr="00335A5C">
        <w:rPr>
          <w:rFonts w:ascii="Times New Roman" w:eastAsia="SimSun" w:hAnsi="Times New Roman" w:cs="Times New Roman"/>
          <w:color w:val="000000"/>
          <w:sz w:val="24"/>
          <w:szCs w:val="24"/>
          <w:lang w:val="en-US" w:eastAsia="zh-CN" w:bidi="ar"/>
        </w:rPr>
        <w:t xml:space="preserve"> para </w:t>
      </w:r>
      <w:proofErr w:type="spellStart"/>
      <w:r w:rsidRPr="00335A5C">
        <w:rPr>
          <w:rFonts w:ascii="Times New Roman" w:eastAsia="SimSun" w:hAnsi="Times New Roman" w:cs="Times New Roman"/>
          <w:color w:val="000000"/>
          <w:sz w:val="24"/>
          <w:szCs w:val="24"/>
          <w:lang w:val="en-US" w:eastAsia="zh-CN" w:bidi="ar"/>
        </w:rPr>
        <w:t>penggunanya</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Penerapan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sistem</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Sarpras</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terkomputerisasi</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akan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membantu</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meringankan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tugas</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bagian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pengelola</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Sarpras</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dapat</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meningkatkan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kinerja</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sekaligus</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mampu</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mengatasi</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kelemahan</w:t>
      </w:r>
      <w:proofErr w:type="spellEnd"/>
      <w:r w:rsidRPr="00335A5C">
        <w:rPr>
          <w:rFonts w:ascii="Times New Roman" w:eastAsia="SimSun" w:hAnsi="Times New Roman" w:cs="Times New Roman"/>
          <w:color w:val="000000"/>
          <w:sz w:val="24"/>
          <w:szCs w:val="24"/>
          <w:lang w:val="en-US" w:eastAsia="zh-CN" w:bidi="ar"/>
        </w:rPr>
        <w:t xml:space="preserve"> yang </w:t>
      </w:r>
      <w:proofErr w:type="spellStart"/>
      <w:r w:rsidRPr="00335A5C">
        <w:rPr>
          <w:rFonts w:ascii="Times New Roman" w:eastAsia="SimSun" w:hAnsi="Times New Roman" w:cs="Times New Roman"/>
          <w:color w:val="000000"/>
          <w:sz w:val="24"/>
          <w:szCs w:val="24"/>
          <w:lang w:val="en-US" w:eastAsia="zh-CN" w:bidi="ar"/>
        </w:rPr>
        <w:t>terjadi</w:t>
      </w:r>
      <w:proofErr w:type="spellEnd"/>
      <w:r w:rsidRPr="00335A5C">
        <w:rPr>
          <w:rFonts w:ascii="Times New Roman" w:eastAsia="SimSun" w:hAnsi="Times New Roman" w:cs="Times New Roman"/>
          <w:color w:val="000000"/>
          <w:sz w:val="24"/>
          <w:szCs w:val="24"/>
          <w:lang w:val="en-US" w:eastAsia="zh-CN" w:bidi="ar"/>
        </w:rPr>
        <w:t xml:space="preserve"> pada </w:t>
      </w:r>
      <w:proofErr w:type="spellStart"/>
      <w:r w:rsidRPr="00335A5C">
        <w:rPr>
          <w:rFonts w:ascii="Times New Roman" w:eastAsia="SimSun" w:hAnsi="Times New Roman" w:cs="Times New Roman"/>
          <w:color w:val="000000"/>
          <w:sz w:val="24"/>
          <w:szCs w:val="24"/>
          <w:lang w:val="en-US" w:eastAsia="zh-CN" w:bidi="ar"/>
        </w:rPr>
        <w:t>sistem</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Sarpras</w:t>
      </w:r>
      <w:proofErr w:type="spellEnd"/>
      <w:r w:rsidRPr="00335A5C">
        <w:rPr>
          <w:rFonts w:ascii="Times New Roman" w:eastAsia="SimSun" w:hAnsi="Times New Roman" w:cs="Times New Roman"/>
          <w:color w:val="000000"/>
          <w:sz w:val="24"/>
          <w:szCs w:val="24"/>
          <w:lang w:val="en-US" w:eastAsia="zh-CN" w:bidi="ar"/>
        </w:rPr>
        <w:t xml:space="preserve"> yang </w:t>
      </w:r>
      <w:proofErr w:type="spellStart"/>
      <w:r w:rsidRPr="00335A5C">
        <w:rPr>
          <w:rFonts w:ascii="Times New Roman" w:eastAsia="SimSun" w:hAnsi="Times New Roman" w:cs="Times New Roman"/>
          <w:color w:val="000000"/>
          <w:sz w:val="24"/>
          <w:szCs w:val="24"/>
          <w:lang w:val="en-US" w:eastAsia="zh-CN" w:bidi="ar"/>
        </w:rPr>
        <w:t>terdapat</w:t>
      </w:r>
      <w:proofErr w:type="spellEnd"/>
      <w:r w:rsidRPr="00335A5C">
        <w:rPr>
          <w:rFonts w:ascii="Times New Roman" w:eastAsia="SimSun" w:hAnsi="Times New Roman" w:cs="Times New Roman"/>
          <w:color w:val="000000"/>
          <w:sz w:val="24"/>
          <w:szCs w:val="24"/>
          <w:lang w:val="en-US" w:eastAsia="zh-CN" w:bidi="ar"/>
        </w:rPr>
        <w:t xml:space="preserve"> di STMIK Pradnya Paramita. Dalam </w:t>
      </w:r>
      <w:proofErr w:type="spellStart"/>
      <w:r w:rsidRPr="00335A5C">
        <w:rPr>
          <w:rFonts w:ascii="Times New Roman" w:eastAsia="SimSun" w:hAnsi="Times New Roman" w:cs="Times New Roman"/>
          <w:color w:val="000000"/>
          <w:sz w:val="24"/>
          <w:szCs w:val="24"/>
          <w:lang w:val="en-US" w:eastAsia="zh-CN" w:bidi="ar"/>
        </w:rPr>
        <w:t>hal</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ini</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dibuat</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suatu</w:t>
      </w:r>
      <w:proofErr w:type="spellEnd"/>
      <w:r w:rsidRPr="00335A5C">
        <w:rPr>
          <w:rFonts w:ascii="Times New Roman" w:eastAsia="SimSun" w:hAnsi="Times New Roman" w:cs="Times New Roman"/>
          <w:color w:val="000000"/>
          <w:sz w:val="24"/>
          <w:szCs w:val="24"/>
          <w:lang w:val="en-US" w:eastAsia="zh-CN" w:bidi="ar"/>
        </w:rPr>
        <w:t xml:space="preserve"> program </w:t>
      </w:r>
      <w:proofErr w:type="spellStart"/>
      <w:r w:rsidRPr="00335A5C">
        <w:rPr>
          <w:rFonts w:ascii="Times New Roman" w:eastAsia="SimSun" w:hAnsi="Times New Roman" w:cs="Times New Roman"/>
          <w:color w:val="000000"/>
          <w:sz w:val="24"/>
          <w:szCs w:val="24"/>
          <w:lang w:val="en-US" w:eastAsia="zh-CN" w:bidi="ar"/>
        </w:rPr>
        <w:t>aplikasi</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berupa</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aplikasi</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berbasis</w:t>
      </w:r>
      <w:proofErr w:type="spellEnd"/>
      <w:r w:rsidRPr="00335A5C">
        <w:rPr>
          <w:rFonts w:ascii="Times New Roman" w:eastAsia="SimSun" w:hAnsi="Times New Roman" w:cs="Times New Roman"/>
          <w:color w:val="000000"/>
          <w:sz w:val="24"/>
          <w:szCs w:val="24"/>
          <w:lang w:val="en-US" w:eastAsia="zh-CN" w:bidi="ar"/>
        </w:rPr>
        <w:t xml:space="preserve"> web yang </w:t>
      </w:r>
      <w:proofErr w:type="spellStart"/>
      <w:r w:rsidRPr="00335A5C">
        <w:rPr>
          <w:rFonts w:ascii="Times New Roman" w:eastAsia="SimSun" w:hAnsi="Times New Roman" w:cs="Times New Roman"/>
          <w:color w:val="000000"/>
          <w:sz w:val="24"/>
          <w:szCs w:val="24"/>
          <w:lang w:val="en-US" w:eastAsia="zh-CN" w:bidi="ar"/>
        </w:rPr>
        <w:t>berhubungan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dengan</w:t>
      </w:r>
      <w:proofErr w:type="spellEnd"/>
      <w:r w:rsidRPr="00335A5C">
        <w:rPr>
          <w:rFonts w:ascii="Times New Roman" w:eastAsia="SimSun" w:hAnsi="Times New Roman" w:cs="Times New Roman"/>
          <w:color w:val="000000"/>
          <w:sz w:val="24"/>
          <w:szCs w:val="24"/>
          <w:lang w:val="en-US" w:eastAsia="zh-CN" w:bidi="ar"/>
        </w:rPr>
        <w:t xml:space="preserve"> </w:t>
      </w:r>
      <w:r w:rsidRPr="00335A5C">
        <w:rPr>
          <w:rFonts w:ascii="Times New Roman" w:eastAsia="SimSun" w:hAnsi="Times New Roman" w:cs="Times New Roman"/>
          <w:i/>
          <w:iCs/>
          <w:color w:val="000000"/>
          <w:sz w:val="24"/>
          <w:szCs w:val="24"/>
          <w:lang w:val="en-US" w:eastAsia="zh-CN" w:bidi="ar"/>
        </w:rPr>
        <w:t>database</w:t>
      </w:r>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untuk</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menangani</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sistem</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Sarpras</w:t>
      </w:r>
      <w:proofErr w:type="spellEnd"/>
      <w:r w:rsidRPr="00335A5C">
        <w:rPr>
          <w:rFonts w:ascii="Times New Roman" w:eastAsia="SimSun" w:hAnsi="Times New Roman" w:cs="Times New Roman"/>
          <w:color w:val="000000"/>
          <w:sz w:val="24"/>
          <w:szCs w:val="24"/>
          <w:lang w:val="en-US" w:eastAsia="zh-CN" w:bidi="ar"/>
        </w:rPr>
        <w:t xml:space="preserve"> STMIK Pradnya Paramita. </w:t>
      </w:r>
      <w:proofErr w:type="spellStart"/>
      <w:r w:rsidRPr="00335A5C">
        <w:rPr>
          <w:rFonts w:ascii="Times New Roman" w:eastAsia="SimSun" w:hAnsi="Times New Roman" w:cs="Times New Roman"/>
          <w:color w:val="000000"/>
          <w:sz w:val="24"/>
          <w:szCs w:val="24"/>
          <w:lang w:val="en-US" w:eastAsia="zh-CN" w:bidi="ar"/>
        </w:rPr>
        <w:t>Dengan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hal</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ini</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peneliti</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mengajukan</w:t>
      </w:r>
      <w:proofErr w:type="spellEnd"/>
      <w:r w:rsidRPr="00335A5C">
        <w:rPr>
          <w:rFonts w:ascii="Times New Roman" w:eastAsia="SimSun" w:hAnsi="Times New Roman" w:cs="Times New Roman"/>
          <w:color w:val="000000"/>
          <w:sz w:val="24"/>
          <w:szCs w:val="24"/>
          <w:lang w:val="en-US" w:eastAsia="zh-CN" w:bidi="ar"/>
        </w:rPr>
        <w:t xml:space="preserve"> </w:t>
      </w:r>
      <w:proofErr w:type="spellStart"/>
      <w:r w:rsidRPr="00335A5C">
        <w:rPr>
          <w:rFonts w:ascii="Times New Roman" w:eastAsia="SimSun" w:hAnsi="Times New Roman" w:cs="Times New Roman"/>
          <w:color w:val="000000"/>
          <w:sz w:val="24"/>
          <w:szCs w:val="24"/>
          <w:lang w:val="en-US" w:eastAsia="zh-CN" w:bidi="ar"/>
        </w:rPr>
        <w:t>judul</w:t>
      </w:r>
      <w:proofErr w:type="spellEnd"/>
      <w:r w:rsidRPr="00335A5C">
        <w:rPr>
          <w:rFonts w:ascii="Times New Roman" w:eastAsia="SimSun" w:hAnsi="Times New Roman" w:cs="Times New Roman"/>
          <w:color w:val="000000"/>
          <w:sz w:val="24"/>
          <w:szCs w:val="24"/>
          <w:lang w:val="en-US" w:eastAsia="zh-CN" w:bidi="ar"/>
        </w:rPr>
        <w:t xml:space="preserve"> </w:t>
      </w:r>
      <w:r w:rsidRPr="00335A5C">
        <w:rPr>
          <w:rFonts w:ascii="Times New Roman" w:hAnsi="Times New Roman" w:cs="Times New Roman"/>
          <w:b/>
          <w:sz w:val="24"/>
          <w:szCs w:val="24"/>
        </w:rPr>
        <w:t>“</w:t>
      </w:r>
      <w:bookmarkStart w:id="21" w:name="_Hlk154313639"/>
      <w:r w:rsidRPr="00335A5C">
        <w:rPr>
          <w:rFonts w:ascii="Times New Roman" w:hAnsi="Times New Roman" w:cs="Times New Roman"/>
          <w:bCs/>
          <w:sz w:val="24"/>
          <w:szCs w:val="24"/>
        </w:rPr>
        <w:t xml:space="preserve">Sistem Informasi Pengolahan Data Peminjaman Sarana </w:t>
      </w:r>
      <w:r w:rsidRPr="00335A5C">
        <w:rPr>
          <w:rFonts w:ascii="Times New Roman" w:hAnsi="Times New Roman" w:cs="Times New Roman"/>
          <w:bCs/>
          <w:sz w:val="24"/>
          <w:szCs w:val="24"/>
          <w:lang w:val="en-US"/>
        </w:rPr>
        <w:t>d</w:t>
      </w:r>
      <w:r w:rsidRPr="00335A5C">
        <w:rPr>
          <w:rFonts w:ascii="Times New Roman" w:hAnsi="Times New Roman" w:cs="Times New Roman"/>
          <w:bCs/>
          <w:sz w:val="24"/>
          <w:szCs w:val="24"/>
        </w:rPr>
        <w:t>an Prasara</w:t>
      </w:r>
      <w:proofErr w:type="spellStart"/>
      <w:r w:rsidRPr="00335A5C">
        <w:rPr>
          <w:rFonts w:ascii="Times New Roman" w:hAnsi="Times New Roman" w:cs="Times New Roman"/>
          <w:bCs/>
          <w:sz w:val="24"/>
          <w:szCs w:val="24"/>
          <w:lang w:val="en-US"/>
        </w:rPr>
        <w:t>na</w:t>
      </w:r>
      <w:proofErr w:type="spellEnd"/>
      <w:r w:rsidRPr="00335A5C">
        <w:rPr>
          <w:rFonts w:ascii="Times New Roman" w:hAnsi="Times New Roman" w:cs="Times New Roman"/>
          <w:bCs/>
          <w:sz w:val="24"/>
          <w:szCs w:val="24"/>
        </w:rPr>
        <w:t xml:space="preserve"> (Sarpras) Berbasis Web </w:t>
      </w:r>
      <w:r w:rsidRPr="00335A5C">
        <w:rPr>
          <w:rFonts w:ascii="Times New Roman" w:hAnsi="Times New Roman" w:cs="Times New Roman"/>
          <w:bCs/>
          <w:sz w:val="24"/>
          <w:szCs w:val="24"/>
          <w:lang w:val="en-US"/>
        </w:rPr>
        <w:t>d</w:t>
      </w:r>
      <w:r w:rsidRPr="00335A5C">
        <w:rPr>
          <w:rFonts w:ascii="Times New Roman" w:hAnsi="Times New Roman" w:cs="Times New Roman"/>
          <w:bCs/>
          <w:sz w:val="24"/>
          <w:szCs w:val="24"/>
        </w:rPr>
        <w:t>i STMIK PPKIA Pradnya Paramita Malang</w:t>
      </w:r>
      <w:bookmarkEnd w:id="21"/>
      <w:r w:rsidRPr="00335A5C">
        <w:rPr>
          <w:rFonts w:ascii="Times New Roman" w:hAnsi="Times New Roman" w:cs="Times New Roman"/>
          <w:b/>
          <w:sz w:val="24"/>
          <w:szCs w:val="24"/>
        </w:rPr>
        <w:t>”</w:t>
      </w:r>
      <w:r w:rsidRPr="00335A5C">
        <w:rPr>
          <w:rFonts w:ascii="Times New Roman" w:hAnsi="Times New Roman" w:cs="Times New Roman"/>
          <w:b/>
          <w:sz w:val="24"/>
          <w:szCs w:val="24"/>
          <w:lang w:val="en-US"/>
        </w:rPr>
        <w:t>.</w:t>
      </w:r>
    </w:p>
    <w:p w14:paraId="6102D899" w14:textId="77777777" w:rsidR="00D97DC5" w:rsidRPr="00CB6521" w:rsidRDefault="00D97DC5" w:rsidP="00E21974">
      <w:pPr>
        <w:pStyle w:val="Heading1"/>
        <w:numPr>
          <w:ilvl w:val="0"/>
          <w:numId w:val="14"/>
        </w:numPr>
        <w:ind w:hanging="720"/>
        <w:rPr>
          <w:sz w:val="24"/>
          <w:szCs w:val="24"/>
          <w:lang w:val="en-US"/>
        </w:rPr>
      </w:pPr>
      <w:bookmarkStart w:id="22" w:name="_Toc167658776"/>
      <w:proofErr w:type="spellStart"/>
      <w:r w:rsidRPr="00CB6521">
        <w:rPr>
          <w:sz w:val="24"/>
          <w:szCs w:val="24"/>
          <w:lang w:val="en-US"/>
        </w:rPr>
        <w:t>Rumusan</w:t>
      </w:r>
      <w:proofErr w:type="spellEnd"/>
      <w:r w:rsidRPr="00CB6521">
        <w:rPr>
          <w:sz w:val="24"/>
          <w:szCs w:val="24"/>
          <w:lang w:val="en-US"/>
        </w:rPr>
        <w:t xml:space="preserve"> </w:t>
      </w:r>
      <w:proofErr w:type="spellStart"/>
      <w:r w:rsidRPr="00CB6521">
        <w:rPr>
          <w:sz w:val="24"/>
          <w:szCs w:val="24"/>
          <w:lang w:val="en-US"/>
        </w:rPr>
        <w:t>Masalah</w:t>
      </w:r>
      <w:bookmarkEnd w:id="22"/>
      <w:proofErr w:type="spellEnd"/>
    </w:p>
    <w:p w14:paraId="5A18FD62" w14:textId="77777777" w:rsidR="00335A5C" w:rsidRPr="00335A5C" w:rsidRDefault="00335A5C" w:rsidP="00335A5C">
      <w:pPr>
        <w:spacing w:line="480" w:lineRule="auto"/>
        <w:ind w:firstLine="720"/>
        <w:jc w:val="both"/>
        <w:rPr>
          <w:rFonts w:ascii="Times New Roman" w:hAnsi="Times New Roman" w:cs="Times New Roman"/>
          <w:sz w:val="24"/>
          <w:szCs w:val="24"/>
          <w:lang w:val="en-US"/>
        </w:rPr>
      </w:pPr>
      <w:proofErr w:type="spellStart"/>
      <w:r w:rsidRPr="00335A5C">
        <w:rPr>
          <w:rFonts w:ascii="Times New Roman" w:hAnsi="Times New Roman" w:cs="Times New Roman"/>
          <w:sz w:val="24"/>
          <w:szCs w:val="24"/>
          <w:lang w:val="en-US"/>
        </w:rPr>
        <w:t>Berdasarkan</w:t>
      </w:r>
      <w:proofErr w:type="spellEnd"/>
      <w:r w:rsidRPr="00335A5C">
        <w:rPr>
          <w:rFonts w:ascii="Times New Roman" w:hAnsi="Times New Roman" w:cs="Times New Roman"/>
          <w:sz w:val="24"/>
          <w:szCs w:val="24"/>
          <w:lang w:val="en-US"/>
        </w:rPr>
        <w:t xml:space="preserve"> </w:t>
      </w:r>
      <w:proofErr w:type="spellStart"/>
      <w:r w:rsidRPr="00335A5C">
        <w:rPr>
          <w:rFonts w:ascii="Times New Roman" w:hAnsi="Times New Roman" w:cs="Times New Roman"/>
          <w:sz w:val="24"/>
          <w:szCs w:val="24"/>
          <w:lang w:val="en-US"/>
        </w:rPr>
        <w:t>latar</w:t>
      </w:r>
      <w:proofErr w:type="spellEnd"/>
      <w:r w:rsidRPr="00335A5C">
        <w:rPr>
          <w:rFonts w:ascii="Times New Roman" w:hAnsi="Times New Roman" w:cs="Times New Roman"/>
          <w:sz w:val="24"/>
          <w:szCs w:val="24"/>
          <w:lang w:val="en-US"/>
        </w:rPr>
        <w:t xml:space="preserve"> </w:t>
      </w:r>
      <w:proofErr w:type="spellStart"/>
      <w:r w:rsidRPr="00335A5C">
        <w:rPr>
          <w:rFonts w:ascii="Times New Roman" w:hAnsi="Times New Roman" w:cs="Times New Roman"/>
          <w:sz w:val="24"/>
          <w:szCs w:val="24"/>
          <w:lang w:val="en-US"/>
        </w:rPr>
        <w:t>belakang</w:t>
      </w:r>
      <w:proofErr w:type="spellEnd"/>
      <w:r w:rsidRPr="00335A5C">
        <w:rPr>
          <w:rFonts w:ascii="Times New Roman" w:hAnsi="Times New Roman" w:cs="Times New Roman"/>
          <w:sz w:val="24"/>
          <w:szCs w:val="24"/>
          <w:lang w:val="en-US"/>
        </w:rPr>
        <w:t xml:space="preserve"> </w:t>
      </w:r>
      <w:proofErr w:type="spellStart"/>
      <w:r w:rsidRPr="00335A5C">
        <w:rPr>
          <w:rFonts w:ascii="Times New Roman" w:hAnsi="Times New Roman" w:cs="Times New Roman"/>
          <w:sz w:val="24"/>
          <w:szCs w:val="24"/>
          <w:lang w:val="en-US"/>
        </w:rPr>
        <w:t>masalah</w:t>
      </w:r>
      <w:proofErr w:type="spellEnd"/>
      <w:r w:rsidRPr="00335A5C">
        <w:rPr>
          <w:rFonts w:ascii="Times New Roman" w:hAnsi="Times New Roman" w:cs="Times New Roman"/>
          <w:sz w:val="24"/>
          <w:szCs w:val="24"/>
          <w:lang w:val="en-US"/>
        </w:rPr>
        <w:t xml:space="preserve"> yang </w:t>
      </w:r>
      <w:proofErr w:type="spellStart"/>
      <w:r w:rsidRPr="00335A5C">
        <w:rPr>
          <w:rFonts w:ascii="Times New Roman" w:hAnsi="Times New Roman" w:cs="Times New Roman"/>
          <w:sz w:val="24"/>
          <w:szCs w:val="24"/>
          <w:lang w:val="en-US"/>
        </w:rPr>
        <w:t>telah</w:t>
      </w:r>
      <w:proofErr w:type="spellEnd"/>
      <w:r w:rsidRPr="00335A5C">
        <w:rPr>
          <w:rFonts w:ascii="Times New Roman" w:hAnsi="Times New Roman" w:cs="Times New Roman"/>
          <w:sz w:val="24"/>
          <w:szCs w:val="24"/>
          <w:lang w:val="en-US"/>
        </w:rPr>
        <w:t xml:space="preserve"> </w:t>
      </w:r>
      <w:proofErr w:type="spellStart"/>
      <w:r w:rsidRPr="00335A5C">
        <w:rPr>
          <w:rFonts w:ascii="Times New Roman" w:hAnsi="Times New Roman" w:cs="Times New Roman"/>
          <w:sz w:val="24"/>
          <w:szCs w:val="24"/>
          <w:lang w:val="en-US"/>
        </w:rPr>
        <w:t>disampaikan</w:t>
      </w:r>
      <w:proofErr w:type="spellEnd"/>
      <w:r w:rsidRPr="00335A5C">
        <w:rPr>
          <w:rFonts w:ascii="Times New Roman" w:hAnsi="Times New Roman" w:cs="Times New Roman"/>
          <w:sz w:val="24"/>
          <w:szCs w:val="24"/>
          <w:lang w:val="en-US"/>
        </w:rPr>
        <w:t xml:space="preserve"> </w:t>
      </w:r>
      <w:proofErr w:type="spellStart"/>
      <w:r w:rsidRPr="00335A5C">
        <w:rPr>
          <w:rFonts w:ascii="Times New Roman" w:hAnsi="Times New Roman" w:cs="Times New Roman"/>
          <w:sz w:val="24"/>
          <w:szCs w:val="24"/>
          <w:lang w:val="en-US"/>
        </w:rPr>
        <w:t>maka</w:t>
      </w:r>
      <w:proofErr w:type="spellEnd"/>
      <w:r w:rsidRPr="00335A5C">
        <w:rPr>
          <w:rFonts w:ascii="Times New Roman" w:hAnsi="Times New Roman" w:cs="Times New Roman"/>
          <w:sz w:val="24"/>
          <w:szCs w:val="24"/>
          <w:lang w:val="en-US"/>
        </w:rPr>
        <w:t xml:space="preserve"> </w:t>
      </w:r>
      <w:proofErr w:type="spellStart"/>
      <w:r w:rsidRPr="00335A5C">
        <w:rPr>
          <w:rFonts w:ascii="Times New Roman" w:hAnsi="Times New Roman" w:cs="Times New Roman"/>
          <w:sz w:val="24"/>
          <w:szCs w:val="24"/>
          <w:lang w:val="en-US"/>
        </w:rPr>
        <w:t>peneliti</w:t>
      </w:r>
      <w:proofErr w:type="spellEnd"/>
      <w:r w:rsidRPr="00335A5C">
        <w:rPr>
          <w:rFonts w:ascii="Times New Roman" w:hAnsi="Times New Roman" w:cs="Times New Roman"/>
          <w:sz w:val="24"/>
          <w:szCs w:val="24"/>
          <w:lang w:val="en-US"/>
        </w:rPr>
        <w:t xml:space="preserve"> </w:t>
      </w:r>
      <w:proofErr w:type="spellStart"/>
      <w:r w:rsidRPr="00335A5C">
        <w:rPr>
          <w:rFonts w:ascii="Times New Roman" w:hAnsi="Times New Roman" w:cs="Times New Roman"/>
          <w:sz w:val="24"/>
          <w:szCs w:val="24"/>
          <w:lang w:val="en-US"/>
        </w:rPr>
        <w:t>merumuskan</w:t>
      </w:r>
      <w:proofErr w:type="spellEnd"/>
      <w:r w:rsidRPr="00335A5C">
        <w:rPr>
          <w:rFonts w:ascii="Times New Roman" w:hAnsi="Times New Roman" w:cs="Times New Roman"/>
          <w:sz w:val="24"/>
          <w:szCs w:val="24"/>
          <w:lang w:val="en-US"/>
        </w:rPr>
        <w:t xml:space="preserve"> </w:t>
      </w:r>
      <w:proofErr w:type="spellStart"/>
      <w:r w:rsidRPr="00335A5C">
        <w:rPr>
          <w:rFonts w:ascii="Times New Roman" w:hAnsi="Times New Roman" w:cs="Times New Roman"/>
          <w:sz w:val="24"/>
          <w:szCs w:val="24"/>
          <w:lang w:val="en-US"/>
        </w:rPr>
        <w:t>masalah</w:t>
      </w:r>
      <w:proofErr w:type="spellEnd"/>
      <w:r w:rsidRPr="00335A5C">
        <w:rPr>
          <w:rFonts w:ascii="Times New Roman" w:hAnsi="Times New Roman" w:cs="Times New Roman"/>
          <w:sz w:val="24"/>
          <w:szCs w:val="24"/>
          <w:lang w:val="en-US"/>
        </w:rPr>
        <w:t xml:space="preserve"> pada “</w:t>
      </w:r>
      <w:proofErr w:type="spellStart"/>
      <w:r w:rsidRPr="00335A5C">
        <w:rPr>
          <w:rFonts w:ascii="Times New Roman" w:hAnsi="Times New Roman" w:cs="Times New Roman"/>
          <w:sz w:val="24"/>
          <w:szCs w:val="24"/>
          <w:lang w:val="en-US"/>
        </w:rPr>
        <w:t>Bagaimana</w:t>
      </w:r>
      <w:proofErr w:type="spellEnd"/>
      <w:r w:rsidRPr="00335A5C">
        <w:rPr>
          <w:rFonts w:ascii="Times New Roman" w:hAnsi="Times New Roman" w:cs="Times New Roman"/>
          <w:sz w:val="24"/>
          <w:szCs w:val="24"/>
          <w:lang w:val="en-US"/>
        </w:rPr>
        <w:t xml:space="preserve"> </w:t>
      </w:r>
      <w:proofErr w:type="spellStart"/>
      <w:r w:rsidRPr="00335A5C">
        <w:rPr>
          <w:rFonts w:ascii="Times New Roman" w:hAnsi="Times New Roman" w:cs="Times New Roman"/>
          <w:sz w:val="24"/>
          <w:szCs w:val="24"/>
          <w:lang w:val="en-US"/>
        </w:rPr>
        <w:t>membangun</w:t>
      </w:r>
      <w:proofErr w:type="spellEnd"/>
      <w:r w:rsidRPr="00335A5C">
        <w:rPr>
          <w:rFonts w:ascii="Times New Roman" w:hAnsi="Times New Roman" w:cs="Times New Roman"/>
          <w:sz w:val="24"/>
          <w:szCs w:val="24"/>
          <w:lang w:val="en-US"/>
        </w:rPr>
        <w:t xml:space="preserve"> </w:t>
      </w:r>
      <w:proofErr w:type="spellStart"/>
      <w:r w:rsidRPr="00335A5C">
        <w:rPr>
          <w:rFonts w:ascii="Times New Roman" w:hAnsi="Times New Roman" w:cs="Times New Roman"/>
          <w:sz w:val="24"/>
          <w:szCs w:val="24"/>
          <w:lang w:val="en-US"/>
        </w:rPr>
        <w:t>Sistem</w:t>
      </w:r>
      <w:proofErr w:type="spellEnd"/>
      <w:r w:rsidRPr="00335A5C">
        <w:rPr>
          <w:rFonts w:ascii="Times New Roman" w:hAnsi="Times New Roman" w:cs="Times New Roman"/>
          <w:sz w:val="24"/>
          <w:szCs w:val="24"/>
          <w:lang w:val="en-US"/>
        </w:rPr>
        <w:t xml:space="preserve"> </w:t>
      </w:r>
      <w:proofErr w:type="spellStart"/>
      <w:r w:rsidRPr="00335A5C">
        <w:rPr>
          <w:rFonts w:ascii="Times New Roman" w:hAnsi="Times New Roman" w:cs="Times New Roman"/>
          <w:sz w:val="24"/>
          <w:szCs w:val="24"/>
          <w:lang w:val="en-US"/>
        </w:rPr>
        <w:t>Informasi</w:t>
      </w:r>
      <w:proofErr w:type="spellEnd"/>
      <w:r w:rsidRPr="00335A5C">
        <w:rPr>
          <w:rFonts w:ascii="Times New Roman" w:hAnsi="Times New Roman" w:cs="Times New Roman"/>
          <w:sz w:val="24"/>
          <w:szCs w:val="24"/>
          <w:lang w:val="en-US"/>
        </w:rPr>
        <w:t xml:space="preserve"> </w:t>
      </w:r>
      <w:proofErr w:type="spellStart"/>
      <w:r w:rsidRPr="00335A5C">
        <w:rPr>
          <w:rFonts w:ascii="Times New Roman" w:hAnsi="Times New Roman" w:cs="Times New Roman"/>
          <w:sz w:val="24"/>
          <w:szCs w:val="24"/>
          <w:lang w:val="en-US"/>
        </w:rPr>
        <w:t>pengolahan</w:t>
      </w:r>
      <w:proofErr w:type="spellEnd"/>
      <w:r w:rsidRPr="00335A5C">
        <w:rPr>
          <w:rFonts w:ascii="Times New Roman" w:hAnsi="Times New Roman" w:cs="Times New Roman"/>
          <w:sz w:val="24"/>
          <w:szCs w:val="24"/>
          <w:lang w:val="en-US"/>
        </w:rPr>
        <w:t xml:space="preserve"> data </w:t>
      </w:r>
      <w:proofErr w:type="spellStart"/>
      <w:r w:rsidRPr="00335A5C">
        <w:rPr>
          <w:rFonts w:ascii="Times New Roman" w:hAnsi="Times New Roman" w:cs="Times New Roman"/>
          <w:sz w:val="24"/>
          <w:szCs w:val="24"/>
          <w:lang w:val="en-US"/>
        </w:rPr>
        <w:t>peminjaman</w:t>
      </w:r>
      <w:proofErr w:type="spellEnd"/>
      <w:r w:rsidRPr="00335A5C">
        <w:rPr>
          <w:rFonts w:ascii="Times New Roman" w:hAnsi="Times New Roman" w:cs="Times New Roman"/>
          <w:sz w:val="24"/>
          <w:szCs w:val="24"/>
          <w:lang w:val="en-US"/>
        </w:rPr>
        <w:t xml:space="preserve"> </w:t>
      </w:r>
      <w:proofErr w:type="spellStart"/>
      <w:r w:rsidRPr="00335A5C">
        <w:rPr>
          <w:rFonts w:ascii="Times New Roman" w:hAnsi="Times New Roman" w:cs="Times New Roman"/>
          <w:sz w:val="24"/>
          <w:szCs w:val="24"/>
          <w:lang w:val="en-US"/>
        </w:rPr>
        <w:t>Sarpras</w:t>
      </w:r>
      <w:proofErr w:type="spellEnd"/>
      <w:r w:rsidRPr="00335A5C">
        <w:rPr>
          <w:rFonts w:ascii="Times New Roman" w:hAnsi="Times New Roman" w:cs="Times New Roman"/>
          <w:sz w:val="24"/>
          <w:szCs w:val="24"/>
          <w:lang w:val="en-US"/>
        </w:rPr>
        <w:t xml:space="preserve"> </w:t>
      </w:r>
      <w:proofErr w:type="spellStart"/>
      <w:r w:rsidRPr="00335A5C">
        <w:rPr>
          <w:rFonts w:ascii="Times New Roman" w:hAnsi="Times New Roman" w:cs="Times New Roman"/>
          <w:sz w:val="24"/>
          <w:szCs w:val="24"/>
          <w:lang w:val="en-US"/>
        </w:rPr>
        <w:t>berbasis</w:t>
      </w:r>
      <w:proofErr w:type="spellEnd"/>
      <w:r w:rsidRPr="00335A5C">
        <w:rPr>
          <w:rFonts w:ascii="Times New Roman" w:hAnsi="Times New Roman" w:cs="Times New Roman"/>
          <w:sz w:val="24"/>
          <w:szCs w:val="24"/>
          <w:lang w:val="en-US"/>
        </w:rPr>
        <w:t xml:space="preserve"> web di STMIK PPKIA Pradnya Paramita?”</w:t>
      </w:r>
    </w:p>
    <w:p w14:paraId="0CD64774" w14:textId="77777777" w:rsidR="00D97DC5" w:rsidRPr="00CB6521" w:rsidRDefault="00D97DC5" w:rsidP="00E21974">
      <w:pPr>
        <w:pStyle w:val="Heading1"/>
        <w:numPr>
          <w:ilvl w:val="0"/>
          <w:numId w:val="14"/>
        </w:numPr>
        <w:ind w:hanging="720"/>
        <w:rPr>
          <w:sz w:val="24"/>
          <w:szCs w:val="24"/>
          <w:lang w:val="en-US"/>
        </w:rPr>
      </w:pPr>
      <w:bookmarkStart w:id="23" w:name="_Toc167658777"/>
      <w:r w:rsidRPr="00CB6521">
        <w:rPr>
          <w:sz w:val="24"/>
          <w:szCs w:val="24"/>
          <w:lang w:val="en-US"/>
        </w:rPr>
        <w:lastRenderedPageBreak/>
        <w:t xml:space="preserve">Tujuan </w:t>
      </w:r>
      <w:proofErr w:type="spellStart"/>
      <w:r w:rsidRPr="00CB6521">
        <w:rPr>
          <w:sz w:val="24"/>
          <w:szCs w:val="24"/>
          <w:lang w:val="en-US"/>
        </w:rPr>
        <w:t>Penelitian</w:t>
      </w:r>
      <w:bookmarkEnd w:id="23"/>
      <w:proofErr w:type="spellEnd"/>
    </w:p>
    <w:p w14:paraId="23FB448C" w14:textId="2AC8E7CD" w:rsidR="00335A5C" w:rsidRPr="00335A5C" w:rsidRDefault="00335A5C" w:rsidP="00335A5C">
      <w:pPr>
        <w:spacing w:line="480" w:lineRule="auto"/>
        <w:ind w:firstLine="720"/>
        <w:jc w:val="both"/>
        <w:rPr>
          <w:rFonts w:ascii="Times New Roman" w:hAnsi="Times New Roman" w:cs="Times New Roman"/>
          <w:sz w:val="24"/>
          <w:szCs w:val="24"/>
          <w:lang w:val="en-US"/>
        </w:rPr>
      </w:pPr>
      <w:r w:rsidRPr="00335A5C">
        <w:rPr>
          <w:rFonts w:ascii="Times New Roman" w:hAnsi="Times New Roman" w:cs="Times New Roman"/>
          <w:sz w:val="24"/>
          <w:szCs w:val="24"/>
          <w:lang w:val="en-US"/>
        </w:rPr>
        <w:t xml:space="preserve">Tujuan </w:t>
      </w:r>
      <w:proofErr w:type="spellStart"/>
      <w:r w:rsidRPr="00335A5C">
        <w:rPr>
          <w:rFonts w:ascii="Times New Roman" w:hAnsi="Times New Roman" w:cs="Times New Roman"/>
          <w:sz w:val="24"/>
          <w:szCs w:val="24"/>
          <w:lang w:val="en-US"/>
        </w:rPr>
        <w:t>penelitian</w:t>
      </w:r>
      <w:proofErr w:type="spellEnd"/>
      <w:r w:rsidRPr="00335A5C">
        <w:rPr>
          <w:rFonts w:ascii="Times New Roman" w:hAnsi="Times New Roman" w:cs="Times New Roman"/>
          <w:sz w:val="24"/>
          <w:szCs w:val="24"/>
          <w:lang w:val="en-US"/>
        </w:rPr>
        <w:t xml:space="preserve"> </w:t>
      </w:r>
      <w:proofErr w:type="spellStart"/>
      <w:r w:rsidRPr="00335A5C">
        <w:rPr>
          <w:rFonts w:ascii="Times New Roman" w:hAnsi="Times New Roman" w:cs="Times New Roman"/>
          <w:sz w:val="24"/>
          <w:szCs w:val="24"/>
          <w:lang w:val="en-US"/>
        </w:rPr>
        <w:t>ini</w:t>
      </w:r>
      <w:proofErr w:type="spellEnd"/>
      <w:r w:rsidRPr="00335A5C">
        <w:rPr>
          <w:rFonts w:ascii="Times New Roman" w:hAnsi="Times New Roman" w:cs="Times New Roman"/>
          <w:sz w:val="24"/>
          <w:szCs w:val="24"/>
          <w:lang w:val="en-US"/>
        </w:rPr>
        <w:t xml:space="preserve"> </w:t>
      </w:r>
      <w:proofErr w:type="spellStart"/>
      <w:r w:rsidRPr="00335A5C">
        <w:rPr>
          <w:rFonts w:ascii="Times New Roman" w:hAnsi="Times New Roman" w:cs="Times New Roman"/>
          <w:sz w:val="24"/>
          <w:szCs w:val="24"/>
          <w:lang w:val="en-US"/>
        </w:rPr>
        <w:t>adalah</w:t>
      </w:r>
      <w:proofErr w:type="spellEnd"/>
      <w:r w:rsidRPr="00335A5C">
        <w:rPr>
          <w:rFonts w:ascii="Times New Roman" w:hAnsi="Times New Roman" w:cs="Times New Roman"/>
          <w:sz w:val="24"/>
          <w:szCs w:val="24"/>
          <w:lang w:val="en-US"/>
        </w:rPr>
        <w:t xml:space="preserve"> </w:t>
      </w:r>
      <w:proofErr w:type="spellStart"/>
      <w:r w:rsidRPr="00335A5C">
        <w:rPr>
          <w:rFonts w:ascii="Times New Roman" w:hAnsi="Times New Roman" w:cs="Times New Roman"/>
          <w:sz w:val="24"/>
          <w:szCs w:val="24"/>
          <w:lang w:val="en-US"/>
        </w:rPr>
        <w:t>untuk</w:t>
      </w:r>
      <w:proofErr w:type="spellEnd"/>
      <w:r w:rsidRPr="00335A5C">
        <w:rPr>
          <w:rFonts w:ascii="Times New Roman" w:hAnsi="Times New Roman" w:cs="Times New Roman"/>
          <w:sz w:val="24"/>
          <w:szCs w:val="24"/>
          <w:lang w:val="en-US"/>
        </w:rPr>
        <w:t xml:space="preserve"> </w:t>
      </w:r>
      <w:proofErr w:type="spellStart"/>
      <w:r w:rsidRPr="00335A5C">
        <w:rPr>
          <w:rFonts w:ascii="Times New Roman" w:hAnsi="Times New Roman" w:cs="Times New Roman"/>
          <w:sz w:val="24"/>
          <w:szCs w:val="24"/>
          <w:lang w:val="en-US"/>
        </w:rPr>
        <w:t>membangun</w:t>
      </w:r>
      <w:proofErr w:type="spellEnd"/>
      <w:r w:rsidRPr="00335A5C">
        <w:rPr>
          <w:rFonts w:ascii="Times New Roman" w:hAnsi="Times New Roman" w:cs="Times New Roman"/>
          <w:sz w:val="24"/>
          <w:szCs w:val="24"/>
          <w:lang w:val="en-US"/>
        </w:rPr>
        <w:t xml:space="preserve"> </w:t>
      </w:r>
      <w:proofErr w:type="spellStart"/>
      <w:r w:rsidRPr="00335A5C">
        <w:rPr>
          <w:rFonts w:ascii="Times New Roman" w:hAnsi="Times New Roman" w:cs="Times New Roman"/>
          <w:sz w:val="24"/>
          <w:szCs w:val="24"/>
          <w:lang w:val="en-US"/>
        </w:rPr>
        <w:t>Sistem</w:t>
      </w:r>
      <w:proofErr w:type="spellEnd"/>
      <w:r w:rsidRPr="00335A5C">
        <w:rPr>
          <w:rFonts w:ascii="Times New Roman" w:hAnsi="Times New Roman" w:cs="Times New Roman"/>
          <w:sz w:val="24"/>
          <w:szCs w:val="24"/>
          <w:lang w:val="en-US"/>
        </w:rPr>
        <w:t xml:space="preserve"> </w:t>
      </w:r>
      <w:proofErr w:type="spellStart"/>
      <w:r w:rsidRPr="00335A5C">
        <w:rPr>
          <w:rFonts w:ascii="Times New Roman" w:hAnsi="Times New Roman" w:cs="Times New Roman"/>
          <w:sz w:val="24"/>
          <w:szCs w:val="24"/>
          <w:lang w:val="en-US"/>
        </w:rPr>
        <w:t>Informasi</w:t>
      </w:r>
      <w:proofErr w:type="spellEnd"/>
      <w:r w:rsidRPr="00335A5C">
        <w:rPr>
          <w:rFonts w:ascii="Times New Roman" w:hAnsi="Times New Roman" w:cs="Times New Roman"/>
          <w:sz w:val="24"/>
          <w:szCs w:val="24"/>
          <w:lang w:val="en-US"/>
        </w:rPr>
        <w:t xml:space="preserve"> </w:t>
      </w:r>
      <w:proofErr w:type="spellStart"/>
      <w:r w:rsidRPr="00335A5C">
        <w:rPr>
          <w:rFonts w:ascii="Times New Roman" w:hAnsi="Times New Roman" w:cs="Times New Roman"/>
          <w:sz w:val="24"/>
          <w:szCs w:val="24"/>
          <w:lang w:val="en-US"/>
        </w:rPr>
        <w:t>pengolahan</w:t>
      </w:r>
      <w:proofErr w:type="spellEnd"/>
      <w:r w:rsidRPr="00335A5C">
        <w:rPr>
          <w:rFonts w:ascii="Times New Roman" w:hAnsi="Times New Roman" w:cs="Times New Roman"/>
          <w:sz w:val="24"/>
          <w:szCs w:val="24"/>
          <w:lang w:val="en-US"/>
        </w:rPr>
        <w:t xml:space="preserve"> data </w:t>
      </w:r>
      <w:proofErr w:type="spellStart"/>
      <w:r w:rsidRPr="00335A5C">
        <w:rPr>
          <w:rFonts w:ascii="Times New Roman" w:hAnsi="Times New Roman" w:cs="Times New Roman"/>
          <w:sz w:val="24"/>
          <w:szCs w:val="24"/>
          <w:lang w:val="en-US"/>
        </w:rPr>
        <w:t>peminjaman</w:t>
      </w:r>
      <w:proofErr w:type="spellEnd"/>
      <w:r w:rsidRPr="00335A5C">
        <w:rPr>
          <w:rFonts w:ascii="Times New Roman" w:hAnsi="Times New Roman" w:cs="Times New Roman"/>
          <w:sz w:val="24"/>
          <w:szCs w:val="24"/>
          <w:lang w:val="en-US"/>
        </w:rPr>
        <w:t xml:space="preserve"> </w:t>
      </w:r>
      <w:proofErr w:type="spellStart"/>
      <w:r w:rsidRPr="00335A5C">
        <w:rPr>
          <w:rFonts w:ascii="Times New Roman" w:hAnsi="Times New Roman" w:cs="Times New Roman"/>
          <w:sz w:val="24"/>
          <w:szCs w:val="24"/>
          <w:lang w:val="en-US"/>
        </w:rPr>
        <w:t>Sarpras</w:t>
      </w:r>
      <w:proofErr w:type="spellEnd"/>
      <w:r w:rsidRPr="00335A5C">
        <w:rPr>
          <w:rFonts w:ascii="Times New Roman" w:hAnsi="Times New Roman" w:cs="Times New Roman"/>
          <w:sz w:val="24"/>
          <w:szCs w:val="24"/>
          <w:lang w:val="en-US"/>
        </w:rPr>
        <w:t xml:space="preserve"> </w:t>
      </w:r>
      <w:proofErr w:type="spellStart"/>
      <w:r w:rsidRPr="00335A5C">
        <w:rPr>
          <w:rFonts w:ascii="Times New Roman" w:hAnsi="Times New Roman" w:cs="Times New Roman"/>
          <w:sz w:val="24"/>
          <w:szCs w:val="24"/>
          <w:lang w:val="en-US"/>
        </w:rPr>
        <w:t>berbasis</w:t>
      </w:r>
      <w:proofErr w:type="spellEnd"/>
      <w:r w:rsidRPr="00335A5C">
        <w:rPr>
          <w:rFonts w:ascii="Times New Roman" w:hAnsi="Times New Roman" w:cs="Times New Roman"/>
          <w:sz w:val="24"/>
          <w:szCs w:val="24"/>
          <w:lang w:val="en-US"/>
        </w:rPr>
        <w:t xml:space="preserve"> web di STMIK PPKIA Pradnya Paramita.</w:t>
      </w:r>
      <w:r w:rsidR="00D507E9">
        <w:rPr>
          <w:rFonts w:ascii="Times New Roman" w:hAnsi="Times New Roman" w:cs="Times New Roman"/>
          <w:sz w:val="24"/>
          <w:szCs w:val="24"/>
          <w:lang w:val="en-US"/>
        </w:rPr>
        <w:t xml:space="preserve"> </w:t>
      </w:r>
    </w:p>
    <w:p w14:paraId="22F4A6F2" w14:textId="77777777" w:rsidR="00D97DC5" w:rsidRPr="00CB6521" w:rsidRDefault="00D97DC5" w:rsidP="00E21974">
      <w:pPr>
        <w:pStyle w:val="Heading1"/>
        <w:numPr>
          <w:ilvl w:val="0"/>
          <w:numId w:val="14"/>
        </w:numPr>
        <w:ind w:hanging="720"/>
        <w:rPr>
          <w:sz w:val="24"/>
          <w:szCs w:val="24"/>
          <w:lang w:val="en-US"/>
        </w:rPr>
      </w:pPr>
      <w:bookmarkStart w:id="24" w:name="_Toc167658778"/>
      <w:r w:rsidRPr="00CB6521">
        <w:rPr>
          <w:sz w:val="24"/>
          <w:szCs w:val="24"/>
          <w:lang w:val="en-US"/>
        </w:rPr>
        <w:t xml:space="preserve">Batasan </w:t>
      </w:r>
      <w:proofErr w:type="spellStart"/>
      <w:r w:rsidRPr="00CB6521">
        <w:rPr>
          <w:sz w:val="24"/>
          <w:szCs w:val="24"/>
          <w:lang w:val="en-US"/>
        </w:rPr>
        <w:t>Masalah</w:t>
      </w:r>
      <w:bookmarkEnd w:id="24"/>
      <w:proofErr w:type="spellEnd"/>
    </w:p>
    <w:p w14:paraId="2601726D" w14:textId="4517D0FE" w:rsidR="00335A5C" w:rsidRPr="00335A5C" w:rsidRDefault="00335A5C" w:rsidP="00335A5C">
      <w:pPr>
        <w:spacing w:after="0" w:line="480" w:lineRule="auto"/>
        <w:ind w:firstLine="720"/>
        <w:jc w:val="both"/>
        <w:rPr>
          <w:rFonts w:ascii="Times New Roman" w:hAnsi="Times New Roman" w:cs="Times New Roman"/>
          <w:sz w:val="24"/>
          <w:szCs w:val="24"/>
          <w:lang w:val="en-US"/>
        </w:rPr>
      </w:pPr>
      <w:r w:rsidRPr="00335A5C">
        <w:rPr>
          <w:rFonts w:ascii="Times New Roman" w:hAnsi="Times New Roman" w:cs="Times New Roman"/>
          <w:sz w:val="24"/>
          <w:szCs w:val="24"/>
          <w:lang w:val="en-US"/>
        </w:rPr>
        <w:t xml:space="preserve">Agar </w:t>
      </w:r>
      <w:proofErr w:type="spellStart"/>
      <w:r w:rsidRPr="00335A5C">
        <w:rPr>
          <w:rFonts w:ascii="Times New Roman" w:hAnsi="Times New Roman" w:cs="Times New Roman"/>
          <w:sz w:val="24"/>
          <w:szCs w:val="24"/>
          <w:lang w:val="en-US"/>
        </w:rPr>
        <w:t>pembahasan</w:t>
      </w:r>
      <w:proofErr w:type="spellEnd"/>
      <w:r w:rsidRPr="00335A5C">
        <w:rPr>
          <w:rFonts w:ascii="Times New Roman" w:hAnsi="Times New Roman" w:cs="Times New Roman"/>
          <w:sz w:val="24"/>
          <w:szCs w:val="24"/>
          <w:lang w:val="en-US"/>
        </w:rPr>
        <w:t xml:space="preserve"> </w:t>
      </w:r>
      <w:proofErr w:type="spellStart"/>
      <w:r w:rsidRPr="00335A5C">
        <w:rPr>
          <w:rFonts w:ascii="Times New Roman" w:hAnsi="Times New Roman" w:cs="Times New Roman"/>
          <w:sz w:val="24"/>
          <w:szCs w:val="24"/>
          <w:lang w:val="en-US"/>
        </w:rPr>
        <w:t>tugas</w:t>
      </w:r>
      <w:proofErr w:type="spellEnd"/>
      <w:r w:rsidRPr="00335A5C">
        <w:rPr>
          <w:rFonts w:ascii="Times New Roman" w:hAnsi="Times New Roman" w:cs="Times New Roman"/>
          <w:sz w:val="24"/>
          <w:szCs w:val="24"/>
          <w:lang w:val="en-US"/>
        </w:rPr>
        <w:t xml:space="preserve"> </w:t>
      </w:r>
      <w:proofErr w:type="spellStart"/>
      <w:r w:rsidRPr="00335A5C">
        <w:rPr>
          <w:rFonts w:ascii="Times New Roman" w:hAnsi="Times New Roman" w:cs="Times New Roman"/>
          <w:sz w:val="24"/>
          <w:szCs w:val="24"/>
          <w:lang w:val="en-US"/>
        </w:rPr>
        <w:t>akhir</w:t>
      </w:r>
      <w:proofErr w:type="spellEnd"/>
      <w:r w:rsidRPr="00335A5C">
        <w:rPr>
          <w:rFonts w:ascii="Times New Roman" w:hAnsi="Times New Roman" w:cs="Times New Roman"/>
          <w:sz w:val="24"/>
          <w:szCs w:val="24"/>
          <w:lang w:val="en-US"/>
        </w:rPr>
        <w:t xml:space="preserve"> </w:t>
      </w:r>
      <w:proofErr w:type="spellStart"/>
      <w:r w:rsidRPr="00335A5C">
        <w:rPr>
          <w:rFonts w:ascii="Times New Roman" w:hAnsi="Times New Roman" w:cs="Times New Roman"/>
          <w:sz w:val="24"/>
          <w:szCs w:val="24"/>
          <w:lang w:val="en-US"/>
        </w:rPr>
        <w:t>ini</w:t>
      </w:r>
      <w:proofErr w:type="spellEnd"/>
      <w:r w:rsidRPr="00335A5C">
        <w:rPr>
          <w:rFonts w:ascii="Times New Roman" w:hAnsi="Times New Roman" w:cs="Times New Roman"/>
          <w:sz w:val="24"/>
          <w:szCs w:val="24"/>
          <w:lang w:val="en-US"/>
        </w:rPr>
        <w:t xml:space="preserve"> </w:t>
      </w:r>
      <w:proofErr w:type="spellStart"/>
      <w:r w:rsidRPr="00335A5C">
        <w:rPr>
          <w:rFonts w:ascii="Times New Roman" w:hAnsi="Times New Roman" w:cs="Times New Roman"/>
          <w:sz w:val="24"/>
          <w:szCs w:val="24"/>
          <w:lang w:val="en-US"/>
        </w:rPr>
        <w:t>tidak</w:t>
      </w:r>
      <w:proofErr w:type="spellEnd"/>
      <w:r w:rsidRPr="00335A5C">
        <w:rPr>
          <w:rFonts w:ascii="Times New Roman" w:hAnsi="Times New Roman" w:cs="Times New Roman"/>
          <w:sz w:val="24"/>
          <w:szCs w:val="24"/>
          <w:lang w:val="en-US"/>
        </w:rPr>
        <w:t xml:space="preserve"> </w:t>
      </w:r>
      <w:proofErr w:type="spellStart"/>
      <w:r w:rsidRPr="00335A5C">
        <w:rPr>
          <w:rFonts w:ascii="Times New Roman" w:hAnsi="Times New Roman" w:cs="Times New Roman"/>
          <w:sz w:val="24"/>
          <w:szCs w:val="24"/>
          <w:lang w:val="en-US"/>
        </w:rPr>
        <w:t>terlalu</w:t>
      </w:r>
      <w:proofErr w:type="spellEnd"/>
      <w:r w:rsidRPr="00335A5C">
        <w:rPr>
          <w:rFonts w:ascii="Times New Roman" w:hAnsi="Times New Roman" w:cs="Times New Roman"/>
          <w:sz w:val="24"/>
          <w:szCs w:val="24"/>
          <w:lang w:val="en-US"/>
        </w:rPr>
        <w:t xml:space="preserve"> </w:t>
      </w:r>
      <w:proofErr w:type="spellStart"/>
      <w:r w:rsidRPr="00335A5C">
        <w:rPr>
          <w:rFonts w:ascii="Times New Roman" w:hAnsi="Times New Roman" w:cs="Times New Roman"/>
          <w:sz w:val="24"/>
          <w:szCs w:val="24"/>
          <w:lang w:val="en-US"/>
        </w:rPr>
        <w:t>luas</w:t>
      </w:r>
      <w:proofErr w:type="spellEnd"/>
      <w:r w:rsidRPr="00335A5C">
        <w:rPr>
          <w:rFonts w:ascii="Times New Roman" w:hAnsi="Times New Roman" w:cs="Times New Roman"/>
          <w:sz w:val="24"/>
          <w:szCs w:val="24"/>
          <w:lang w:val="en-US"/>
        </w:rPr>
        <w:t xml:space="preserve"> dan </w:t>
      </w:r>
      <w:proofErr w:type="spellStart"/>
      <w:r w:rsidRPr="00335A5C">
        <w:rPr>
          <w:rFonts w:ascii="Times New Roman" w:hAnsi="Times New Roman" w:cs="Times New Roman"/>
          <w:sz w:val="24"/>
          <w:szCs w:val="24"/>
          <w:lang w:val="en-US"/>
        </w:rPr>
        <w:t>mudah</w:t>
      </w:r>
      <w:proofErr w:type="spellEnd"/>
      <w:r w:rsidRPr="00335A5C">
        <w:rPr>
          <w:rFonts w:ascii="Times New Roman" w:hAnsi="Times New Roman" w:cs="Times New Roman"/>
          <w:sz w:val="24"/>
          <w:szCs w:val="24"/>
          <w:lang w:val="en-US"/>
        </w:rPr>
        <w:t xml:space="preserve"> </w:t>
      </w:r>
      <w:proofErr w:type="spellStart"/>
      <w:r w:rsidRPr="00335A5C">
        <w:rPr>
          <w:rFonts w:ascii="Times New Roman" w:hAnsi="Times New Roman" w:cs="Times New Roman"/>
          <w:sz w:val="24"/>
          <w:szCs w:val="24"/>
          <w:lang w:val="en-US"/>
        </w:rPr>
        <w:t>dipahami</w:t>
      </w:r>
      <w:proofErr w:type="spellEnd"/>
      <w:r w:rsidRPr="00335A5C">
        <w:rPr>
          <w:rFonts w:ascii="Times New Roman" w:hAnsi="Times New Roman" w:cs="Times New Roman"/>
          <w:sz w:val="24"/>
          <w:szCs w:val="24"/>
          <w:lang w:val="en-US"/>
        </w:rPr>
        <w:t xml:space="preserve"> </w:t>
      </w:r>
      <w:proofErr w:type="spellStart"/>
      <w:r w:rsidRPr="00335A5C">
        <w:rPr>
          <w:rFonts w:ascii="Times New Roman" w:hAnsi="Times New Roman" w:cs="Times New Roman"/>
          <w:sz w:val="24"/>
          <w:szCs w:val="24"/>
          <w:lang w:val="en-US"/>
        </w:rPr>
        <w:t>maka</w:t>
      </w:r>
      <w:proofErr w:type="spellEnd"/>
      <w:r w:rsidRPr="00335A5C">
        <w:rPr>
          <w:rFonts w:ascii="Times New Roman" w:hAnsi="Times New Roman" w:cs="Times New Roman"/>
          <w:sz w:val="24"/>
          <w:szCs w:val="24"/>
          <w:lang w:val="en-US"/>
        </w:rPr>
        <w:t xml:space="preserve"> </w:t>
      </w:r>
      <w:proofErr w:type="spellStart"/>
      <w:r w:rsidRPr="00335A5C">
        <w:rPr>
          <w:rFonts w:ascii="Times New Roman" w:hAnsi="Times New Roman" w:cs="Times New Roman"/>
          <w:sz w:val="24"/>
          <w:szCs w:val="24"/>
          <w:lang w:val="en-US"/>
        </w:rPr>
        <w:t>penyusunan</w:t>
      </w:r>
      <w:proofErr w:type="spellEnd"/>
      <w:r w:rsidRPr="00335A5C">
        <w:rPr>
          <w:rFonts w:ascii="Times New Roman" w:hAnsi="Times New Roman" w:cs="Times New Roman"/>
          <w:sz w:val="24"/>
          <w:szCs w:val="24"/>
          <w:lang w:val="en-US"/>
        </w:rPr>
        <w:t xml:space="preserve"> </w:t>
      </w:r>
      <w:proofErr w:type="spellStart"/>
      <w:r w:rsidR="00451A69">
        <w:rPr>
          <w:rFonts w:ascii="Times New Roman" w:hAnsi="Times New Roman" w:cs="Times New Roman"/>
          <w:sz w:val="24"/>
          <w:szCs w:val="24"/>
          <w:lang w:val="en-US"/>
        </w:rPr>
        <w:t>dibatasi</w:t>
      </w:r>
      <w:proofErr w:type="spellEnd"/>
      <w:r w:rsidR="00451A69">
        <w:rPr>
          <w:rFonts w:ascii="Times New Roman" w:hAnsi="Times New Roman" w:cs="Times New Roman"/>
          <w:sz w:val="24"/>
          <w:szCs w:val="24"/>
          <w:lang w:val="en-US"/>
        </w:rPr>
        <w:t xml:space="preserve"> pada </w:t>
      </w:r>
      <w:proofErr w:type="spellStart"/>
      <w:r w:rsidR="00451A69">
        <w:rPr>
          <w:rFonts w:ascii="Times New Roman" w:hAnsi="Times New Roman" w:cs="Times New Roman"/>
          <w:sz w:val="24"/>
          <w:szCs w:val="24"/>
          <w:lang w:val="en-US"/>
        </w:rPr>
        <w:t>ruang</w:t>
      </w:r>
      <w:proofErr w:type="spellEnd"/>
      <w:r w:rsidR="00451A69">
        <w:rPr>
          <w:rFonts w:ascii="Times New Roman" w:hAnsi="Times New Roman" w:cs="Times New Roman"/>
          <w:sz w:val="24"/>
          <w:szCs w:val="24"/>
          <w:lang w:val="en-US"/>
        </w:rPr>
        <w:t xml:space="preserve"> </w:t>
      </w:r>
      <w:proofErr w:type="spellStart"/>
      <w:r w:rsidR="00451A69">
        <w:rPr>
          <w:rFonts w:ascii="Times New Roman" w:hAnsi="Times New Roman" w:cs="Times New Roman"/>
          <w:sz w:val="24"/>
          <w:szCs w:val="24"/>
          <w:lang w:val="en-US"/>
        </w:rPr>
        <w:t>lingkup</w:t>
      </w:r>
      <w:proofErr w:type="spellEnd"/>
      <w:r w:rsidR="00451A69">
        <w:rPr>
          <w:rFonts w:ascii="Times New Roman" w:hAnsi="Times New Roman" w:cs="Times New Roman"/>
          <w:sz w:val="24"/>
          <w:szCs w:val="24"/>
          <w:lang w:val="en-US"/>
        </w:rPr>
        <w:t xml:space="preserve"> </w:t>
      </w:r>
      <w:proofErr w:type="spellStart"/>
      <w:proofErr w:type="gramStart"/>
      <w:r w:rsidRPr="00335A5C">
        <w:rPr>
          <w:rFonts w:ascii="Times New Roman" w:hAnsi="Times New Roman" w:cs="Times New Roman"/>
          <w:sz w:val="24"/>
          <w:szCs w:val="24"/>
          <w:lang w:val="en-US"/>
        </w:rPr>
        <w:t>permasalahan</w:t>
      </w:r>
      <w:proofErr w:type="spellEnd"/>
      <w:r w:rsidRPr="00335A5C">
        <w:rPr>
          <w:rFonts w:ascii="Times New Roman" w:hAnsi="Times New Roman" w:cs="Times New Roman"/>
          <w:sz w:val="24"/>
          <w:szCs w:val="24"/>
          <w:lang w:val="en-US"/>
        </w:rPr>
        <w:t xml:space="preserve"> </w:t>
      </w:r>
      <w:r w:rsidR="00451A69">
        <w:rPr>
          <w:rFonts w:ascii="Times New Roman" w:hAnsi="Times New Roman" w:cs="Times New Roman"/>
          <w:sz w:val="24"/>
          <w:szCs w:val="24"/>
          <w:lang w:val="en-US"/>
        </w:rPr>
        <w:t>:</w:t>
      </w:r>
      <w:proofErr w:type="gramEnd"/>
    </w:p>
    <w:p w14:paraId="2B155111" w14:textId="77777777" w:rsidR="00E844F8" w:rsidRDefault="00E844F8" w:rsidP="00E844F8">
      <w:pPr>
        <w:pStyle w:val="ListParagraph"/>
        <w:numPr>
          <w:ilvl w:val="0"/>
          <w:numId w:val="10"/>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Pengolahan </w:t>
      </w:r>
      <w:r>
        <w:rPr>
          <w:rFonts w:ascii="Times New Roman" w:hAnsi="Times New Roman" w:cs="Times New Roman"/>
          <w:sz w:val="24"/>
          <w:szCs w:val="24"/>
          <w:lang w:val="en-US"/>
        </w:rPr>
        <w:t xml:space="preserve">data </w:t>
      </w:r>
      <w:proofErr w:type="spellStart"/>
      <w:r>
        <w:rPr>
          <w:rFonts w:ascii="Times New Roman" w:hAnsi="Times New Roman" w:cs="Times New Roman"/>
          <w:sz w:val="24"/>
          <w:szCs w:val="24"/>
          <w:lang w:val="en-US"/>
        </w:rPr>
        <w:t>terdiri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
    <w:p w14:paraId="6BD3B0D8" w14:textId="77777777" w:rsidR="00E844F8" w:rsidRDefault="00E844F8" w:rsidP="00E844F8">
      <w:pPr>
        <w:pStyle w:val="ListParagraph"/>
        <w:numPr>
          <w:ilvl w:val="1"/>
          <w:numId w:val="10"/>
        </w:numPr>
        <w:spacing w:after="0" w:line="48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Data </w:t>
      </w:r>
      <w:proofErr w:type="spellStart"/>
      <w:r>
        <w:rPr>
          <w:rFonts w:ascii="Times New Roman" w:hAnsi="Times New Roman" w:cs="Times New Roman"/>
          <w:sz w:val="24"/>
          <w:szCs w:val="24"/>
          <w:lang w:val="en-US"/>
        </w:rPr>
        <w:t>barang</w:t>
      </w:r>
      <w:proofErr w:type="spellEnd"/>
    </w:p>
    <w:p w14:paraId="33344D19" w14:textId="77777777" w:rsidR="00E844F8" w:rsidRDefault="00E844F8" w:rsidP="00E844F8">
      <w:pPr>
        <w:pStyle w:val="ListParagraph"/>
        <w:numPr>
          <w:ilvl w:val="1"/>
          <w:numId w:val="10"/>
        </w:numPr>
        <w:spacing w:after="0" w:line="48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Data </w:t>
      </w:r>
      <w:proofErr w:type="spellStart"/>
      <w:r>
        <w:rPr>
          <w:rFonts w:ascii="Times New Roman" w:hAnsi="Times New Roman" w:cs="Times New Roman"/>
          <w:sz w:val="24"/>
          <w:szCs w:val="24"/>
          <w:lang w:val="en-US"/>
        </w:rPr>
        <w:t>pinjaman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barang</w:t>
      </w:r>
      <w:proofErr w:type="spellEnd"/>
    </w:p>
    <w:p w14:paraId="787E9105" w14:textId="77777777" w:rsidR="00E844F8" w:rsidRPr="00E672D0" w:rsidRDefault="00E844F8" w:rsidP="00E844F8">
      <w:pPr>
        <w:pStyle w:val="ListParagraph"/>
        <w:numPr>
          <w:ilvl w:val="1"/>
          <w:numId w:val="10"/>
        </w:numPr>
        <w:spacing w:after="0" w:line="48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Data </w:t>
      </w:r>
      <w:proofErr w:type="spellStart"/>
      <w:r>
        <w:rPr>
          <w:rFonts w:ascii="Times New Roman" w:hAnsi="Times New Roman" w:cs="Times New Roman"/>
          <w:sz w:val="24"/>
          <w:szCs w:val="24"/>
          <w:lang w:val="en-US"/>
        </w:rPr>
        <w:t>pengembalian</w:t>
      </w:r>
      <w:proofErr w:type="spellEnd"/>
    </w:p>
    <w:p w14:paraId="30DFB2CD" w14:textId="77777777" w:rsidR="00E844F8" w:rsidRDefault="00E844F8" w:rsidP="00E844F8">
      <w:pPr>
        <w:pStyle w:val="ListParagraph"/>
        <w:numPr>
          <w:ilvl w:val="0"/>
          <w:numId w:val="10"/>
        </w:numPr>
        <w:spacing w:after="0" w:line="48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Laporan-laporan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terdiri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w:t>
      </w:r>
    </w:p>
    <w:p w14:paraId="10DB3B44" w14:textId="77777777" w:rsidR="00E844F8" w:rsidRDefault="00E844F8" w:rsidP="00E844F8">
      <w:pPr>
        <w:pStyle w:val="ListParagraph"/>
        <w:numPr>
          <w:ilvl w:val="1"/>
          <w:numId w:val="10"/>
        </w:numPr>
        <w:spacing w:after="0" w:line="48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Laporan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peminjaman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barang</w:t>
      </w:r>
      <w:proofErr w:type="spellEnd"/>
    </w:p>
    <w:p w14:paraId="457D5C8B" w14:textId="77777777" w:rsidR="00E844F8" w:rsidRDefault="00E844F8" w:rsidP="00E844F8">
      <w:pPr>
        <w:pStyle w:val="ListParagraph"/>
        <w:numPr>
          <w:ilvl w:val="1"/>
          <w:numId w:val="10"/>
        </w:numPr>
        <w:spacing w:after="0" w:line="48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Laporan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pengembalian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barang</w:t>
      </w:r>
      <w:proofErr w:type="spellEnd"/>
    </w:p>
    <w:p w14:paraId="28CA676B" w14:textId="77777777" w:rsidR="00D97DC5" w:rsidRPr="00CB6521" w:rsidRDefault="00D97DC5" w:rsidP="00E21974">
      <w:pPr>
        <w:pStyle w:val="Heading1"/>
        <w:numPr>
          <w:ilvl w:val="0"/>
          <w:numId w:val="14"/>
        </w:numPr>
        <w:ind w:hanging="720"/>
        <w:rPr>
          <w:sz w:val="24"/>
          <w:szCs w:val="24"/>
          <w:lang w:val="en-US"/>
        </w:rPr>
      </w:pPr>
      <w:bookmarkStart w:id="25" w:name="_Toc167658779"/>
      <w:proofErr w:type="spellStart"/>
      <w:r w:rsidRPr="00CB6521">
        <w:rPr>
          <w:sz w:val="24"/>
          <w:szCs w:val="24"/>
          <w:lang w:val="en-US"/>
        </w:rPr>
        <w:t>Kontribusi</w:t>
      </w:r>
      <w:proofErr w:type="spellEnd"/>
      <w:r w:rsidRPr="00CB6521">
        <w:rPr>
          <w:sz w:val="24"/>
          <w:szCs w:val="24"/>
          <w:lang w:val="en-US"/>
        </w:rPr>
        <w:t xml:space="preserve"> </w:t>
      </w:r>
      <w:proofErr w:type="spellStart"/>
      <w:r w:rsidRPr="00CB6521">
        <w:rPr>
          <w:sz w:val="24"/>
          <w:szCs w:val="24"/>
          <w:lang w:val="en-US"/>
        </w:rPr>
        <w:t>Penelitian</w:t>
      </w:r>
      <w:bookmarkEnd w:id="25"/>
      <w:proofErr w:type="spellEnd"/>
    </w:p>
    <w:p w14:paraId="77EE44A4" w14:textId="0274C1F4" w:rsidR="00D97DC5" w:rsidRPr="00E844F8" w:rsidRDefault="00E844F8" w:rsidP="00E844F8">
      <w:pPr>
        <w:spacing w:after="0" w:line="480" w:lineRule="auto"/>
        <w:ind w:firstLine="7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w:t>
      </w:r>
      <w:r w:rsidRPr="00E844F8">
        <w:rPr>
          <w:rFonts w:ascii="Times New Roman" w:hAnsi="Times New Roman" w:cs="Times New Roman"/>
          <w:sz w:val="24"/>
          <w:szCs w:val="24"/>
          <w:lang w:val="en-US"/>
        </w:rPr>
        <w:t>esuai</w:t>
      </w:r>
      <w:proofErr w:type="spellEnd"/>
      <w:r w:rsidRPr="00E844F8">
        <w:rPr>
          <w:rFonts w:ascii="Times New Roman" w:hAnsi="Times New Roman" w:cs="Times New Roman"/>
          <w:sz w:val="24"/>
          <w:szCs w:val="24"/>
          <w:lang w:val="en-US"/>
        </w:rPr>
        <w:t xml:space="preserve"> </w:t>
      </w:r>
      <w:proofErr w:type="spellStart"/>
      <w:r w:rsidRPr="00E844F8">
        <w:rPr>
          <w:rFonts w:ascii="Times New Roman" w:hAnsi="Times New Roman" w:cs="Times New Roman"/>
          <w:sz w:val="24"/>
          <w:szCs w:val="24"/>
          <w:lang w:val="en-US"/>
        </w:rPr>
        <w:t>dengan</w:t>
      </w:r>
      <w:proofErr w:type="spellEnd"/>
      <w:r w:rsidRPr="00E844F8">
        <w:rPr>
          <w:rFonts w:ascii="Times New Roman" w:hAnsi="Times New Roman" w:cs="Times New Roman"/>
          <w:sz w:val="24"/>
          <w:szCs w:val="24"/>
          <w:lang w:val="en-US"/>
        </w:rPr>
        <w:t xml:space="preserve"> </w:t>
      </w:r>
      <w:proofErr w:type="spellStart"/>
      <w:r w:rsidRPr="00E844F8">
        <w:rPr>
          <w:rFonts w:ascii="Times New Roman" w:hAnsi="Times New Roman" w:cs="Times New Roman"/>
          <w:sz w:val="24"/>
          <w:szCs w:val="24"/>
          <w:lang w:val="en-US"/>
        </w:rPr>
        <w:t>permasalahan</w:t>
      </w:r>
      <w:proofErr w:type="spellEnd"/>
      <w:r w:rsidRPr="00E844F8">
        <w:rPr>
          <w:rFonts w:ascii="Times New Roman" w:hAnsi="Times New Roman" w:cs="Times New Roman"/>
          <w:sz w:val="24"/>
          <w:szCs w:val="24"/>
          <w:lang w:val="en-US"/>
        </w:rPr>
        <w:t xml:space="preserve"> dan </w:t>
      </w:r>
      <w:proofErr w:type="spellStart"/>
      <w:r w:rsidRPr="00E844F8">
        <w:rPr>
          <w:rFonts w:ascii="Times New Roman" w:hAnsi="Times New Roman" w:cs="Times New Roman"/>
          <w:sz w:val="24"/>
          <w:szCs w:val="24"/>
          <w:lang w:val="en-US"/>
        </w:rPr>
        <w:t>tujuan</w:t>
      </w:r>
      <w:proofErr w:type="spellEnd"/>
      <w:r w:rsidRPr="00E844F8">
        <w:rPr>
          <w:rFonts w:ascii="Times New Roman" w:hAnsi="Times New Roman" w:cs="Times New Roman"/>
          <w:sz w:val="24"/>
          <w:szCs w:val="24"/>
          <w:lang w:val="en-US"/>
        </w:rPr>
        <w:t xml:space="preserve"> </w:t>
      </w:r>
      <w:proofErr w:type="spellStart"/>
      <w:r w:rsidRPr="00E844F8">
        <w:rPr>
          <w:rFonts w:ascii="Times New Roman" w:hAnsi="Times New Roman" w:cs="Times New Roman"/>
          <w:sz w:val="24"/>
          <w:szCs w:val="24"/>
          <w:lang w:val="en-US"/>
        </w:rPr>
        <w:t>penelitian</w:t>
      </w:r>
      <w:proofErr w:type="spellEnd"/>
      <w:r w:rsidRPr="00E844F8">
        <w:rPr>
          <w:rFonts w:ascii="Times New Roman" w:hAnsi="Times New Roman" w:cs="Times New Roman"/>
          <w:sz w:val="24"/>
          <w:szCs w:val="24"/>
          <w:lang w:val="en-US"/>
        </w:rPr>
        <w:t xml:space="preserve"> yang </w:t>
      </w:r>
      <w:proofErr w:type="spellStart"/>
      <w:r w:rsidRPr="00E844F8">
        <w:rPr>
          <w:rFonts w:ascii="Times New Roman" w:hAnsi="Times New Roman" w:cs="Times New Roman"/>
          <w:sz w:val="24"/>
          <w:szCs w:val="24"/>
          <w:lang w:val="en-US"/>
        </w:rPr>
        <w:t>terlampir</w:t>
      </w:r>
      <w:proofErr w:type="spellEnd"/>
      <w:r w:rsidRPr="00E844F8">
        <w:rPr>
          <w:rFonts w:ascii="Times New Roman" w:hAnsi="Times New Roman" w:cs="Times New Roman"/>
          <w:sz w:val="24"/>
          <w:szCs w:val="24"/>
          <w:lang w:val="en-US"/>
        </w:rPr>
        <w:t xml:space="preserve"> </w:t>
      </w:r>
      <w:proofErr w:type="spellStart"/>
      <w:r w:rsidRPr="00E844F8">
        <w:rPr>
          <w:rFonts w:ascii="Times New Roman" w:hAnsi="Times New Roman" w:cs="Times New Roman"/>
          <w:sz w:val="24"/>
          <w:szCs w:val="24"/>
          <w:lang w:val="en-US"/>
        </w:rPr>
        <w:t>diatas</w:t>
      </w:r>
      <w:proofErr w:type="spellEnd"/>
      <w:r w:rsidRPr="00E844F8">
        <w:rPr>
          <w:rFonts w:ascii="Times New Roman" w:hAnsi="Times New Roman" w:cs="Times New Roman"/>
          <w:sz w:val="24"/>
          <w:szCs w:val="24"/>
          <w:lang w:val="en-US"/>
        </w:rPr>
        <w:t xml:space="preserve">, </w:t>
      </w:r>
      <w:proofErr w:type="spellStart"/>
      <w:r w:rsidRPr="00E844F8">
        <w:rPr>
          <w:rFonts w:ascii="Times New Roman" w:hAnsi="Times New Roman" w:cs="Times New Roman"/>
          <w:sz w:val="24"/>
          <w:szCs w:val="24"/>
          <w:lang w:val="en-US"/>
        </w:rPr>
        <w:t>adapun</w:t>
      </w:r>
      <w:proofErr w:type="spellEnd"/>
      <w:r w:rsidRPr="00E844F8">
        <w:rPr>
          <w:rFonts w:ascii="Times New Roman" w:hAnsi="Times New Roman" w:cs="Times New Roman"/>
          <w:sz w:val="24"/>
          <w:szCs w:val="24"/>
          <w:lang w:val="en-US"/>
        </w:rPr>
        <w:t xml:space="preserve"> </w:t>
      </w:r>
      <w:proofErr w:type="spellStart"/>
      <w:r w:rsidRPr="00E844F8">
        <w:rPr>
          <w:rFonts w:ascii="Times New Roman" w:hAnsi="Times New Roman" w:cs="Times New Roman"/>
          <w:sz w:val="24"/>
          <w:szCs w:val="24"/>
          <w:lang w:val="en-US"/>
        </w:rPr>
        <w:t>kontribusi</w:t>
      </w:r>
      <w:proofErr w:type="spellEnd"/>
      <w:r w:rsidRPr="00E844F8">
        <w:rPr>
          <w:rFonts w:ascii="Times New Roman" w:hAnsi="Times New Roman" w:cs="Times New Roman"/>
          <w:sz w:val="24"/>
          <w:szCs w:val="24"/>
          <w:lang w:val="en-US"/>
        </w:rPr>
        <w:t xml:space="preserve"> </w:t>
      </w:r>
      <w:proofErr w:type="spellStart"/>
      <w:r w:rsidRPr="00E844F8">
        <w:rPr>
          <w:rFonts w:ascii="Times New Roman" w:hAnsi="Times New Roman" w:cs="Times New Roman"/>
          <w:sz w:val="24"/>
          <w:szCs w:val="24"/>
          <w:lang w:val="en-US"/>
        </w:rPr>
        <w:t>dari</w:t>
      </w:r>
      <w:proofErr w:type="spellEnd"/>
      <w:r w:rsidRPr="00E844F8">
        <w:rPr>
          <w:rFonts w:ascii="Times New Roman" w:hAnsi="Times New Roman" w:cs="Times New Roman"/>
          <w:sz w:val="24"/>
          <w:szCs w:val="24"/>
          <w:lang w:val="en-US"/>
        </w:rPr>
        <w:t xml:space="preserve"> </w:t>
      </w:r>
      <w:proofErr w:type="spellStart"/>
      <w:r w:rsidRPr="00E844F8">
        <w:rPr>
          <w:rFonts w:ascii="Times New Roman" w:hAnsi="Times New Roman" w:cs="Times New Roman"/>
          <w:sz w:val="24"/>
          <w:szCs w:val="24"/>
          <w:lang w:val="en-US"/>
        </w:rPr>
        <w:t>penelitian</w:t>
      </w:r>
      <w:proofErr w:type="spellEnd"/>
      <w:r w:rsidRPr="00E844F8">
        <w:rPr>
          <w:rFonts w:ascii="Times New Roman" w:hAnsi="Times New Roman" w:cs="Times New Roman"/>
          <w:sz w:val="24"/>
          <w:szCs w:val="24"/>
          <w:lang w:val="en-US"/>
        </w:rPr>
        <w:t xml:space="preserve"> </w:t>
      </w:r>
      <w:proofErr w:type="spellStart"/>
      <w:r w:rsidRPr="00E844F8">
        <w:rPr>
          <w:rFonts w:ascii="Times New Roman" w:hAnsi="Times New Roman" w:cs="Times New Roman"/>
          <w:sz w:val="24"/>
          <w:szCs w:val="24"/>
          <w:lang w:val="en-US"/>
        </w:rPr>
        <w:t>tugas</w:t>
      </w:r>
      <w:proofErr w:type="spellEnd"/>
      <w:r w:rsidRPr="00E844F8">
        <w:rPr>
          <w:rFonts w:ascii="Times New Roman" w:hAnsi="Times New Roman" w:cs="Times New Roman"/>
          <w:sz w:val="24"/>
          <w:szCs w:val="24"/>
          <w:lang w:val="en-US"/>
        </w:rPr>
        <w:t xml:space="preserve"> </w:t>
      </w:r>
      <w:proofErr w:type="spellStart"/>
      <w:r w:rsidRPr="00E844F8">
        <w:rPr>
          <w:rFonts w:ascii="Times New Roman" w:hAnsi="Times New Roman" w:cs="Times New Roman"/>
          <w:sz w:val="24"/>
          <w:szCs w:val="24"/>
          <w:lang w:val="en-US"/>
        </w:rPr>
        <w:t>akhir</w:t>
      </w:r>
      <w:proofErr w:type="spellEnd"/>
      <w:r w:rsidRPr="00E844F8">
        <w:rPr>
          <w:rFonts w:ascii="Times New Roman" w:hAnsi="Times New Roman" w:cs="Times New Roman"/>
          <w:sz w:val="24"/>
          <w:szCs w:val="24"/>
          <w:lang w:val="en-US"/>
        </w:rPr>
        <w:t xml:space="preserve"> </w:t>
      </w:r>
      <w:proofErr w:type="spellStart"/>
      <w:r w:rsidRPr="00E844F8">
        <w:rPr>
          <w:rFonts w:ascii="Times New Roman" w:hAnsi="Times New Roman" w:cs="Times New Roman"/>
          <w:sz w:val="24"/>
          <w:szCs w:val="24"/>
          <w:lang w:val="en-US"/>
        </w:rPr>
        <w:t>ini</w:t>
      </w:r>
      <w:proofErr w:type="spellEnd"/>
      <w:r w:rsidRPr="00E844F8">
        <w:rPr>
          <w:rFonts w:ascii="Times New Roman" w:hAnsi="Times New Roman" w:cs="Times New Roman"/>
          <w:sz w:val="24"/>
          <w:szCs w:val="24"/>
          <w:lang w:val="en-US"/>
        </w:rPr>
        <w:t xml:space="preserve"> </w:t>
      </w:r>
      <w:proofErr w:type="spellStart"/>
      <w:r w:rsidRPr="00E844F8">
        <w:rPr>
          <w:rFonts w:ascii="Times New Roman" w:hAnsi="Times New Roman" w:cs="Times New Roman"/>
          <w:sz w:val="24"/>
          <w:szCs w:val="24"/>
          <w:lang w:val="en-US"/>
        </w:rPr>
        <w:t>yaitu</w:t>
      </w:r>
      <w:proofErr w:type="spellEnd"/>
      <w:r w:rsidRPr="00E844F8">
        <w:rPr>
          <w:rFonts w:ascii="Times New Roman" w:hAnsi="Times New Roman" w:cs="Times New Roman"/>
          <w:sz w:val="24"/>
          <w:szCs w:val="24"/>
          <w:lang w:val="en-US"/>
        </w:rPr>
        <w:t>:</w:t>
      </w:r>
    </w:p>
    <w:p w14:paraId="3827C120" w14:textId="301374D7" w:rsidR="00E844F8" w:rsidRPr="00E844F8" w:rsidRDefault="00E844F8" w:rsidP="00E844F8">
      <w:pPr>
        <w:pStyle w:val="ListParagraph"/>
        <w:numPr>
          <w:ilvl w:val="0"/>
          <w:numId w:val="23"/>
        </w:numPr>
        <w:spacing w:after="0" w:line="480" w:lineRule="auto"/>
        <w:ind w:left="1134" w:hanging="425"/>
        <w:jc w:val="both"/>
        <w:rPr>
          <w:rFonts w:ascii="Times New Roman" w:hAnsi="Times New Roman" w:cs="Times New Roman"/>
          <w:sz w:val="24"/>
          <w:szCs w:val="24"/>
        </w:rPr>
      </w:pPr>
      <w:proofErr w:type="spellStart"/>
      <w:r w:rsidRPr="00E844F8">
        <w:rPr>
          <w:rFonts w:ascii="Times New Roman" w:hAnsi="Times New Roman" w:cs="Times New Roman"/>
          <w:sz w:val="24"/>
          <w:szCs w:val="24"/>
          <w:lang w:val="en-US"/>
        </w:rPr>
        <w:t>Membangun</w:t>
      </w:r>
      <w:proofErr w:type="spellEnd"/>
      <w:r w:rsidRPr="00E844F8">
        <w:rPr>
          <w:rFonts w:ascii="Times New Roman" w:hAnsi="Times New Roman" w:cs="Times New Roman"/>
          <w:sz w:val="24"/>
          <w:szCs w:val="24"/>
          <w:lang w:val="en-US"/>
        </w:rPr>
        <w:t xml:space="preserve"> </w:t>
      </w:r>
      <w:proofErr w:type="spellStart"/>
      <w:r w:rsidRPr="00E844F8">
        <w:rPr>
          <w:rFonts w:ascii="Times New Roman" w:hAnsi="Times New Roman" w:cs="Times New Roman"/>
          <w:sz w:val="24"/>
          <w:szCs w:val="24"/>
          <w:lang w:val="en-US"/>
        </w:rPr>
        <w:t>sistem</w:t>
      </w:r>
      <w:proofErr w:type="spellEnd"/>
      <w:r w:rsidRPr="00E844F8">
        <w:rPr>
          <w:rFonts w:ascii="Times New Roman" w:hAnsi="Times New Roman" w:cs="Times New Roman"/>
          <w:sz w:val="24"/>
          <w:szCs w:val="24"/>
          <w:lang w:val="en-US"/>
        </w:rPr>
        <w:t xml:space="preserve"> </w:t>
      </w:r>
      <w:proofErr w:type="spellStart"/>
      <w:r w:rsidRPr="00E844F8">
        <w:rPr>
          <w:rFonts w:ascii="Times New Roman" w:hAnsi="Times New Roman" w:cs="Times New Roman"/>
          <w:sz w:val="24"/>
          <w:szCs w:val="24"/>
          <w:lang w:val="en-US"/>
        </w:rPr>
        <w:t>informasi</w:t>
      </w:r>
      <w:proofErr w:type="spellEnd"/>
      <w:r w:rsidRPr="00E844F8">
        <w:rPr>
          <w:rFonts w:ascii="Times New Roman" w:hAnsi="Times New Roman" w:cs="Times New Roman"/>
          <w:sz w:val="24"/>
          <w:szCs w:val="24"/>
          <w:lang w:val="en-US"/>
        </w:rPr>
        <w:t xml:space="preserve"> </w:t>
      </w:r>
      <w:proofErr w:type="spellStart"/>
      <w:r w:rsidRPr="00E844F8">
        <w:rPr>
          <w:rFonts w:ascii="Times New Roman" w:hAnsi="Times New Roman" w:cs="Times New Roman"/>
          <w:sz w:val="24"/>
          <w:szCs w:val="24"/>
          <w:lang w:val="en-US"/>
        </w:rPr>
        <w:t>Sarpras</w:t>
      </w:r>
      <w:proofErr w:type="spellEnd"/>
      <w:r w:rsidRPr="00E844F8">
        <w:rPr>
          <w:rFonts w:ascii="Times New Roman" w:hAnsi="Times New Roman" w:cs="Times New Roman"/>
          <w:sz w:val="24"/>
          <w:szCs w:val="24"/>
          <w:lang w:val="en-US"/>
        </w:rPr>
        <w:t xml:space="preserve"> </w:t>
      </w:r>
      <w:proofErr w:type="spellStart"/>
      <w:r w:rsidRPr="00E844F8">
        <w:rPr>
          <w:rFonts w:ascii="Times New Roman" w:hAnsi="Times New Roman" w:cs="Times New Roman"/>
          <w:sz w:val="24"/>
          <w:szCs w:val="24"/>
          <w:lang w:val="en-US"/>
        </w:rPr>
        <w:t>peminjaman</w:t>
      </w:r>
      <w:proofErr w:type="spellEnd"/>
      <w:r w:rsidRPr="00E844F8">
        <w:rPr>
          <w:rFonts w:ascii="Times New Roman" w:hAnsi="Times New Roman" w:cs="Times New Roman"/>
          <w:sz w:val="24"/>
          <w:szCs w:val="24"/>
          <w:lang w:val="en-US"/>
        </w:rPr>
        <w:t xml:space="preserve"> yang </w:t>
      </w:r>
      <w:proofErr w:type="spellStart"/>
      <w:r w:rsidRPr="00E844F8">
        <w:rPr>
          <w:rFonts w:ascii="Times New Roman" w:hAnsi="Times New Roman" w:cs="Times New Roman"/>
          <w:sz w:val="24"/>
          <w:szCs w:val="24"/>
          <w:lang w:val="en-US"/>
        </w:rPr>
        <w:t>lebih</w:t>
      </w:r>
      <w:proofErr w:type="spellEnd"/>
      <w:r w:rsidRPr="00E844F8">
        <w:rPr>
          <w:rFonts w:ascii="Times New Roman" w:hAnsi="Times New Roman" w:cs="Times New Roman"/>
          <w:sz w:val="24"/>
          <w:szCs w:val="24"/>
          <w:lang w:val="en-US"/>
        </w:rPr>
        <w:t xml:space="preserve"> </w:t>
      </w:r>
      <w:proofErr w:type="spellStart"/>
      <w:r w:rsidRPr="00E844F8">
        <w:rPr>
          <w:rFonts w:ascii="Times New Roman" w:hAnsi="Times New Roman" w:cs="Times New Roman"/>
          <w:sz w:val="24"/>
          <w:szCs w:val="24"/>
          <w:lang w:val="en-US"/>
        </w:rPr>
        <w:t>baik</w:t>
      </w:r>
      <w:proofErr w:type="spellEnd"/>
      <w:r>
        <w:rPr>
          <w:rFonts w:ascii="Times New Roman" w:hAnsi="Times New Roman" w:cs="Times New Roman"/>
          <w:sz w:val="24"/>
          <w:szCs w:val="24"/>
          <w:lang w:val="en-US"/>
        </w:rPr>
        <w:t xml:space="preserve"> </w:t>
      </w:r>
      <w:proofErr w:type="spellStart"/>
      <w:r w:rsidRPr="00E844F8">
        <w:rPr>
          <w:rFonts w:ascii="Times New Roman" w:hAnsi="Times New Roman" w:cs="Times New Roman"/>
          <w:sz w:val="24"/>
          <w:szCs w:val="24"/>
          <w:lang w:val="en-US"/>
        </w:rPr>
        <w:t>untuk</w:t>
      </w:r>
      <w:proofErr w:type="spellEnd"/>
      <w:r w:rsidRPr="00E844F8">
        <w:rPr>
          <w:rFonts w:ascii="Times New Roman" w:hAnsi="Times New Roman" w:cs="Times New Roman"/>
          <w:sz w:val="24"/>
          <w:szCs w:val="24"/>
          <w:lang w:val="en-US"/>
        </w:rPr>
        <w:t xml:space="preserve"> </w:t>
      </w:r>
      <w:proofErr w:type="spellStart"/>
      <w:r w:rsidRPr="00E844F8">
        <w:rPr>
          <w:rFonts w:ascii="Times New Roman" w:hAnsi="Times New Roman" w:cs="Times New Roman"/>
          <w:sz w:val="24"/>
          <w:szCs w:val="24"/>
          <w:lang w:val="en-US"/>
        </w:rPr>
        <w:t>diterapkan</w:t>
      </w:r>
      <w:proofErr w:type="spellEnd"/>
      <w:r w:rsidRPr="00E844F8">
        <w:rPr>
          <w:rFonts w:ascii="Times New Roman" w:hAnsi="Times New Roman" w:cs="Times New Roman"/>
          <w:sz w:val="24"/>
          <w:szCs w:val="24"/>
          <w:lang w:val="en-US"/>
        </w:rPr>
        <w:t xml:space="preserve"> pada </w:t>
      </w:r>
      <w:proofErr w:type="spellStart"/>
      <w:r w:rsidRPr="00E844F8">
        <w:rPr>
          <w:rFonts w:ascii="Times New Roman" w:hAnsi="Times New Roman" w:cs="Times New Roman"/>
          <w:sz w:val="24"/>
          <w:szCs w:val="24"/>
          <w:lang w:val="en-US"/>
        </w:rPr>
        <w:t>pengolahan</w:t>
      </w:r>
      <w:proofErr w:type="spellEnd"/>
      <w:r w:rsidRPr="00E844F8">
        <w:rPr>
          <w:rFonts w:ascii="Times New Roman" w:hAnsi="Times New Roman" w:cs="Times New Roman"/>
          <w:sz w:val="24"/>
          <w:szCs w:val="24"/>
          <w:lang w:val="en-US"/>
        </w:rPr>
        <w:t xml:space="preserve"> data </w:t>
      </w:r>
      <w:proofErr w:type="spellStart"/>
      <w:r w:rsidRPr="00E844F8">
        <w:rPr>
          <w:rFonts w:ascii="Times New Roman" w:hAnsi="Times New Roman" w:cs="Times New Roman"/>
          <w:sz w:val="24"/>
          <w:szCs w:val="24"/>
          <w:lang w:val="en-US"/>
        </w:rPr>
        <w:t>Sarpras</w:t>
      </w:r>
      <w:proofErr w:type="spellEnd"/>
      <w:r w:rsidRPr="00E844F8">
        <w:rPr>
          <w:rFonts w:ascii="Times New Roman" w:hAnsi="Times New Roman" w:cs="Times New Roman"/>
          <w:sz w:val="24"/>
          <w:szCs w:val="24"/>
          <w:lang w:val="en-US"/>
        </w:rPr>
        <w:t>.</w:t>
      </w:r>
    </w:p>
    <w:p w14:paraId="5054355D" w14:textId="77777777" w:rsidR="00E844F8" w:rsidRDefault="00E844F8" w:rsidP="00E844F8">
      <w:pPr>
        <w:pStyle w:val="ListParagraph"/>
        <w:numPr>
          <w:ilvl w:val="0"/>
          <w:numId w:val="23"/>
        </w:numPr>
        <w:spacing w:after="0" w:line="480" w:lineRule="auto"/>
        <w:ind w:left="1134" w:hanging="425"/>
        <w:jc w:val="both"/>
        <w:rPr>
          <w:rFonts w:ascii="Times New Roman" w:hAnsi="Times New Roman" w:cs="Times New Roman"/>
          <w:sz w:val="24"/>
          <w:szCs w:val="24"/>
        </w:rPr>
      </w:pPr>
      <w:proofErr w:type="spellStart"/>
      <w:r>
        <w:rPr>
          <w:rFonts w:ascii="Times New Roman" w:hAnsi="Times New Roman" w:cs="Times New Roman"/>
          <w:sz w:val="24"/>
          <w:szCs w:val="24"/>
          <w:lang w:val="en-US"/>
        </w:rPr>
        <w:t>Membantu</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pengolahan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peminjaman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Sarpras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cepat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tepat</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akurat</w:t>
      </w:r>
      <w:proofErr w:type="spellEnd"/>
      <w:r>
        <w:rPr>
          <w:rFonts w:ascii="Times New Roman" w:hAnsi="Times New Roman" w:cs="Times New Roman"/>
          <w:sz w:val="24"/>
          <w:szCs w:val="24"/>
          <w:lang w:val="en-US"/>
        </w:rPr>
        <w:t>.</w:t>
      </w:r>
    </w:p>
    <w:p w14:paraId="391C5DF1" w14:textId="77777777" w:rsidR="00D97DC5" w:rsidRPr="00D97DC5" w:rsidRDefault="00D97DC5" w:rsidP="00E95A70">
      <w:pPr>
        <w:spacing w:after="0" w:line="480" w:lineRule="auto"/>
        <w:rPr>
          <w:rFonts w:ascii="Times New Roman" w:hAnsi="Times New Roman" w:cs="Times New Roman"/>
          <w:b/>
          <w:sz w:val="24"/>
          <w:szCs w:val="24"/>
          <w:lang w:val="en-US"/>
        </w:rPr>
      </w:pPr>
      <w:r w:rsidRPr="00D97DC5">
        <w:rPr>
          <w:rFonts w:ascii="Times New Roman" w:hAnsi="Times New Roman" w:cs="Times New Roman"/>
          <w:b/>
          <w:sz w:val="28"/>
          <w:szCs w:val="24"/>
          <w:lang w:val="en-US"/>
        </w:rPr>
        <w:br w:type="page"/>
      </w:r>
    </w:p>
    <w:p w14:paraId="104CC0B1" w14:textId="77777777" w:rsidR="00FB4BC0" w:rsidRDefault="00FB4BC0" w:rsidP="00E95A70">
      <w:pPr>
        <w:spacing w:after="0" w:line="480" w:lineRule="auto"/>
        <w:jc w:val="center"/>
        <w:rPr>
          <w:rFonts w:ascii="Times New Roman" w:hAnsi="Times New Roman" w:cs="Times New Roman"/>
          <w:b/>
          <w:sz w:val="28"/>
          <w:szCs w:val="24"/>
          <w:lang w:val="en-US"/>
        </w:rPr>
        <w:sectPr w:rsidR="00FB4BC0" w:rsidSect="001E1C7E">
          <w:headerReference w:type="default" r:id="rId12"/>
          <w:footerReference w:type="default" r:id="rId13"/>
          <w:pgSz w:w="11907" w:h="16839" w:code="9"/>
          <w:pgMar w:top="1701" w:right="1701" w:bottom="1701" w:left="2268" w:header="1134" w:footer="1134" w:gutter="0"/>
          <w:pgNumType w:start="1" w:chapStyle="1"/>
          <w:cols w:space="720"/>
          <w:titlePg/>
          <w:docGrid w:linePitch="360"/>
        </w:sectPr>
      </w:pPr>
    </w:p>
    <w:p w14:paraId="03D716F5" w14:textId="66E8BBDA" w:rsidR="000068AE" w:rsidRDefault="000068AE" w:rsidP="008A68EB">
      <w:pPr>
        <w:pStyle w:val="Heading1"/>
        <w:numPr>
          <w:ilvl w:val="0"/>
          <w:numId w:val="0"/>
        </w:numPr>
        <w:jc w:val="center"/>
        <w:rPr>
          <w:lang w:val="en-US"/>
        </w:rPr>
      </w:pPr>
      <w:bookmarkStart w:id="26" w:name="_Toc167658780"/>
      <w:r>
        <w:rPr>
          <w:lang w:val="en-US"/>
        </w:rPr>
        <w:lastRenderedPageBreak/>
        <w:t>BAB II</w:t>
      </w:r>
      <w:r w:rsidR="003430C2">
        <w:rPr>
          <w:lang w:val="en-US"/>
        </w:rPr>
        <w:t xml:space="preserve"> </w:t>
      </w:r>
      <w:r w:rsidR="003430C2">
        <w:rPr>
          <w:lang w:val="en-US"/>
        </w:rPr>
        <w:br/>
      </w:r>
      <w:r>
        <w:rPr>
          <w:lang w:val="en-US"/>
        </w:rPr>
        <w:t>TINJAUAN PUSTAKA</w:t>
      </w:r>
      <w:bookmarkEnd w:id="26"/>
    </w:p>
    <w:p w14:paraId="6110C414" w14:textId="77777777" w:rsidR="008A68EB" w:rsidRPr="008A68EB" w:rsidRDefault="008A68EB" w:rsidP="008A68EB">
      <w:pPr>
        <w:rPr>
          <w:lang w:val="en-US"/>
        </w:rPr>
      </w:pPr>
    </w:p>
    <w:p w14:paraId="23B7C8A7" w14:textId="77777777" w:rsidR="00E844F8" w:rsidRPr="00E844F8" w:rsidRDefault="00E844F8" w:rsidP="003F7D25">
      <w:pPr>
        <w:spacing w:after="0" w:line="480" w:lineRule="auto"/>
        <w:ind w:firstLine="720"/>
        <w:jc w:val="both"/>
        <w:rPr>
          <w:rFonts w:ascii="Times New Roman" w:eastAsia="Times New Roman" w:hAnsi="Times New Roman" w:cs="Times New Roman"/>
          <w:color w:val="000000"/>
          <w:sz w:val="24"/>
          <w:szCs w:val="24"/>
          <w:lang w:val="en-ID" w:eastAsia="en-ID"/>
        </w:rPr>
      </w:pPr>
      <w:r w:rsidRPr="00E844F8">
        <w:rPr>
          <w:rFonts w:ascii="Times New Roman" w:eastAsia="Times New Roman" w:hAnsi="Times New Roman" w:cs="Times New Roman"/>
          <w:color w:val="000000"/>
          <w:sz w:val="24"/>
          <w:szCs w:val="24"/>
          <w:lang w:val="en-ID" w:eastAsia="en-ID"/>
        </w:rPr>
        <w:t xml:space="preserve">Dalam </w:t>
      </w:r>
      <w:proofErr w:type="spellStart"/>
      <w:r w:rsidRPr="00E844F8">
        <w:rPr>
          <w:rFonts w:ascii="Times New Roman" w:eastAsia="Times New Roman" w:hAnsi="Times New Roman" w:cs="Times New Roman"/>
          <w:color w:val="000000"/>
          <w:sz w:val="24"/>
          <w:szCs w:val="24"/>
          <w:lang w:val="en-ID" w:eastAsia="en-ID"/>
        </w:rPr>
        <w:t>penelitian</w:t>
      </w:r>
      <w:proofErr w:type="spellEnd"/>
      <w:r w:rsidRPr="00E844F8">
        <w:rPr>
          <w:rFonts w:ascii="Times New Roman" w:eastAsia="Times New Roman" w:hAnsi="Times New Roman" w:cs="Times New Roman"/>
          <w:color w:val="000000"/>
          <w:sz w:val="24"/>
          <w:szCs w:val="24"/>
          <w:lang w:val="en-ID" w:eastAsia="en-ID"/>
        </w:rPr>
        <w:t xml:space="preserve"> </w:t>
      </w:r>
      <w:proofErr w:type="spellStart"/>
      <w:r w:rsidRPr="00E844F8">
        <w:rPr>
          <w:rFonts w:ascii="Times New Roman" w:eastAsia="Times New Roman" w:hAnsi="Times New Roman" w:cs="Times New Roman"/>
          <w:color w:val="000000"/>
          <w:sz w:val="24"/>
          <w:szCs w:val="24"/>
          <w:lang w:val="en-ID" w:eastAsia="en-ID"/>
        </w:rPr>
        <w:t>ini</w:t>
      </w:r>
      <w:proofErr w:type="spellEnd"/>
      <w:r w:rsidRPr="00E844F8">
        <w:rPr>
          <w:rFonts w:ascii="Times New Roman" w:eastAsia="Times New Roman" w:hAnsi="Times New Roman" w:cs="Times New Roman"/>
          <w:color w:val="000000"/>
          <w:sz w:val="24"/>
          <w:szCs w:val="24"/>
          <w:lang w:val="en-ID" w:eastAsia="en-ID"/>
        </w:rPr>
        <w:t xml:space="preserve"> </w:t>
      </w:r>
      <w:proofErr w:type="spellStart"/>
      <w:r w:rsidRPr="00E844F8">
        <w:rPr>
          <w:rFonts w:ascii="Times New Roman" w:eastAsia="Times New Roman" w:hAnsi="Times New Roman" w:cs="Times New Roman"/>
          <w:color w:val="000000"/>
          <w:sz w:val="24"/>
          <w:szCs w:val="24"/>
          <w:lang w:val="en-ID" w:eastAsia="en-ID"/>
        </w:rPr>
        <w:t>merujuk</w:t>
      </w:r>
      <w:proofErr w:type="spellEnd"/>
      <w:r w:rsidRPr="00E844F8">
        <w:rPr>
          <w:rFonts w:ascii="Times New Roman" w:eastAsia="Times New Roman" w:hAnsi="Times New Roman" w:cs="Times New Roman"/>
          <w:color w:val="000000"/>
          <w:sz w:val="24"/>
          <w:szCs w:val="24"/>
          <w:lang w:val="en-ID" w:eastAsia="en-ID"/>
        </w:rPr>
        <w:t xml:space="preserve"> pada </w:t>
      </w:r>
      <w:proofErr w:type="spellStart"/>
      <w:r w:rsidRPr="00E844F8">
        <w:rPr>
          <w:rFonts w:ascii="Times New Roman" w:eastAsia="Times New Roman" w:hAnsi="Times New Roman" w:cs="Times New Roman"/>
          <w:color w:val="000000"/>
          <w:sz w:val="24"/>
          <w:szCs w:val="24"/>
          <w:lang w:val="en-ID" w:eastAsia="en-ID"/>
        </w:rPr>
        <w:t>penelitan-penelitian</w:t>
      </w:r>
      <w:proofErr w:type="spellEnd"/>
      <w:r w:rsidRPr="00E844F8">
        <w:rPr>
          <w:rFonts w:ascii="Times New Roman" w:eastAsia="Times New Roman" w:hAnsi="Times New Roman" w:cs="Times New Roman"/>
          <w:color w:val="000000"/>
          <w:sz w:val="24"/>
          <w:szCs w:val="24"/>
          <w:lang w:val="en-ID" w:eastAsia="en-ID"/>
        </w:rPr>
        <w:t xml:space="preserve"> </w:t>
      </w:r>
      <w:proofErr w:type="spellStart"/>
      <w:r w:rsidRPr="00E844F8">
        <w:rPr>
          <w:rFonts w:ascii="Times New Roman" w:eastAsia="Times New Roman" w:hAnsi="Times New Roman" w:cs="Times New Roman"/>
          <w:color w:val="000000"/>
          <w:sz w:val="24"/>
          <w:szCs w:val="24"/>
          <w:lang w:val="en-ID" w:eastAsia="en-ID"/>
        </w:rPr>
        <w:t>sebelum</w:t>
      </w:r>
      <w:proofErr w:type="spellEnd"/>
      <w:r w:rsidRPr="00E844F8">
        <w:rPr>
          <w:rFonts w:ascii="Times New Roman" w:eastAsia="Times New Roman" w:hAnsi="Times New Roman" w:cs="Times New Roman"/>
          <w:color w:val="000000"/>
          <w:sz w:val="24"/>
          <w:szCs w:val="24"/>
          <w:lang w:val="en-ID" w:eastAsia="en-ID"/>
        </w:rPr>
        <w:t xml:space="preserve"> yang </w:t>
      </w:r>
      <w:proofErr w:type="spellStart"/>
      <w:r w:rsidRPr="00E844F8">
        <w:rPr>
          <w:rFonts w:ascii="Times New Roman" w:eastAsia="Times New Roman" w:hAnsi="Times New Roman" w:cs="Times New Roman"/>
          <w:color w:val="000000"/>
          <w:sz w:val="24"/>
          <w:szCs w:val="24"/>
          <w:lang w:val="en-ID" w:eastAsia="en-ID"/>
        </w:rPr>
        <w:t>terkait</w:t>
      </w:r>
      <w:proofErr w:type="spellEnd"/>
      <w:r w:rsidRPr="00E844F8">
        <w:rPr>
          <w:rFonts w:ascii="Times New Roman" w:eastAsia="Times New Roman" w:hAnsi="Times New Roman" w:cs="Times New Roman"/>
          <w:color w:val="000000"/>
          <w:sz w:val="24"/>
          <w:szCs w:val="24"/>
          <w:lang w:val="en-ID" w:eastAsia="en-ID"/>
        </w:rPr>
        <w:t xml:space="preserve"> dan </w:t>
      </w:r>
      <w:proofErr w:type="spellStart"/>
      <w:r w:rsidRPr="00E844F8">
        <w:rPr>
          <w:rFonts w:ascii="Times New Roman" w:eastAsia="Times New Roman" w:hAnsi="Times New Roman" w:cs="Times New Roman"/>
          <w:color w:val="000000"/>
          <w:sz w:val="24"/>
          <w:szCs w:val="24"/>
          <w:lang w:val="en-ID" w:eastAsia="en-ID"/>
        </w:rPr>
        <w:t>relevan</w:t>
      </w:r>
      <w:proofErr w:type="spellEnd"/>
      <w:r w:rsidRPr="00E844F8">
        <w:rPr>
          <w:rFonts w:ascii="Times New Roman" w:eastAsia="Times New Roman" w:hAnsi="Times New Roman" w:cs="Times New Roman"/>
          <w:color w:val="000000"/>
          <w:sz w:val="24"/>
          <w:szCs w:val="24"/>
          <w:lang w:val="en-ID" w:eastAsia="en-ID"/>
        </w:rPr>
        <w:t xml:space="preserve"> </w:t>
      </w:r>
      <w:proofErr w:type="spellStart"/>
      <w:r w:rsidRPr="00E844F8">
        <w:rPr>
          <w:rFonts w:ascii="Times New Roman" w:eastAsia="Times New Roman" w:hAnsi="Times New Roman" w:cs="Times New Roman"/>
          <w:color w:val="000000"/>
          <w:sz w:val="24"/>
          <w:szCs w:val="24"/>
          <w:lang w:val="en-ID" w:eastAsia="en-ID"/>
        </w:rPr>
        <w:t>untuk</w:t>
      </w:r>
      <w:proofErr w:type="spellEnd"/>
      <w:r w:rsidRPr="00E844F8">
        <w:rPr>
          <w:rFonts w:ascii="Times New Roman" w:eastAsia="Times New Roman" w:hAnsi="Times New Roman" w:cs="Times New Roman"/>
          <w:color w:val="000000"/>
          <w:sz w:val="24"/>
          <w:szCs w:val="24"/>
          <w:lang w:val="en-ID" w:eastAsia="en-ID"/>
        </w:rPr>
        <w:t xml:space="preserve"> </w:t>
      </w:r>
      <w:proofErr w:type="spellStart"/>
      <w:r w:rsidRPr="00E844F8">
        <w:rPr>
          <w:rFonts w:ascii="Times New Roman" w:eastAsia="Times New Roman" w:hAnsi="Times New Roman" w:cs="Times New Roman"/>
          <w:color w:val="000000"/>
          <w:sz w:val="24"/>
          <w:szCs w:val="24"/>
          <w:lang w:val="en-ID" w:eastAsia="en-ID"/>
        </w:rPr>
        <w:t>dijadikan</w:t>
      </w:r>
      <w:proofErr w:type="spellEnd"/>
      <w:r w:rsidRPr="00E844F8">
        <w:rPr>
          <w:rFonts w:ascii="Times New Roman" w:eastAsia="Times New Roman" w:hAnsi="Times New Roman" w:cs="Times New Roman"/>
          <w:color w:val="000000"/>
          <w:sz w:val="24"/>
          <w:szCs w:val="24"/>
          <w:lang w:val="en-ID" w:eastAsia="en-ID"/>
        </w:rPr>
        <w:t xml:space="preserve"> </w:t>
      </w:r>
      <w:proofErr w:type="spellStart"/>
      <w:r w:rsidRPr="00E844F8">
        <w:rPr>
          <w:rFonts w:ascii="Times New Roman" w:eastAsia="Times New Roman" w:hAnsi="Times New Roman" w:cs="Times New Roman"/>
          <w:color w:val="000000"/>
          <w:sz w:val="24"/>
          <w:szCs w:val="24"/>
          <w:lang w:val="en-ID" w:eastAsia="en-ID"/>
        </w:rPr>
        <w:t>sebagai</w:t>
      </w:r>
      <w:proofErr w:type="spellEnd"/>
      <w:r w:rsidRPr="00E844F8">
        <w:rPr>
          <w:rFonts w:ascii="Times New Roman" w:eastAsia="Times New Roman" w:hAnsi="Times New Roman" w:cs="Times New Roman"/>
          <w:color w:val="000000"/>
          <w:sz w:val="24"/>
          <w:szCs w:val="24"/>
          <w:lang w:val="en-ID" w:eastAsia="en-ID"/>
        </w:rPr>
        <w:t xml:space="preserve"> </w:t>
      </w:r>
      <w:proofErr w:type="spellStart"/>
      <w:r w:rsidRPr="00E844F8">
        <w:rPr>
          <w:rFonts w:ascii="Times New Roman" w:eastAsia="Times New Roman" w:hAnsi="Times New Roman" w:cs="Times New Roman"/>
          <w:color w:val="000000"/>
          <w:sz w:val="24"/>
          <w:szCs w:val="24"/>
          <w:lang w:val="en-ID" w:eastAsia="en-ID"/>
        </w:rPr>
        <w:t>referensi</w:t>
      </w:r>
      <w:proofErr w:type="spellEnd"/>
      <w:r w:rsidRPr="00E844F8">
        <w:rPr>
          <w:rFonts w:ascii="Times New Roman" w:eastAsia="Times New Roman" w:hAnsi="Times New Roman" w:cs="Times New Roman"/>
          <w:color w:val="000000"/>
          <w:sz w:val="24"/>
          <w:szCs w:val="24"/>
          <w:lang w:val="en-ID" w:eastAsia="en-ID"/>
        </w:rPr>
        <w:t xml:space="preserve">. Sarana dan </w:t>
      </w:r>
      <w:proofErr w:type="spellStart"/>
      <w:r w:rsidRPr="00E844F8">
        <w:rPr>
          <w:rFonts w:ascii="Times New Roman" w:eastAsia="Times New Roman" w:hAnsi="Times New Roman" w:cs="Times New Roman"/>
          <w:color w:val="000000"/>
          <w:sz w:val="24"/>
          <w:szCs w:val="24"/>
          <w:lang w:val="en-ID" w:eastAsia="en-ID"/>
        </w:rPr>
        <w:t>prasarana</w:t>
      </w:r>
      <w:proofErr w:type="spellEnd"/>
      <w:r w:rsidRPr="00E844F8">
        <w:rPr>
          <w:rFonts w:ascii="Times New Roman" w:eastAsia="Times New Roman" w:hAnsi="Times New Roman" w:cs="Times New Roman"/>
          <w:color w:val="000000"/>
          <w:sz w:val="24"/>
          <w:szCs w:val="24"/>
          <w:lang w:val="en-ID" w:eastAsia="en-ID"/>
        </w:rPr>
        <w:t xml:space="preserve"> (</w:t>
      </w:r>
      <w:proofErr w:type="spellStart"/>
      <w:r w:rsidRPr="00E844F8">
        <w:rPr>
          <w:rFonts w:ascii="Times New Roman" w:eastAsia="Times New Roman" w:hAnsi="Times New Roman" w:cs="Times New Roman"/>
          <w:color w:val="000000"/>
          <w:sz w:val="24"/>
          <w:szCs w:val="24"/>
          <w:lang w:val="en-ID" w:eastAsia="en-ID"/>
        </w:rPr>
        <w:t>Sarpras</w:t>
      </w:r>
      <w:proofErr w:type="spellEnd"/>
      <w:r w:rsidRPr="00E844F8">
        <w:rPr>
          <w:rFonts w:ascii="Times New Roman" w:eastAsia="Times New Roman" w:hAnsi="Times New Roman" w:cs="Times New Roman"/>
          <w:color w:val="000000"/>
          <w:sz w:val="24"/>
          <w:szCs w:val="24"/>
          <w:lang w:val="en-ID" w:eastAsia="en-ID"/>
        </w:rPr>
        <w:t xml:space="preserve">) </w:t>
      </w:r>
      <w:proofErr w:type="spellStart"/>
      <w:r w:rsidRPr="00E844F8">
        <w:rPr>
          <w:rFonts w:ascii="Times New Roman" w:eastAsia="Times New Roman" w:hAnsi="Times New Roman" w:cs="Times New Roman"/>
          <w:color w:val="000000"/>
          <w:sz w:val="24"/>
          <w:szCs w:val="24"/>
          <w:lang w:val="en-ID" w:eastAsia="en-ID"/>
        </w:rPr>
        <w:t>merupakan</w:t>
      </w:r>
      <w:proofErr w:type="spellEnd"/>
      <w:r w:rsidRPr="00E844F8">
        <w:rPr>
          <w:rFonts w:ascii="Times New Roman" w:eastAsia="Times New Roman" w:hAnsi="Times New Roman" w:cs="Times New Roman"/>
          <w:color w:val="000000"/>
          <w:sz w:val="24"/>
          <w:szCs w:val="24"/>
          <w:lang w:val="en-ID" w:eastAsia="en-ID"/>
        </w:rPr>
        <w:t xml:space="preserve"> </w:t>
      </w:r>
      <w:proofErr w:type="spellStart"/>
      <w:r w:rsidRPr="00E844F8">
        <w:rPr>
          <w:rFonts w:ascii="Times New Roman" w:eastAsia="Times New Roman" w:hAnsi="Times New Roman" w:cs="Times New Roman"/>
          <w:color w:val="000000"/>
          <w:sz w:val="24"/>
          <w:szCs w:val="24"/>
          <w:lang w:val="en-ID" w:eastAsia="en-ID"/>
        </w:rPr>
        <w:t>peralatan</w:t>
      </w:r>
      <w:proofErr w:type="spellEnd"/>
      <w:r w:rsidRPr="00E844F8">
        <w:rPr>
          <w:rFonts w:ascii="Times New Roman" w:eastAsia="Times New Roman" w:hAnsi="Times New Roman" w:cs="Times New Roman"/>
          <w:color w:val="000000"/>
          <w:sz w:val="24"/>
          <w:szCs w:val="24"/>
          <w:lang w:val="en-ID" w:eastAsia="en-ID"/>
        </w:rPr>
        <w:t xml:space="preserve"> </w:t>
      </w:r>
      <w:proofErr w:type="spellStart"/>
      <w:r w:rsidRPr="00E844F8">
        <w:rPr>
          <w:rFonts w:ascii="Times New Roman" w:eastAsia="Times New Roman" w:hAnsi="Times New Roman" w:cs="Times New Roman"/>
          <w:color w:val="000000"/>
          <w:sz w:val="24"/>
          <w:szCs w:val="24"/>
          <w:lang w:val="en-ID" w:eastAsia="en-ID"/>
        </w:rPr>
        <w:t>atau</w:t>
      </w:r>
      <w:proofErr w:type="spellEnd"/>
      <w:r w:rsidRPr="00E844F8">
        <w:rPr>
          <w:rFonts w:ascii="Times New Roman" w:eastAsia="Times New Roman" w:hAnsi="Times New Roman" w:cs="Times New Roman"/>
          <w:color w:val="000000"/>
          <w:sz w:val="24"/>
          <w:szCs w:val="24"/>
          <w:lang w:val="en-ID" w:eastAsia="en-ID"/>
        </w:rPr>
        <w:t xml:space="preserve"> </w:t>
      </w:r>
      <w:proofErr w:type="spellStart"/>
      <w:r w:rsidRPr="00E844F8">
        <w:rPr>
          <w:rFonts w:ascii="Times New Roman" w:eastAsia="Times New Roman" w:hAnsi="Times New Roman" w:cs="Times New Roman"/>
          <w:color w:val="000000"/>
          <w:sz w:val="24"/>
          <w:szCs w:val="24"/>
          <w:lang w:val="en-ID" w:eastAsia="en-ID"/>
        </w:rPr>
        <w:t>perlengkapan</w:t>
      </w:r>
      <w:proofErr w:type="spellEnd"/>
      <w:r w:rsidRPr="00E844F8">
        <w:rPr>
          <w:rFonts w:ascii="Times New Roman" w:eastAsia="Times New Roman" w:hAnsi="Times New Roman" w:cs="Times New Roman"/>
          <w:color w:val="000000"/>
          <w:sz w:val="24"/>
          <w:szCs w:val="24"/>
          <w:lang w:val="en-ID" w:eastAsia="en-ID"/>
        </w:rPr>
        <w:t xml:space="preserve"> </w:t>
      </w:r>
      <w:proofErr w:type="spellStart"/>
      <w:r w:rsidRPr="00E844F8">
        <w:rPr>
          <w:rFonts w:ascii="Times New Roman" w:eastAsia="Times New Roman" w:hAnsi="Times New Roman" w:cs="Times New Roman"/>
          <w:color w:val="000000"/>
          <w:sz w:val="24"/>
          <w:szCs w:val="24"/>
          <w:lang w:val="en-ID" w:eastAsia="en-ID"/>
        </w:rPr>
        <w:t>kerja</w:t>
      </w:r>
      <w:proofErr w:type="spellEnd"/>
      <w:r w:rsidRPr="00E844F8">
        <w:rPr>
          <w:rFonts w:ascii="Times New Roman" w:eastAsia="Times New Roman" w:hAnsi="Times New Roman" w:cs="Times New Roman"/>
          <w:color w:val="000000"/>
          <w:sz w:val="24"/>
          <w:szCs w:val="24"/>
          <w:lang w:val="en-ID" w:eastAsia="en-ID"/>
        </w:rPr>
        <w:t xml:space="preserve"> </w:t>
      </w:r>
      <w:proofErr w:type="spellStart"/>
      <w:r w:rsidRPr="00E844F8">
        <w:rPr>
          <w:rFonts w:ascii="Times New Roman" w:eastAsia="Times New Roman" w:hAnsi="Times New Roman" w:cs="Times New Roman"/>
          <w:color w:val="000000"/>
          <w:sz w:val="24"/>
          <w:szCs w:val="24"/>
          <w:lang w:val="en-ID" w:eastAsia="en-ID"/>
        </w:rPr>
        <w:t>serta</w:t>
      </w:r>
      <w:proofErr w:type="spellEnd"/>
      <w:r w:rsidRPr="00E844F8">
        <w:rPr>
          <w:rFonts w:ascii="Times New Roman" w:eastAsia="Times New Roman" w:hAnsi="Times New Roman" w:cs="Times New Roman"/>
          <w:color w:val="000000"/>
          <w:sz w:val="24"/>
          <w:szCs w:val="24"/>
          <w:lang w:val="en-ID" w:eastAsia="en-ID"/>
        </w:rPr>
        <w:t xml:space="preserve"> </w:t>
      </w:r>
      <w:proofErr w:type="spellStart"/>
      <w:r w:rsidRPr="00E844F8">
        <w:rPr>
          <w:rFonts w:ascii="Times New Roman" w:eastAsia="Times New Roman" w:hAnsi="Times New Roman" w:cs="Times New Roman"/>
          <w:color w:val="000000"/>
          <w:sz w:val="24"/>
          <w:szCs w:val="24"/>
          <w:lang w:val="en-ID" w:eastAsia="en-ID"/>
        </w:rPr>
        <w:t>fasilitas</w:t>
      </w:r>
      <w:proofErr w:type="spellEnd"/>
      <w:r w:rsidRPr="00E844F8">
        <w:rPr>
          <w:rFonts w:ascii="Times New Roman" w:eastAsia="Times New Roman" w:hAnsi="Times New Roman" w:cs="Times New Roman"/>
          <w:color w:val="000000"/>
          <w:sz w:val="24"/>
          <w:szCs w:val="24"/>
          <w:lang w:val="en-ID" w:eastAsia="en-ID"/>
        </w:rPr>
        <w:t xml:space="preserve"> lain yang </w:t>
      </w:r>
      <w:proofErr w:type="spellStart"/>
      <w:r w:rsidRPr="00E844F8">
        <w:rPr>
          <w:rFonts w:ascii="Times New Roman" w:eastAsia="Times New Roman" w:hAnsi="Times New Roman" w:cs="Times New Roman"/>
          <w:color w:val="000000"/>
          <w:sz w:val="24"/>
          <w:szCs w:val="24"/>
          <w:lang w:val="en-ID" w:eastAsia="en-ID"/>
        </w:rPr>
        <w:t>berguna</w:t>
      </w:r>
      <w:proofErr w:type="spellEnd"/>
      <w:r w:rsidRPr="00E844F8">
        <w:rPr>
          <w:rFonts w:ascii="Times New Roman" w:eastAsia="Times New Roman" w:hAnsi="Times New Roman" w:cs="Times New Roman"/>
          <w:color w:val="000000"/>
          <w:sz w:val="24"/>
          <w:szCs w:val="24"/>
          <w:lang w:val="en-ID" w:eastAsia="en-ID"/>
        </w:rPr>
        <w:t xml:space="preserve"> </w:t>
      </w:r>
      <w:proofErr w:type="spellStart"/>
      <w:r w:rsidRPr="00E844F8">
        <w:rPr>
          <w:rFonts w:ascii="Times New Roman" w:eastAsia="Times New Roman" w:hAnsi="Times New Roman" w:cs="Times New Roman"/>
          <w:color w:val="000000"/>
          <w:sz w:val="24"/>
          <w:szCs w:val="24"/>
          <w:lang w:val="en-ID" w:eastAsia="en-ID"/>
        </w:rPr>
        <w:t>untuk</w:t>
      </w:r>
      <w:proofErr w:type="spellEnd"/>
      <w:r w:rsidRPr="00E844F8">
        <w:rPr>
          <w:rFonts w:ascii="Times New Roman" w:eastAsia="Times New Roman" w:hAnsi="Times New Roman" w:cs="Times New Roman"/>
          <w:color w:val="000000"/>
          <w:sz w:val="24"/>
          <w:szCs w:val="24"/>
          <w:lang w:val="en-ID" w:eastAsia="en-ID"/>
        </w:rPr>
        <w:t xml:space="preserve"> </w:t>
      </w:r>
      <w:proofErr w:type="spellStart"/>
      <w:r w:rsidRPr="00E844F8">
        <w:rPr>
          <w:rFonts w:ascii="Times New Roman" w:eastAsia="Times New Roman" w:hAnsi="Times New Roman" w:cs="Times New Roman"/>
          <w:color w:val="000000"/>
          <w:sz w:val="24"/>
          <w:szCs w:val="24"/>
          <w:lang w:val="en-ID" w:eastAsia="en-ID"/>
        </w:rPr>
        <w:t>membantu</w:t>
      </w:r>
      <w:proofErr w:type="spellEnd"/>
      <w:r w:rsidRPr="00E844F8">
        <w:rPr>
          <w:rFonts w:ascii="Times New Roman" w:eastAsia="Times New Roman" w:hAnsi="Times New Roman" w:cs="Times New Roman"/>
          <w:color w:val="000000"/>
          <w:sz w:val="24"/>
          <w:szCs w:val="24"/>
          <w:lang w:val="en-ID" w:eastAsia="en-ID"/>
        </w:rPr>
        <w:t xml:space="preserve"> </w:t>
      </w:r>
      <w:proofErr w:type="spellStart"/>
      <w:r w:rsidRPr="00E844F8">
        <w:rPr>
          <w:rFonts w:ascii="Times New Roman" w:eastAsia="Times New Roman" w:hAnsi="Times New Roman" w:cs="Times New Roman"/>
          <w:color w:val="000000"/>
          <w:sz w:val="24"/>
          <w:szCs w:val="24"/>
          <w:lang w:val="en-ID" w:eastAsia="en-ID"/>
        </w:rPr>
        <w:t>menunjang</w:t>
      </w:r>
      <w:proofErr w:type="spellEnd"/>
      <w:r w:rsidRPr="00E844F8">
        <w:rPr>
          <w:rFonts w:ascii="Times New Roman" w:eastAsia="Times New Roman" w:hAnsi="Times New Roman" w:cs="Times New Roman"/>
          <w:color w:val="000000"/>
          <w:sz w:val="24"/>
          <w:szCs w:val="24"/>
          <w:lang w:val="en-ID" w:eastAsia="en-ID"/>
        </w:rPr>
        <w:t xml:space="preserve"> </w:t>
      </w:r>
      <w:proofErr w:type="spellStart"/>
      <w:r w:rsidRPr="00E844F8">
        <w:rPr>
          <w:rFonts w:ascii="Times New Roman" w:eastAsia="Times New Roman" w:hAnsi="Times New Roman" w:cs="Times New Roman"/>
          <w:color w:val="000000"/>
          <w:sz w:val="24"/>
          <w:szCs w:val="24"/>
          <w:lang w:val="en-ID" w:eastAsia="en-ID"/>
        </w:rPr>
        <w:t>pelaksanaan</w:t>
      </w:r>
      <w:proofErr w:type="spellEnd"/>
      <w:r w:rsidRPr="00E844F8">
        <w:rPr>
          <w:rFonts w:ascii="Times New Roman" w:eastAsia="Times New Roman" w:hAnsi="Times New Roman" w:cs="Times New Roman"/>
          <w:color w:val="000000"/>
          <w:sz w:val="24"/>
          <w:szCs w:val="24"/>
          <w:lang w:val="en-ID" w:eastAsia="en-ID"/>
        </w:rPr>
        <w:t xml:space="preserve"> </w:t>
      </w:r>
      <w:proofErr w:type="spellStart"/>
      <w:r w:rsidRPr="00E844F8">
        <w:rPr>
          <w:rFonts w:ascii="Times New Roman" w:eastAsia="Times New Roman" w:hAnsi="Times New Roman" w:cs="Times New Roman"/>
          <w:color w:val="000000"/>
          <w:sz w:val="24"/>
          <w:szCs w:val="24"/>
          <w:lang w:val="en-ID" w:eastAsia="en-ID"/>
        </w:rPr>
        <w:t>segala</w:t>
      </w:r>
      <w:proofErr w:type="spellEnd"/>
      <w:r w:rsidRPr="00E844F8">
        <w:rPr>
          <w:rFonts w:ascii="Times New Roman" w:eastAsia="Times New Roman" w:hAnsi="Times New Roman" w:cs="Times New Roman"/>
          <w:color w:val="000000"/>
          <w:sz w:val="24"/>
          <w:szCs w:val="24"/>
          <w:lang w:val="en-ID" w:eastAsia="en-ID"/>
        </w:rPr>
        <w:t xml:space="preserve"> </w:t>
      </w:r>
      <w:proofErr w:type="spellStart"/>
      <w:r w:rsidRPr="00E844F8">
        <w:rPr>
          <w:rFonts w:ascii="Times New Roman" w:eastAsia="Times New Roman" w:hAnsi="Times New Roman" w:cs="Times New Roman"/>
          <w:color w:val="000000"/>
          <w:sz w:val="24"/>
          <w:szCs w:val="24"/>
          <w:lang w:val="en-ID" w:eastAsia="en-ID"/>
        </w:rPr>
        <w:t>tugas</w:t>
      </w:r>
      <w:proofErr w:type="spellEnd"/>
      <w:r w:rsidRPr="00E844F8">
        <w:rPr>
          <w:rFonts w:ascii="Times New Roman" w:eastAsia="Times New Roman" w:hAnsi="Times New Roman" w:cs="Times New Roman"/>
          <w:color w:val="000000"/>
          <w:sz w:val="24"/>
          <w:szCs w:val="24"/>
          <w:lang w:val="en-ID" w:eastAsia="en-ID"/>
        </w:rPr>
        <w:t xml:space="preserve"> yang </w:t>
      </w:r>
      <w:proofErr w:type="spellStart"/>
      <w:r w:rsidRPr="00E844F8">
        <w:rPr>
          <w:rFonts w:ascii="Times New Roman" w:eastAsia="Times New Roman" w:hAnsi="Times New Roman" w:cs="Times New Roman"/>
          <w:color w:val="000000"/>
          <w:sz w:val="24"/>
          <w:szCs w:val="24"/>
          <w:lang w:val="en-ID" w:eastAsia="en-ID"/>
        </w:rPr>
        <w:t>berkaitan</w:t>
      </w:r>
      <w:proofErr w:type="spellEnd"/>
      <w:r w:rsidRPr="00E844F8">
        <w:rPr>
          <w:rFonts w:ascii="Times New Roman" w:eastAsia="Times New Roman" w:hAnsi="Times New Roman" w:cs="Times New Roman"/>
          <w:color w:val="000000"/>
          <w:sz w:val="24"/>
          <w:szCs w:val="24"/>
          <w:lang w:val="en-ID" w:eastAsia="en-ID"/>
        </w:rPr>
        <w:t xml:space="preserve"> </w:t>
      </w:r>
      <w:proofErr w:type="spellStart"/>
      <w:r w:rsidRPr="00E844F8">
        <w:rPr>
          <w:rFonts w:ascii="Times New Roman" w:eastAsia="Times New Roman" w:hAnsi="Times New Roman" w:cs="Times New Roman"/>
          <w:color w:val="000000"/>
          <w:sz w:val="24"/>
          <w:szCs w:val="24"/>
          <w:lang w:val="en-ID" w:eastAsia="en-ID"/>
        </w:rPr>
        <w:t>dengan</w:t>
      </w:r>
      <w:proofErr w:type="spellEnd"/>
      <w:r w:rsidRPr="00E844F8">
        <w:rPr>
          <w:rFonts w:ascii="Times New Roman" w:eastAsia="Times New Roman" w:hAnsi="Times New Roman" w:cs="Times New Roman"/>
          <w:color w:val="000000"/>
          <w:sz w:val="24"/>
          <w:szCs w:val="24"/>
          <w:lang w:val="en-ID" w:eastAsia="en-ID"/>
        </w:rPr>
        <w:t xml:space="preserve"> </w:t>
      </w:r>
      <w:proofErr w:type="spellStart"/>
      <w:r w:rsidRPr="00E844F8">
        <w:rPr>
          <w:rFonts w:ascii="Times New Roman" w:eastAsia="Times New Roman" w:hAnsi="Times New Roman" w:cs="Times New Roman"/>
          <w:color w:val="000000"/>
          <w:sz w:val="24"/>
          <w:szCs w:val="24"/>
          <w:lang w:val="en-ID" w:eastAsia="en-ID"/>
        </w:rPr>
        <w:t>organisasi</w:t>
      </w:r>
      <w:proofErr w:type="spellEnd"/>
      <w:r w:rsidRPr="00E844F8">
        <w:rPr>
          <w:rFonts w:ascii="Times New Roman" w:eastAsia="Times New Roman" w:hAnsi="Times New Roman" w:cs="Times New Roman"/>
          <w:color w:val="000000"/>
          <w:sz w:val="24"/>
          <w:szCs w:val="24"/>
          <w:lang w:val="en-ID" w:eastAsia="en-ID"/>
        </w:rPr>
        <w:t xml:space="preserve"> </w:t>
      </w:r>
      <w:proofErr w:type="spellStart"/>
      <w:r w:rsidRPr="00E844F8">
        <w:rPr>
          <w:rFonts w:ascii="Times New Roman" w:eastAsia="Times New Roman" w:hAnsi="Times New Roman" w:cs="Times New Roman"/>
          <w:color w:val="000000"/>
          <w:sz w:val="24"/>
          <w:szCs w:val="24"/>
          <w:lang w:val="en-ID" w:eastAsia="en-ID"/>
        </w:rPr>
        <w:t>kerja</w:t>
      </w:r>
      <w:proofErr w:type="spellEnd"/>
      <w:r w:rsidRPr="00E844F8">
        <w:rPr>
          <w:rFonts w:ascii="Times New Roman" w:eastAsia="Times New Roman" w:hAnsi="Times New Roman" w:cs="Times New Roman"/>
          <w:color w:val="000000"/>
          <w:sz w:val="24"/>
          <w:szCs w:val="24"/>
          <w:lang w:val="en-ID" w:eastAsia="en-ID"/>
        </w:rPr>
        <w:t xml:space="preserve">. </w:t>
      </w:r>
      <w:proofErr w:type="spellStart"/>
      <w:r w:rsidRPr="00E844F8">
        <w:rPr>
          <w:rFonts w:ascii="Times New Roman" w:eastAsia="Times New Roman" w:hAnsi="Times New Roman" w:cs="Times New Roman"/>
          <w:color w:val="000000"/>
          <w:sz w:val="24"/>
          <w:szCs w:val="24"/>
          <w:lang w:val="en-ID" w:eastAsia="en-ID"/>
        </w:rPr>
        <w:t>Penyediaan</w:t>
      </w:r>
      <w:proofErr w:type="spellEnd"/>
      <w:r w:rsidRPr="00E844F8">
        <w:rPr>
          <w:rFonts w:ascii="Times New Roman" w:eastAsia="Times New Roman" w:hAnsi="Times New Roman" w:cs="Times New Roman"/>
          <w:color w:val="000000"/>
          <w:sz w:val="24"/>
          <w:szCs w:val="24"/>
          <w:lang w:val="en-ID" w:eastAsia="en-ID"/>
        </w:rPr>
        <w:t xml:space="preserve"> </w:t>
      </w:r>
      <w:proofErr w:type="spellStart"/>
      <w:r w:rsidRPr="00E844F8">
        <w:rPr>
          <w:rFonts w:ascii="Times New Roman" w:eastAsia="Times New Roman" w:hAnsi="Times New Roman" w:cs="Times New Roman"/>
          <w:color w:val="000000"/>
          <w:sz w:val="24"/>
          <w:szCs w:val="24"/>
          <w:lang w:val="en-ID" w:eastAsia="en-ID"/>
        </w:rPr>
        <w:t>Sarpras</w:t>
      </w:r>
      <w:proofErr w:type="spellEnd"/>
      <w:r w:rsidRPr="00E844F8">
        <w:rPr>
          <w:rFonts w:ascii="Times New Roman" w:eastAsia="Times New Roman" w:hAnsi="Times New Roman" w:cs="Times New Roman"/>
          <w:color w:val="000000"/>
          <w:sz w:val="24"/>
          <w:szCs w:val="24"/>
          <w:lang w:val="en-ID" w:eastAsia="en-ID"/>
        </w:rPr>
        <w:t xml:space="preserve"> </w:t>
      </w:r>
      <w:proofErr w:type="spellStart"/>
      <w:r w:rsidRPr="00E844F8">
        <w:rPr>
          <w:rFonts w:ascii="Times New Roman" w:eastAsia="Times New Roman" w:hAnsi="Times New Roman" w:cs="Times New Roman"/>
          <w:color w:val="000000"/>
          <w:sz w:val="24"/>
          <w:szCs w:val="24"/>
          <w:lang w:val="en-ID" w:eastAsia="en-ID"/>
        </w:rPr>
        <w:t>dalam</w:t>
      </w:r>
      <w:proofErr w:type="spellEnd"/>
      <w:r w:rsidRPr="00E844F8">
        <w:rPr>
          <w:rFonts w:ascii="Times New Roman" w:eastAsia="Times New Roman" w:hAnsi="Times New Roman" w:cs="Times New Roman"/>
          <w:color w:val="000000"/>
          <w:sz w:val="24"/>
          <w:szCs w:val="24"/>
          <w:lang w:val="en-ID" w:eastAsia="en-ID"/>
        </w:rPr>
        <w:t xml:space="preserve"> </w:t>
      </w:r>
      <w:proofErr w:type="spellStart"/>
      <w:r w:rsidRPr="00E844F8">
        <w:rPr>
          <w:rFonts w:ascii="Times New Roman" w:eastAsia="Times New Roman" w:hAnsi="Times New Roman" w:cs="Times New Roman"/>
          <w:color w:val="000000"/>
          <w:sz w:val="24"/>
          <w:szCs w:val="24"/>
          <w:lang w:val="en-ID" w:eastAsia="en-ID"/>
        </w:rPr>
        <w:t>suatu</w:t>
      </w:r>
      <w:proofErr w:type="spellEnd"/>
      <w:r w:rsidRPr="00E844F8">
        <w:rPr>
          <w:rFonts w:ascii="Times New Roman" w:eastAsia="Times New Roman" w:hAnsi="Times New Roman" w:cs="Times New Roman"/>
          <w:color w:val="000000"/>
          <w:sz w:val="24"/>
          <w:szCs w:val="24"/>
          <w:lang w:val="en-ID" w:eastAsia="en-ID"/>
        </w:rPr>
        <w:t xml:space="preserve"> </w:t>
      </w:r>
      <w:proofErr w:type="spellStart"/>
      <w:r w:rsidRPr="00E844F8">
        <w:rPr>
          <w:rFonts w:ascii="Times New Roman" w:eastAsia="Times New Roman" w:hAnsi="Times New Roman" w:cs="Times New Roman"/>
          <w:color w:val="000000"/>
          <w:sz w:val="24"/>
          <w:szCs w:val="24"/>
          <w:lang w:val="en-ID" w:eastAsia="en-ID"/>
        </w:rPr>
        <w:t>organisasi</w:t>
      </w:r>
      <w:proofErr w:type="spellEnd"/>
      <w:r w:rsidRPr="00E844F8">
        <w:rPr>
          <w:rFonts w:ascii="Times New Roman" w:eastAsia="Times New Roman" w:hAnsi="Times New Roman" w:cs="Times New Roman"/>
          <w:color w:val="000000"/>
          <w:sz w:val="24"/>
          <w:szCs w:val="24"/>
          <w:lang w:val="en-ID" w:eastAsia="en-ID"/>
        </w:rPr>
        <w:t xml:space="preserve"> </w:t>
      </w:r>
      <w:proofErr w:type="spellStart"/>
      <w:r w:rsidRPr="00E844F8">
        <w:rPr>
          <w:rFonts w:ascii="Times New Roman" w:eastAsia="Times New Roman" w:hAnsi="Times New Roman" w:cs="Times New Roman"/>
          <w:color w:val="000000"/>
          <w:sz w:val="24"/>
          <w:szCs w:val="24"/>
          <w:lang w:val="en-ID" w:eastAsia="en-ID"/>
        </w:rPr>
        <w:t>mempercepat</w:t>
      </w:r>
      <w:proofErr w:type="spellEnd"/>
      <w:r w:rsidRPr="00E844F8">
        <w:rPr>
          <w:rFonts w:ascii="Times New Roman" w:eastAsia="Times New Roman" w:hAnsi="Times New Roman" w:cs="Times New Roman"/>
          <w:color w:val="000000"/>
          <w:sz w:val="24"/>
          <w:szCs w:val="24"/>
          <w:lang w:val="en-ID" w:eastAsia="en-ID"/>
        </w:rPr>
        <w:t xml:space="preserve"> proses </w:t>
      </w:r>
      <w:proofErr w:type="spellStart"/>
      <w:r w:rsidRPr="00E844F8">
        <w:rPr>
          <w:rFonts w:ascii="Times New Roman" w:eastAsia="Times New Roman" w:hAnsi="Times New Roman" w:cs="Times New Roman"/>
          <w:color w:val="000000"/>
          <w:sz w:val="24"/>
          <w:szCs w:val="24"/>
          <w:lang w:val="en-ID" w:eastAsia="en-ID"/>
        </w:rPr>
        <w:t>pelaksanaan</w:t>
      </w:r>
      <w:proofErr w:type="spellEnd"/>
      <w:r w:rsidRPr="00E844F8">
        <w:rPr>
          <w:rFonts w:ascii="Times New Roman" w:eastAsia="Times New Roman" w:hAnsi="Times New Roman" w:cs="Times New Roman"/>
          <w:color w:val="000000"/>
          <w:sz w:val="24"/>
          <w:szCs w:val="24"/>
          <w:lang w:val="en-ID" w:eastAsia="en-ID"/>
        </w:rPr>
        <w:t xml:space="preserve"> </w:t>
      </w:r>
      <w:proofErr w:type="spellStart"/>
      <w:r w:rsidRPr="00E844F8">
        <w:rPr>
          <w:rFonts w:ascii="Times New Roman" w:eastAsia="Times New Roman" w:hAnsi="Times New Roman" w:cs="Times New Roman"/>
          <w:color w:val="000000"/>
          <w:sz w:val="24"/>
          <w:szCs w:val="24"/>
          <w:lang w:val="en-ID" w:eastAsia="en-ID"/>
        </w:rPr>
        <w:t>pekerjaan</w:t>
      </w:r>
      <w:proofErr w:type="spellEnd"/>
      <w:r w:rsidRPr="00E844F8">
        <w:rPr>
          <w:rFonts w:ascii="Times New Roman" w:eastAsia="Times New Roman" w:hAnsi="Times New Roman" w:cs="Times New Roman"/>
          <w:color w:val="000000"/>
          <w:sz w:val="24"/>
          <w:szCs w:val="24"/>
          <w:lang w:val="en-ID" w:eastAsia="en-ID"/>
        </w:rPr>
        <w:t xml:space="preserve">, </w:t>
      </w:r>
      <w:proofErr w:type="spellStart"/>
      <w:r w:rsidRPr="00E844F8">
        <w:rPr>
          <w:rFonts w:ascii="Times New Roman" w:eastAsia="Times New Roman" w:hAnsi="Times New Roman" w:cs="Times New Roman"/>
          <w:color w:val="000000"/>
          <w:sz w:val="24"/>
          <w:szCs w:val="24"/>
          <w:lang w:val="en-ID" w:eastAsia="en-ID"/>
        </w:rPr>
        <w:t>menghemat</w:t>
      </w:r>
      <w:proofErr w:type="spellEnd"/>
      <w:r w:rsidRPr="00E844F8">
        <w:rPr>
          <w:rFonts w:ascii="Times New Roman" w:eastAsia="Times New Roman" w:hAnsi="Times New Roman" w:cs="Times New Roman"/>
          <w:color w:val="000000"/>
          <w:sz w:val="24"/>
          <w:szCs w:val="24"/>
          <w:lang w:val="en-ID" w:eastAsia="en-ID"/>
        </w:rPr>
        <w:t xml:space="preserve"> </w:t>
      </w:r>
      <w:proofErr w:type="spellStart"/>
      <w:r w:rsidRPr="00E844F8">
        <w:rPr>
          <w:rFonts w:ascii="Times New Roman" w:eastAsia="Times New Roman" w:hAnsi="Times New Roman" w:cs="Times New Roman"/>
          <w:color w:val="000000"/>
          <w:sz w:val="24"/>
          <w:szCs w:val="24"/>
          <w:lang w:val="en-ID" w:eastAsia="en-ID"/>
        </w:rPr>
        <w:t>waktu</w:t>
      </w:r>
      <w:proofErr w:type="spellEnd"/>
      <w:r w:rsidRPr="00E844F8">
        <w:rPr>
          <w:rFonts w:ascii="Times New Roman" w:eastAsia="Times New Roman" w:hAnsi="Times New Roman" w:cs="Times New Roman"/>
          <w:color w:val="000000"/>
          <w:sz w:val="24"/>
          <w:szCs w:val="24"/>
          <w:lang w:val="en-ID" w:eastAsia="en-ID"/>
        </w:rPr>
        <w:t xml:space="preserve">, </w:t>
      </w:r>
      <w:proofErr w:type="spellStart"/>
      <w:r w:rsidRPr="00E844F8">
        <w:rPr>
          <w:rFonts w:ascii="Times New Roman" w:eastAsia="Times New Roman" w:hAnsi="Times New Roman" w:cs="Times New Roman"/>
          <w:color w:val="000000"/>
          <w:sz w:val="24"/>
          <w:szCs w:val="24"/>
          <w:lang w:val="en-ID" w:eastAsia="en-ID"/>
        </w:rPr>
        <w:t>meningkatkan</w:t>
      </w:r>
      <w:proofErr w:type="spellEnd"/>
      <w:r w:rsidRPr="00E844F8">
        <w:rPr>
          <w:rFonts w:ascii="Times New Roman" w:eastAsia="Times New Roman" w:hAnsi="Times New Roman" w:cs="Times New Roman"/>
          <w:color w:val="000000"/>
          <w:sz w:val="24"/>
          <w:szCs w:val="24"/>
          <w:lang w:val="en-ID" w:eastAsia="en-ID"/>
        </w:rPr>
        <w:t xml:space="preserve"> </w:t>
      </w:r>
      <w:proofErr w:type="spellStart"/>
      <w:r w:rsidRPr="00E844F8">
        <w:rPr>
          <w:rFonts w:ascii="Times New Roman" w:eastAsia="Times New Roman" w:hAnsi="Times New Roman" w:cs="Times New Roman"/>
          <w:color w:val="000000"/>
          <w:sz w:val="24"/>
          <w:szCs w:val="24"/>
          <w:lang w:val="en-ID" w:eastAsia="en-ID"/>
        </w:rPr>
        <w:t>produktivitas</w:t>
      </w:r>
      <w:proofErr w:type="spellEnd"/>
      <w:r w:rsidRPr="00E844F8">
        <w:rPr>
          <w:rFonts w:ascii="Times New Roman" w:eastAsia="Times New Roman" w:hAnsi="Times New Roman" w:cs="Times New Roman"/>
          <w:color w:val="000000"/>
          <w:sz w:val="24"/>
          <w:szCs w:val="24"/>
          <w:lang w:val="en-ID" w:eastAsia="en-ID"/>
        </w:rPr>
        <w:t xml:space="preserve"> </w:t>
      </w:r>
      <w:proofErr w:type="spellStart"/>
      <w:r w:rsidRPr="00E844F8">
        <w:rPr>
          <w:rFonts w:ascii="Times New Roman" w:eastAsia="Times New Roman" w:hAnsi="Times New Roman" w:cs="Times New Roman"/>
          <w:color w:val="000000"/>
          <w:sz w:val="24"/>
          <w:szCs w:val="24"/>
          <w:lang w:val="en-ID" w:eastAsia="en-ID"/>
        </w:rPr>
        <w:t>baik</w:t>
      </w:r>
      <w:proofErr w:type="spellEnd"/>
      <w:r w:rsidRPr="00E844F8">
        <w:rPr>
          <w:rFonts w:ascii="Times New Roman" w:eastAsia="Times New Roman" w:hAnsi="Times New Roman" w:cs="Times New Roman"/>
          <w:color w:val="000000"/>
          <w:sz w:val="24"/>
          <w:szCs w:val="24"/>
          <w:lang w:val="en-ID" w:eastAsia="en-ID"/>
        </w:rPr>
        <w:t xml:space="preserve"> </w:t>
      </w:r>
      <w:proofErr w:type="spellStart"/>
      <w:r w:rsidRPr="00E844F8">
        <w:rPr>
          <w:rFonts w:ascii="Times New Roman" w:eastAsia="Times New Roman" w:hAnsi="Times New Roman" w:cs="Times New Roman"/>
          <w:color w:val="000000"/>
          <w:sz w:val="24"/>
          <w:szCs w:val="24"/>
          <w:lang w:val="en-ID" w:eastAsia="en-ID"/>
        </w:rPr>
        <w:t>bagi</w:t>
      </w:r>
      <w:proofErr w:type="spellEnd"/>
      <w:r w:rsidRPr="00E844F8">
        <w:rPr>
          <w:rFonts w:ascii="Times New Roman" w:eastAsia="Times New Roman" w:hAnsi="Times New Roman" w:cs="Times New Roman"/>
          <w:color w:val="000000"/>
          <w:sz w:val="24"/>
          <w:szCs w:val="24"/>
          <w:lang w:val="en-ID" w:eastAsia="en-ID"/>
        </w:rPr>
        <w:t xml:space="preserve"> </w:t>
      </w:r>
      <w:proofErr w:type="spellStart"/>
      <w:r w:rsidRPr="00E844F8">
        <w:rPr>
          <w:rFonts w:ascii="Times New Roman" w:eastAsia="Times New Roman" w:hAnsi="Times New Roman" w:cs="Times New Roman"/>
          <w:color w:val="000000"/>
          <w:sz w:val="24"/>
          <w:szCs w:val="24"/>
          <w:lang w:val="en-ID" w:eastAsia="en-ID"/>
        </w:rPr>
        <w:t>fasilitas</w:t>
      </w:r>
      <w:proofErr w:type="spellEnd"/>
      <w:r w:rsidRPr="00E844F8">
        <w:rPr>
          <w:rFonts w:ascii="Times New Roman" w:eastAsia="Times New Roman" w:hAnsi="Times New Roman" w:cs="Times New Roman"/>
          <w:color w:val="000000"/>
          <w:sz w:val="24"/>
          <w:szCs w:val="24"/>
          <w:lang w:val="en-ID" w:eastAsia="en-ID"/>
        </w:rPr>
        <w:t xml:space="preserve"> </w:t>
      </w:r>
      <w:proofErr w:type="spellStart"/>
      <w:r w:rsidRPr="00E844F8">
        <w:rPr>
          <w:rFonts w:ascii="Times New Roman" w:eastAsia="Times New Roman" w:hAnsi="Times New Roman" w:cs="Times New Roman"/>
          <w:color w:val="000000"/>
          <w:sz w:val="24"/>
          <w:szCs w:val="24"/>
          <w:lang w:val="en-ID" w:eastAsia="en-ID"/>
        </w:rPr>
        <w:t>maupun</w:t>
      </w:r>
      <w:proofErr w:type="spellEnd"/>
      <w:r w:rsidRPr="00E844F8">
        <w:rPr>
          <w:rFonts w:ascii="Times New Roman" w:eastAsia="Times New Roman" w:hAnsi="Times New Roman" w:cs="Times New Roman"/>
          <w:color w:val="000000"/>
          <w:sz w:val="24"/>
          <w:szCs w:val="24"/>
          <w:lang w:val="en-ID" w:eastAsia="en-ID"/>
        </w:rPr>
        <w:t xml:space="preserve"> </w:t>
      </w:r>
      <w:proofErr w:type="spellStart"/>
      <w:r w:rsidRPr="00E844F8">
        <w:rPr>
          <w:rFonts w:ascii="Times New Roman" w:eastAsia="Times New Roman" w:hAnsi="Times New Roman" w:cs="Times New Roman"/>
          <w:color w:val="000000"/>
          <w:sz w:val="24"/>
          <w:szCs w:val="24"/>
          <w:lang w:val="en-ID" w:eastAsia="en-ID"/>
        </w:rPr>
        <w:t>pengguna</w:t>
      </w:r>
      <w:proofErr w:type="spellEnd"/>
      <w:r w:rsidRPr="00E844F8">
        <w:rPr>
          <w:rFonts w:ascii="Times New Roman" w:eastAsia="Times New Roman" w:hAnsi="Times New Roman" w:cs="Times New Roman"/>
          <w:color w:val="000000"/>
          <w:sz w:val="24"/>
          <w:szCs w:val="24"/>
          <w:lang w:val="en-ID" w:eastAsia="en-ID"/>
        </w:rPr>
        <w:t xml:space="preserve"> </w:t>
      </w:r>
      <w:proofErr w:type="spellStart"/>
      <w:r w:rsidRPr="00E844F8">
        <w:rPr>
          <w:rFonts w:ascii="Times New Roman" w:eastAsia="Times New Roman" w:hAnsi="Times New Roman" w:cs="Times New Roman"/>
          <w:color w:val="000000"/>
          <w:sz w:val="24"/>
          <w:szCs w:val="24"/>
          <w:lang w:val="en-ID" w:eastAsia="en-ID"/>
        </w:rPr>
        <w:t>fasilitas</w:t>
      </w:r>
      <w:proofErr w:type="spellEnd"/>
      <w:r w:rsidRPr="00E844F8">
        <w:rPr>
          <w:rFonts w:ascii="Times New Roman" w:eastAsia="Times New Roman" w:hAnsi="Times New Roman" w:cs="Times New Roman"/>
          <w:color w:val="000000"/>
          <w:sz w:val="24"/>
          <w:szCs w:val="24"/>
          <w:lang w:val="en-ID" w:eastAsia="en-ID"/>
        </w:rPr>
        <w:t xml:space="preserve">, </w:t>
      </w:r>
      <w:proofErr w:type="spellStart"/>
      <w:r w:rsidRPr="00E844F8">
        <w:rPr>
          <w:rFonts w:ascii="Times New Roman" w:eastAsia="Times New Roman" w:hAnsi="Times New Roman" w:cs="Times New Roman"/>
          <w:color w:val="000000"/>
          <w:sz w:val="24"/>
          <w:szCs w:val="24"/>
          <w:lang w:val="en-ID" w:eastAsia="en-ID"/>
        </w:rPr>
        <w:t>meningkatkan</w:t>
      </w:r>
      <w:proofErr w:type="spellEnd"/>
      <w:r w:rsidRPr="00E844F8">
        <w:rPr>
          <w:rFonts w:ascii="Times New Roman" w:eastAsia="Times New Roman" w:hAnsi="Times New Roman" w:cs="Times New Roman"/>
          <w:color w:val="000000"/>
          <w:sz w:val="24"/>
          <w:szCs w:val="24"/>
          <w:lang w:val="en-ID" w:eastAsia="en-ID"/>
        </w:rPr>
        <w:t xml:space="preserve"> </w:t>
      </w:r>
      <w:proofErr w:type="spellStart"/>
      <w:r w:rsidRPr="00E844F8">
        <w:rPr>
          <w:rFonts w:ascii="Times New Roman" w:eastAsia="Times New Roman" w:hAnsi="Times New Roman" w:cs="Times New Roman"/>
          <w:color w:val="000000"/>
          <w:sz w:val="24"/>
          <w:szCs w:val="24"/>
          <w:lang w:val="en-ID" w:eastAsia="en-ID"/>
        </w:rPr>
        <w:t>kualitas</w:t>
      </w:r>
      <w:proofErr w:type="spellEnd"/>
      <w:r w:rsidRPr="00E844F8">
        <w:rPr>
          <w:rFonts w:ascii="Times New Roman" w:eastAsia="Times New Roman" w:hAnsi="Times New Roman" w:cs="Times New Roman"/>
          <w:color w:val="000000"/>
          <w:sz w:val="24"/>
          <w:szCs w:val="24"/>
          <w:lang w:val="en-ID" w:eastAsia="en-ID"/>
        </w:rPr>
        <w:t xml:space="preserve"> </w:t>
      </w:r>
      <w:proofErr w:type="spellStart"/>
      <w:r w:rsidRPr="00E844F8">
        <w:rPr>
          <w:rFonts w:ascii="Times New Roman" w:eastAsia="Times New Roman" w:hAnsi="Times New Roman" w:cs="Times New Roman"/>
          <w:color w:val="000000"/>
          <w:sz w:val="24"/>
          <w:szCs w:val="24"/>
          <w:lang w:val="en-ID" w:eastAsia="en-ID"/>
        </w:rPr>
        <w:t>hasil</w:t>
      </w:r>
      <w:proofErr w:type="spellEnd"/>
      <w:r w:rsidRPr="00E844F8">
        <w:rPr>
          <w:rFonts w:ascii="Times New Roman" w:eastAsia="Times New Roman" w:hAnsi="Times New Roman" w:cs="Times New Roman"/>
          <w:color w:val="000000"/>
          <w:sz w:val="24"/>
          <w:szCs w:val="24"/>
          <w:lang w:val="en-ID" w:eastAsia="en-ID"/>
        </w:rPr>
        <w:t xml:space="preserve"> </w:t>
      </w:r>
      <w:proofErr w:type="spellStart"/>
      <w:r w:rsidRPr="00E844F8">
        <w:rPr>
          <w:rFonts w:ascii="Times New Roman" w:eastAsia="Times New Roman" w:hAnsi="Times New Roman" w:cs="Times New Roman"/>
          <w:color w:val="000000"/>
          <w:sz w:val="24"/>
          <w:szCs w:val="24"/>
          <w:lang w:val="en-ID" w:eastAsia="en-ID"/>
        </w:rPr>
        <w:t>pekerjaan</w:t>
      </w:r>
      <w:proofErr w:type="spellEnd"/>
      <w:r w:rsidRPr="00E844F8">
        <w:rPr>
          <w:rFonts w:ascii="Times New Roman" w:eastAsia="Times New Roman" w:hAnsi="Times New Roman" w:cs="Times New Roman"/>
          <w:color w:val="000000"/>
          <w:sz w:val="24"/>
          <w:szCs w:val="24"/>
          <w:lang w:val="en-ID" w:eastAsia="en-ID"/>
        </w:rPr>
        <w:t xml:space="preserve">, dan </w:t>
      </w:r>
      <w:proofErr w:type="spellStart"/>
      <w:r w:rsidRPr="00E844F8">
        <w:rPr>
          <w:rFonts w:ascii="Times New Roman" w:eastAsia="Times New Roman" w:hAnsi="Times New Roman" w:cs="Times New Roman"/>
          <w:color w:val="000000"/>
          <w:sz w:val="24"/>
          <w:szCs w:val="24"/>
          <w:lang w:val="en-ID" w:eastAsia="en-ID"/>
        </w:rPr>
        <w:t>memperlancar</w:t>
      </w:r>
      <w:proofErr w:type="spellEnd"/>
      <w:r w:rsidRPr="00E844F8">
        <w:rPr>
          <w:rFonts w:ascii="Times New Roman" w:eastAsia="Times New Roman" w:hAnsi="Times New Roman" w:cs="Times New Roman"/>
          <w:color w:val="000000"/>
          <w:sz w:val="24"/>
          <w:szCs w:val="24"/>
          <w:lang w:val="en-ID" w:eastAsia="en-ID"/>
        </w:rPr>
        <w:t xml:space="preserve"> </w:t>
      </w:r>
      <w:proofErr w:type="spellStart"/>
      <w:r w:rsidRPr="00E844F8">
        <w:rPr>
          <w:rFonts w:ascii="Times New Roman" w:eastAsia="Times New Roman" w:hAnsi="Times New Roman" w:cs="Times New Roman"/>
          <w:color w:val="000000"/>
          <w:sz w:val="24"/>
          <w:szCs w:val="24"/>
          <w:lang w:val="en-ID" w:eastAsia="en-ID"/>
        </w:rPr>
        <w:t>pergerakan</w:t>
      </w:r>
      <w:proofErr w:type="spellEnd"/>
      <w:r w:rsidRPr="00E844F8">
        <w:rPr>
          <w:rFonts w:ascii="Times New Roman" w:eastAsia="Times New Roman" w:hAnsi="Times New Roman" w:cs="Times New Roman"/>
          <w:color w:val="000000"/>
          <w:sz w:val="24"/>
          <w:szCs w:val="24"/>
          <w:lang w:val="en-ID" w:eastAsia="en-ID"/>
        </w:rPr>
        <w:t xml:space="preserve"> </w:t>
      </w:r>
      <w:proofErr w:type="spellStart"/>
      <w:r w:rsidRPr="00E844F8">
        <w:rPr>
          <w:rFonts w:ascii="Times New Roman" w:eastAsia="Times New Roman" w:hAnsi="Times New Roman" w:cs="Times New Roman"/>
          <w:color w:val="000000"/>
          <w:sz w:val="24"/>
          <w:szCs w:val="24"/>
          <w:lang w:val="en-ID" w:eastAsia="en-ID"/>
        </w:rPr>
        <w:t>pengguna</w:t>
      </w:r>
      <w:proofErr w:type="spellEnd"/>
      <w:r w:rsidRPr="00E844F8">
        <w:rPr>
          <w:rFonts w:ascii="Times New Roman" w:eastAsia="Times New Roman" w:hAnsi="Times New Roman" w:cs="Times New Roman"/>
          <w:color w:val="000000"/>
          <w:sz w:val="24"/>
          <w:szCs w:val="24"/>
          <w:lang w:val="en-ID" w:eastAsia="en-ID"/>
        </w:rPr>
        <w:t xml:space="preserve"> </w:t>
      </w:r>
      <w:proofErr w:type="spellStart"/>
      <w:r w:rsidRPr="00E844F8">
        <w:rPr>
          <w:rFonts w:ascii="Times New Roman" w:eastAsia="Times New Roman" w:hAnsi="Times New Roman" w:cs="Times New Roman"/>
          <w:color w:val="000000"/>
          <w:sz w:val="24"/>
          <w:szCs w:val="24"/>
          <w:lang w:val="en-ID" w:eastAsia="en-ID"/>
        </w:rPr>
        <w:t>serta</w:t>
      </w:r>
      <w:proofErr w:type="spellEnd"/>
      <w:r w:rsidRPr="00E844F8">
        <w:rPr>
          <w:rFonts w:ascii="Times New Roman" w:eastAsia="Times New Roman" w:hAnsi="Times New Roman" w:cs="Times New Roman"/>
          <w:color w:val="000000"/>
          <w:sz w:val="24"/>
          <w:szCs w:val="24"/>
          <w:lang w:val="en-ID" w:eastAsia="en-ID"/>
        </w:rPr>
        <w:t xml:space="preserve"> </w:t>
      </w:r>
      <w:proofErr w:type="spellStart"/>
      <w:r w:rsidRPr="00E844F8">
        <w:rPr>
          <w:rFonts w:ascii="Times New Roman" w:eastAsia="Times New Roman" w:hAnsi="Times New Roman" w:cs="Times New Roman"/>
          <w:color w:val="000000"/>
          <w:sz w:val="24"/>
          <w:szCs w:val="24"/>
          <w:lang w:val="en-ID" w:eastAsia="en-ID"/>
        </w:rPr>
        <w:t>memberikan</w:t>
      </w:r>
      <w:proofErr w:type="spellEnd"/>
      <w:r w:rsidRPr="00E844F8">
        <w:rPr>
          <w:rFonts w:ascii="Times New Roman" w:eastAsia="Times New Roman" w:hAnsi="Times New Roman" w:cs="Times New Roman"/>
          <w:color w:val="000000"/>
          <w:sz w:val="24"/>
          <w:szCs w:val="24"/>
          <w:lang w:val="en-ID" w:eastAsia="en-ID"/>
        </w:rPr>
        <w:t xml:space="preserve"> </w:t>
      </w:r>
      <w:proofErr w:type="spellStart"/>
      <w:r w:rsidRPr="00E844F8">
        <w:rPr>
          <w:rFonts w:ascii="Times New Roman" w:eastAsia="Times New Roman" w:hAnsi="Times New Roman" w:cs="Times New Roman"/>
          <w:color w:val="000000"/>
          <w:sz w:val="24"/>
          <w:szCs w:val="24"/>
          <w:lang w:val="en-ID" w:eastAsia="en-ID"/>
        </w:rPr>
        <w:t>kenyamanan</w:t>
      </w:r>
      <w:proofErr w:type="spellEnd"/>
      <w:r w:rsidRPr="00E844F8">
        <w:rPr>
          <w:rFonts w:ascii="Times New Roman" w:eastAsia="Times New Roman" w:hAnsi="Times New Roman" w:cs="Times New Roman"/>
          <w:color w:val="000000"/>
          <w:sz w:val="24"/>
          <w:szCs w:val="24"/>
          <w:lang w:val="en-ID" w:eastAsia="en-ID"/>
        </w:rPr>
        <w:t xml:space="preserve"> dan </w:t>
      </w:r>
      <w:proofErr w:type="spellStart"/>
      <w:r w:rsidRPr="00E844F8">
        <w:rPr>
          <w:rFonts w:ascii="Times New Roman" w:eastAsia="Times New Roman" w:hAnsi="Times New Roman" w:cs="Times New Roman"/>
          <w:color w:val="000000"/>
          <w:sz w:val="24"/>
          <w:szCs w:val="24"/>
          <w:lang w:val="en-ID" w:eastAsia="en-ID"/>
        </w:rPr>
        <w:t>kenyamanan</w:t>
      </w:r>
      <w:proofErr w:type="spellEnd"/>
      <w:r w:rsidRPr="00E844F8">
        <w:rPr>
          <w:rFonts w:ascii="Times New Roman" w:eastAsia="Times New Roman" w:hAnsi="Times New Roman" w:cs="Times New Roman"/>
          <w:color w:val="000000"/>
          <w:sz w:val="24"/>
          <w:szCs w:val="24"/>
          <w:lang w:val="en-ID" w:eastAsia="en-ID"/>
        </w:rPr>
        <w:t xml:space="preserve">. </w:t>
      </w:r>
      <w:proofErr w:type="spellStart"/>
      <w:r w:rsidRPr="00E844F8">
        <w:rPr>
          <w:rFonts w:ascii="Times New Roman" w:eastAsia="Times New Roman" w:hAnsi="Times New Roman" w:cs="Times New Roman"/>
          <w:color w:val="000000"/>
          <w:sz w:val="24"/>
          <w:szCs w:val="24"/>
          <w:lang w:val="en-ID" w:eastAsia="en-ID"/>
        </w:rPr>
        <w:t>Meningkatkan</w:t>
      </w:r>
      <w:proofErr w:type="spellEnd"/>
      <w:r w:rsidRPr="00E844F8">
        <w:rPr>
          <w:rFonts w:ascii="Times New Roman" w:eastAsia="Times New Roman" w:hAnsi="Times New Roman" w:cs="Times New Roman"/>
          <w:color w:val="000000"/>
          <w:sz w:val="24"/>
          <w:szCs w:val="24"/>
          <w:lang w:val="en-ID" w:eastAsia="en-ID"/>
        </w:rPr>
        <w:t xml:space="preserve"> </w:t>
      </w:r>
      <w:proofErr w:type="spellStart"/>
      <w:r w:rsidRPr="00E844F8">
        <w:rPr>
          <w:rFonts w:ascii="Times New Roman" w:eastAsia="Times New Roman" w:hAnsi="Times New Roman" w:cs="Times New Roman"/>
          <w:color w:val="000000"/>
          <w:sz w:val="24"/>
          <w:szCs w:val="24"/>
          <w:lang w:val="en-ID" w:eastAsia="en-ID"/>
        </w:rPr>
        <w:t>tingkat</w:t>
      </w:r>
      <w:proofErr w:type="spellEnd"/>
      <w:r w:rsidRPr="00E844F8">
        <w:rPr>
          <w:rFonts w:ascii="Times New Roman" w:eastAsia="Times New Roman" w:hAnsi="Times New Roman" w:cs="Times New Roman"/>
          <w:color w:val="000000"/>
          <w:sz w:val="24"/>
          <w:szCs w:val="24"/>
          <w:lang w:val="en-ID" w:eastAsia="en-ID"/>
        </w:rPr>
        <w:t xml:space="preserve"> </w:t>
      </w:r>
      <w:proofErr w:type="spellStart"/>
      <w:r w:rsidRPr="00E844F8">
        <w:rPr>
          <w:rFonts w:ascii="Times New Roman" w:eastAsia="Times New Roman" w:hAnsi="Times New Roman" w:cs="Times New Roman"/>
          <w:color w:val="000000"/>
          <w:sz w:val="24"/>
          <w:szCs w:val="24"/>
          <w:lang w:val="en-ID" w:eastAsia="en-ID"/>
        </w:rPr>
        <w:t>kepuasan</w:t>
      </w:r>
      <w:proofErr w:type="spellEnd"/>
      <w:r w:rsidRPr="00E844F8">
        <w:rPr>
          <w:rFonts w:ascii="Times New Roman" w:eastAsia="Times New Roman" w:hAnsi="Times New Roman" w:cs="Times New Roman"/>
          <w:color w:val="000000"/>
          <w:sz w:val="24"/>
          <w:szCs w:val="24"/>
          <w:lang w:val="en-ID" w:eastAsia="en-ID"/>
        </w:rPr>
        <w:t xml:space="preserve">  </w:t>
      </w:r>
      <w:proofErr w:type="spellStart"/>
      <w:r w:rsidRPr="00E844F8">
        <w:rPr>
          <w:rFonts w:ascii="Times New Roman" w:eastAsia="Times New Roman" w:hAnsi="Times New Roman" w:cs="Times New Roman"/>
          <w:color w:val="000000"/>
          <w:sz w:val="24"/>
          <w:szCs w:val="24"/>
          <w:lang w:val="en-ID" w:eastAsia="en-ID"/>
        </w:rPr>
        <w:t>pengguna</w:t>
      </w:r>
      <w:proofErr w:type="spellEnd"/>
      <w:r w:rsidRPr="00E844F8">
        <w:rPr>
          <w:rFonts w:ascii="Times New Roman" w:eastAsia="Times New Roman" w:hAnsi="Times New Roman" w:cs="Times New Roman"/>
          <w:color w:val="000000"/>
          <w:sz w:val="24"/>
          <w:szCs w:val="24"/>
          <w:lang w:val="en-ID" w:eastAsia="en-ID"/>
        </w:rPr>
        <w:t xml:space="preserve"> </w:t>
      </w:r>
      <w:proofErr w:type="spellStart"/>
      <w:r w:rsidRPr="00E844F8">
        <w:rPr>
          <w:rFonts w:ascii="Times New Roman" w:eastAsia="Times New Roman" w:hAnsi="Times New Roman" w:cs="Times New Roman"/>
          <w:color w:val="000000"/>
          <w:sz w:val="24"/>
          <w:szCs w:val="24"/>
          <w:lang w:val="en-ID" w:eastAsia="en-ID"/>
        </w:rPr>
        <w:t>fasilitas</w:t>
      </w:r>
      <w:proofErr w:type="spellEnd"/>
      <w:r w:rsidRPr="00E844F8">
        <w:rPr>
          <w:rFonts w:ascii="Times New Roman" w:eastAsia="Times New Roman" w:hAnsi="Times New Roman" w:cs="Times New Roman"/>
          <w:color w:val="000000"/>
          <w:sz w:val="24"/>
          <w:szCs w:val="24"/>
          <w:lang w:val="en-ID" w:eastAsia="en-ID"/>
        </w:rPr>
        <w:fldChar w:fldCharType="begin" w:fldLock="1"/>
      </w:r>
      <w:r w:rsidRPr="00E844F8">
        <w:rPr>
          <w:rFonts w:ascii="Times New Roman" w:eastAsia="Times New Roman" w:hAnsi="Times New Roman" w:cs="Times New Roman"/>
          <w:color w:val="000000"/>
          <w:sz w:val="24"/>
          <w:szCs w:val="24"/>
          <w:lang w:val="en-ID" w:eastAsia="en-ID"/>
        </w:rPr>
        <w:instrText>ADDIN CSL_CITATION {"citationItems":[{"id":"ITEM-1","itemData":{"ISSN":"2747-1233","abstract":"Proses pemenuhan hak sumber daya manusia di rumah sakit berupa upah atau gaji dirasa cukup rumit dan membutuhkan ketelitian yang tinggi. Oleh karena itu, untuk meminimalisir kesalahan dalam perhitungan upah atau gaji pegawai dibutuhkan sistem yang mampu menangani proses penggajian yaitu SIMRS Modul Payroll. SIMRS Modul Payroll terdiri dari empat proses utama yaitu master data, penggajian dan pajak, remunerasi, serta perampungan. Penelitian ini berfokus pada perancangan user interface dan user experience dari SIMRS Modul Payroll. Hal ini dikarenakan desain memiliki peran sangat penting bagi pengguna, desain yang menarik dan mudah dipahami akan memberikan rasa nyaman kepada pengguna sistem. Perancangan user interface dan user experience SIMRS Modul Payroll pada penelitian ini menghasilkan analisis kebutuhan baik pengguna maupun sistem, perancangan use case diagram, perancangan mockup, dan pembuatan tampilan sistem dengan bahasa pemrograman HTML, CSS, dan JavaScript.","author":[{"dropping-particle":"","family":"Saraswati","given":"Nil luh Putu Giri Gita","non-dropping-particle":"","parse-names":false,"suffix":""},{"dropping-particle":"","family":"Sudana","given":"A.A. Kompiang Oka","non-dropping-particle":"","parse-names":false,"suffix":""},{"dropping-particle":"","family":"Wirdiani","given":"Ni Kadek Ayu","non-dropping-particle":"","parse-names":false,"suffix":""}],"container-title":"Jurnal Ilmiah Teknologi dan Komputer","id":"ITEM-1","issue":"2","issued":{"date-parts":[["2020"]]},"page":"154-163","title":"Perancangan User Interface Berbasis Web Pada SIMRS Modul Sarana Dan Prasarana","type":"article-journal","volume":"1"},"uris":["http://www.mendeley.com/documents/?uuid=59d51fd6-72a3-4d4e-b057-28c50fed603d"]}],"mendeley":{"formattedCitation":"(Saraswati et al., 2020)","plainTextFormattedCitation":"(Saraswati et al., 2020)","previouslyFormattedCitation":"(Saraswati et al., 2020)"},"properties":{"noteIndex":0},"schema":"https://github.com/citation-style-language/schema/raw/master/csl-citation.json"}</w:instrText>
      </w:r>
      <w:r w:rsidRPr="00E844F8">
        <w:rPr>
          <w:rFonts w:ascii="Times New Roman" w:eastAsia="Times New Roman" w:hAnsi="Times New Roman" w:cs="Times New Roman"/>
          <w:color w:val="000000"/>
          <w:sz w:val="24"/>
          <w:szCs w:val="24"/>
          <w:lang w:val="en-ID" w:eastAsia="en-ID"/>
        </w:rPr>
        <w:fldChar w:fldCharType="separate"/>
      </w:r>
      <w:r w:rsidRPr="00E844F8">
        <w:rPr>
          <w:rFonts w:ascii="Times New Roman" w:eastAsia="Times New Roman" w:hAnsi="Times New Roman" w:cs="Times New Roman"/>
          <w:noProof/>
          <w:color w:val="000000"/>
          <w:sz w:val="24"/>
          <w:szCs w:val="24"/>
          <w:lang w:val="en-ID" w:eastAsia="en-ID"/>
        </w:rPr>
        <w:t>(Saraswati et al., 2020)</w:t>
      </w:r>
      <w:r w:rsidRPr="00E844F8">
        <w:rPr>
          <w:rFonts w:ascii="Times New Roman" w:eastAsia="Times New Roman" w:hAnsi="Times New Roman" w:cs="Times New Roman"/>
          <w:color w:val="000000"/>
          <w:sz w:val="24"/>
          <w:szCs w:val="24"/>
          <w:lang w:val="en-ID" w:eastAsia="en-ID"/>
        </w:rPr>
        <w:fldChar w:fldCharType="end"/>
      </w:r>
      <w:r w:rsidRPr="00E844F8">
        <w:rPr>
          <w:rFonts w:ascii="Times New Roman" w:eastAsia="Times New Roman" w:hAnsi="Times New Roman" w:cs="Times New Roman"/>
          <w:color w:val="000000"/>
          <w:sz w:val="24"/>
          <w:szCs w:val="24"/>
          <w:lang w:val="en-ID" w:eastAsia="en-ID"/>
        </w:rPr>
        <w:t>.</w:t>
      </w:r>
    </w:p>
    <w:p w14:paraId="678D1679" w14:textId="77777777" w:rsidR="003F7D25" w:rsidRDefault="00E844F8" w:rsidP="003F7D25">
      <w:pPr>
        <w:spacing w:after="0" w:line="480" w:lineRule="auto"/>
        <w:ind w:firstLine="720"/>
        <w:jc w:val="both"/>
        <w:rPr>
          <w:rFonts w:ascii="Times New Roman" w:eastAsia="Times New Roman" w:hAnsi="Times New Roman" w:cs="Times New Roman"/>
          <w:color w:val="000000"/>
          <w:sz w:val="24"/>
          <w:szCs w:val="24"/>
          <w:lang w:val="en-ID" w:eastAsia="en-ID"/>
        </w:rPr>
      </w:pPr>
      <w:proofErr w:type="spellStart"/>
      <w:r w:rsidRPr="003F7D25">
        <w:rPr>
          <w:rFonts w:ascii="Times New Roman" w:eastAsia="Times New Roman" w:hAnsi="Times New Roman" w:cs="Times New Roman"/>
          <w:color w:val="000000"/>
          <w:sz w:val="24"/>
          <w:szCs w:val="24"/>
          <w:lang w:val="en-ID" w:eastAsia="en-ID"/>
        </w:rPr>
        <w:t>Penelitian</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tentang</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rancangan</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membangun</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Sistem</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Informasi</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Sarpras</w:t>
      </w:r>
      <w:proofErr w:type="spellEnd"/>
      <w:r w:rsidRPr="003F7D25">
        <w:rPr>
          <w:rFonts w:ascii="Times New Roman" w:eastAsia="Times New Roman" w:hAnsi="Times New Roman" w:cs="Times New Roman"/>
          <w:color w:val="000000"/>
          <w:sz w:val="24"/>
          <w:szCs w:val="24"/>
          <w:lang w:val="en-ID" w:eastAsia="en-ID"/>
        </w:rPr>
        <w:t xml:space="preserve"> STMIK PPKIA Pradnya Paramita Malang </w:t>
      </w:r>
      <w:proofErr w:type="spellStart"/>
      <w:r w:rsidRPr="003F7D25">
        <w:rPr>
          <w:rFonts w:ascii="Times New Roman" w:eastAsia="Times New Roman" w:hAnsi="Times New Roman" w:cs="Times New Roman"/>
          <w:color w:val="000000"/>
          <w:sz w:val="24"/>
          <w:szCs w:val="24"/>
          <w:lang w:val="en-ID" w:eastAsia="en-ID"/>
        </w:rPr>
        <w:t>berbasis</w:t>
      </w:r>
      <w:proofErr w:type="spellEnd"/>
      <w:r w:rsidRPr="003F7D25">
        <w:rPr>
          <w:rFonts w:ascii="Times New Roman" w:eastAsia="Times New Roman" w:hAnsi="Times New Roman" w:cs="Times New Roman"/>
          <w:color w:val="000000"/>
          <w:sz w:val="24"/>
          <w:szCs w:val="24"/>
          <w:lang w:val="en-ID" w:eastAsia="en-ID"/>
        </w:rPr>
        <w:t xml:space="preserve"> web (Studi Kasus: </w:t>
      </w:r>
      <w:proofErr w:type="spellStart"/>
      <w:r w:rsidRPr="003F7D25">
        <w:rPr>
          <w:rFonts w:ascii="Times New Roman" w:eastAsia="Times New Roman" w:hAnsi="Times New Roman" w:cs="Times New Roman"/>
          <w:color w:val="000000"/>
          <w:sz w:val="24"/>
          <w:szCs w:val="24"/>
          <w:lang w:val="en-ID" w:eastAsia="en-ID"/>
        </w:rPr>
        <w:t>Kampus</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Stimata</w:t>
      </w:r>
      <w:proofErr w:type="spellEnd"/>
      <w:r w:rsidRPr="003F7D25">
        <w:rPr>
          <w:rFonts w:ascii="Times New Roman" w:eastAsia="Times New Roman" w:hAnsi="Times New Roman" w:cs="Times New Roman"/>
          <w:color w:val="000000"/>
          <w:sz w:val="24"/>
          <w:szCs w:val="24"/>
          <w:lang w:val="en-ID" w:eastAsia="en-ID"/>
        </w:rPr>
        <w:t xml:space="preserve"> Malang). </w:t>
      </w:r>
      <w:proofErr w:type="spellStart"/>
      <w:r w:rsidRPr="003F7D25">
        <w:rPr>
          <w:rFonts w:ascii="Times New Roman" w:eastAsia="Times New Roman" w:hAnsi="Times New Roman" w:cs="Times New Roman"/>
          <w:color w:val="000000"/>
          <w:sz w:val="24"/>
          <w:szCs w:val="24"/>
          <w:lang w:val="en-ID" w:eastAsia="en-ID"/>
        </w:rPr>
        <w:t>Sistem</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Sarpras</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setiap</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alat</w:t>
      </w:r>
      <w:proofErr w:type="spellEnd"/>
      <w:r w:rsidRPr="003F7D25">
        <w:rPr>
          <w:rFonts w:ascii="Times New Roman" w:eastAsia="Times New Roman" w:hAnsi="Times New Roman" w:cs="Times New Roman"/>
          <w:color w:val="000000"/>
          <w:sz w:val="24"/>
          <w:szCs w:val="24"/>
          <w:lang w:val="en-ID" w:eastAsia="en-ID"/>
        </w:rPr>
        <w:t xml:space="preserve"> dan </w:t>
      </w:r>
      <w:proofErr w:type="spellStart"/>
      <w:r w:rsidRPr="003F7D25">
        <w:rPr>
          <w:rFonts w:ascii="Times New Roman" w:eastAsia="Times New Roman" w:hAnsi="Times New Roman" w:cs="Times New Roman"/>
          <w:color w:val="000000"/>
          <w:sz w:val="24"/>
          <w:szCs w:val="24"/>
          <w:lang w:val="en-ID" w:eastAsia="en-ID"/>
        </w:rPr>
        <w:t>barang</w:t>
      </w:r>
      <w:proofErr w:type="spellEnd"/>
      <w:r w:rsidRPr="003F7D25">
        <w:rPr>
          <w:rFonts w:ascii="Times New Roman" w:eastAsia="Times New Roman" w:hAnsi="Times New Roman" w:cs="Times New Roman"/>
          <w:color w:val="000000"/>
          <w:sz w:val="24"/>
          <w:szCs w:val="24"/>
          <w:lang w:val="en-ID" w:eastAsia="en-ID"/>
        </w:rPr>
        <w:t xml:space="preserve"> di </w:t>
      </w:r>
      <w:proofErr w:type="spellStart"/>
      <w:r w:rsidRPr="003F7D25">
        <w:rPr>
          <w:rFonts w:ascii="Times New Roman" w:eastAsia="Times New Roman" w:hAnsi="Times New Roman" w:cs="Times New Roman"/>
          <w:color w:val="000000"/>
          <w:sz w:val="24"/>
          <w:szCs w:val="24"/>
          <w:lang w:val="en-ID" w:eastAsia="en-ID"/>
        </w:rPr>
        <w:t>Stimata</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menggunakan</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cara</w:t>
      </w:r>
      <w:proofErr w:type="spellEnd"/>
      <w:r w:rsidRPr="003F7D25">
        <w:rPr>
          <w:rFonts w:ascii="Times New Roman" w:eastAsia="Times New Roman" w:hAnsi="Times New Roman" w:cs="Times New Roman"/>
          <w:color w:val="000000"/>
          <w:sz w:val="24"/>
          <w:szCs w:val="24"/>
          <w:lang w:val="en-ID" w:eastAsia="en-ID"/>
        </w:rPr>
        <w:t xml:space="preserve"> yang </w:t>
      </w:r>
      <w:proofErr w:type="spellStart"/>
      <w:r w:rsidRPr="003F7D25">
        <w:rPr>
          <w:rFonts w:ascii="Times New Roman" w:eastAsia="Times New Roman" w:hAnsi="Times New Roman" w:cs="Times New Roman"/>
          <w:color w:val="000000"/>
          <w:sz w:val="24"/>
          <w:szCs w:val="24"/>
          <w:lang w:val="en-ID" w:eastAsia="en-ID"/>
        </w:rPr>
        <w:t>masih</w:t>
      </w:r>
      <w:proofErr w:type="spellEnd"/>
      <w:r w:rsidRPr="003F7D25">
        <w:rPr>
          <w:rFonts w:ascii="Times New Roman" w:eastAsia="Times New Roman" w:hAnsi="Times New Roman" w:cs="Times New Roman"/>
          <w:color w:val="000000"/>
          <w:sz w:val="24"/>
          <w:szCs w:val="24"/>
          <w:lang w:val="en-ID" w:eastAsia="en-ID"/>
        </w:rPr>
        <w:t xml:space="preserve"> manual </w:t>
      </w:r>
      <w:proofErr w:type="spellStart"/>
      <w:r w:rsidRPr="003F7D25">
        <w:rPr>
          <w:rFonts w:ascii="Times New Roman" w:eastAsia="Times New Roman" w:hAnsi="Times New Roman" w:cs="Times New Roman"/>
          <w:color w:val="000000"/>
          <w:sz w:val="24"/>
          <w:szCs w:val="24"/>
          <w:lang w:val="en-ID" w:eastAsia="en-ID"/>
        </w:rPr>
        <w:t>yaitu</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dengan</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pencatatan</w:t>
      </w:r>
      <w:proofErr w:type="spellEnd"/>
      <w:r w:rsidRPr="003F7D25">
        <w:rPr>
          <w:rFonts w:ascii="Times New Roman" w:eastAsia="Times New Roman" w:hAnsi="Times New Roman" w:cs="Times New Roman"/>
          <w:color w:val="000000"/>
          <w:sz w:val="24"/>
          <w:szCs w:val="24"/>
          <w:lang w:val="en-ID" w:eastAsia="en-ID"/>
        </w:rPr>
        <w:t xml:space="preserve"> pada </w:t>
      </w:r>
      <w:proofErr w:type="spellStart"/>
      <w:r w:rsidRPr="003F7D25">
        <w:rPr>
          <w:rFonts w:ascii="Times New Roman" w:eastAsia="Times New Roman" w:hAnsi="Times New Roman" w:cs="Times New Roman"/>
          <w:color w:val="000000"/>
          <w:sz w:val="24"/>
          <w:szCs w:val="24"/>
          <w:lang w:val="en-ID" w:eastAsia="en-ID"/>
        </w:rPr>
        <w:t>buku</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Sarpras</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kemudian</w:t>
      </w:r>
      <w:proofErr w:type="spellEnd"/>
      <w:r w:rsidRPr="003F7D25">
        <w:rPr>
          <w:rFonts w:ascii="Times New Roman" w:eastAsia="Times New Roman" w:hAnsi="Times New Roman" w:cs="Times New Roman"/>
          <w:color w:val="000000"/>
          <w:sz w:val="24"/>
          <w:szCs w:val="24"/>
          <w:lang w:val="en-ID" w:eastAsia="en-ID"/>
        </w:rPr>
        <w:t xml:space="preserve"> data </w:t>
      </w:r>
      <w:proofErr w:type="spellStart"/>
      <w:r w:rsidRPr="003F7D25">
        <w:rPr>
          <w:rFonts w:ascii="Times New Roman" w:eastAsia="Times New Roman" w:hAnsi="Times New Roman" w:cs="Times New Roman"/>
          <w:color w:val="000000"/>
          <w:sz w:val="24"/>
          <w:szCs w:val="24"/>
          <w:lang w:val="en-ID" w:eastAsia="en-ID"/>
        </w:rPr>
        <w:t>Sapras</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tersebut</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diketikkan</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ke</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dalam</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microsoft</w:t>
      </w:r>
      <w:proofErr w:type="spellEnd"/>
      <w:r w:rsidRPr="003F7D25">
        <w:rPr>
          <w:rFonts w:ascii="Times New Roman" w:eastAsia="Times New Roman" w:hAnsi="Times New Roman" w:cs="Times New Roman"/>
          <w:color w:val="000000"/>
          <w:sz w:val="24"/>
          <w:szCs w:val="24"/>
          <w:lang w:val="en-ID" w:eastAsia="en-ID"/>
        </w:rPr>
        <w:t xml:space="preserve"> excel yang </w:t>
      </w:r>
      <w:proofErr w:type="spellStart"/>
      <w:r w:rsidRPr="003F7D25">
        <w:rPr>
          <w:rFonts w:ascii="Times New Roman" w:eastAsia="Times New Roman" w:hAnsi="Times New Roman" w:cs="Times New Roman"/>
          <w:color w:val="000000"/>
          <w:sz w:val="24"/>
          <w:szCs w:val="24"/>
          <w:lang w:val="en-ID" w:eastAsia="en-ID"/>
        </w:rPr>
        <w:t>berada</w:t>
      </w:r>
      <w:proofErr w:type="spellEnd"/>
      <w:r w:rsidRPr="003F7D25">
        <w:rPr>
          <w:rFonts w:ascii="Times New Roman" w:eastAsia="Times New Roman" w:hAnsi="Times New Roman" w:cs="Times New Roman"/>
          <w:color w:val="000000"/>
          <w:sz w:val="24"/>
          <w:szCs w:val="24"/>
          <w:lang w:val="en-ID" w:eastAsia="en-ID"/>
        </w:rPr>
        <w:t xml:space="preserve"> di </w:t>
      </w:r>
      <w:proofErr w:type="spellStart"/>
      <w:r w:rsidRPr="003F7D25">
        <w:rPr>
          <w:rFonts w:ascii="Times New Roman" w:eastAsia="Times New Roman" w:hAnsi="Times New Roman" w:cs="Times New Roman"/>
          <w:color w:val="000000"/>
          <w:sz w:val="24"/>
          <w:szCs w:val="24"/>
          <w:lang w:val="en-ID" w:eastAsia="en-ID"/>
        </w:rPr>
        <w:t>komputer</w:t>
      </w:r>
      <w:proofErr w:type="spellEnd"/>
      <w:r w:rsidRPr="003F7D25">
        <w:rPr>
          <w:rFonts w:ascii="Times New Roman" w:eastAsia="Times New Roman" w:hAnsi="Times New Roman" w:cs="Times New Roman"/>
          <w:color w:val="000000"/>
          <w:sz w:val="24"/>
          <w:szCs w:val="24"/>
          <w:lang w:val="en-ID" w:eastAsia="en-ID"/>
        </w:rPr>
        <w:t xml:space="preserve">/pc </w:t>
      </w:r>
      <w:proofErr w:type="spellStart"/>
      <w:r w:rsidRPr="003F7D25">
        <w:rPr>
          <w:rFonts w:ascii="Times New Roman" w:eastAsia="Times New Roman" w:hAnsi="Times New Roman" w:cs="Times New Roman"/>
          <w:color w:val="000000"/>
          <w:sz w:val="24"/>
          <w:szCs w:val="24"/>
          <w:lang w:val="en-ID" w:eastAsia="en-ID"/>
        </w:rPr>
        <w:t>milik</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kampus</w:t>
      </w:r>
      <w:proofErr w:type="spellEnd"/>
      <w:r w:rsidRPr="003F7D25">
        <w:rPr>
          <w:rFonts w:ascii="Times New Roman" w:eastAsia="Times New Roman" w:hAnsi="Times New Roman" w:cs="Times New Roman"/>
          <w:color w:val="000000"/>
          <w:sz w:val="24"/>
          <w:szCs w:val="24"/>
          <w:lang w:val="en-ID" w:eastAsia="en-ID"/>
        </w:rPr>
        <w:t xml:space="preserve"> yang </w:t>
      </w:r>
      <w:proofErr w:type="spellStart"/>
      <w:r w:rsidRPr="003F7D25">
        <w:rPr>
          <w:rFonts w:ascii="Times New Roman" w:eastAsia="Times New Roman" w:hAnsi="Times New Roman" w:cs="Times New Roman"/>
          <w:color w:val="000000"/>
          <w:sz w:val="24"/>
          <w:szCs w:val="24"/>
          <w:lang w:val="en-ID" w:eastAsia="en-ID"/>
        </w:rPr>
        <w:t>berada</w:t>
      </w:r>
      <w:proofErr w:type="spellEnd"/>
      <w:r w:rsidRPr="003F7D25">
        <w:rPr>
          <w:rFonts w:ascii="Times New Roman" w:eastAsia="Times New Roman" w:hAnsi="Times New Roman" w:cs="Times New Roman"/>
          <w:color w:val="000000"/>
          <w:sz w:val="24"/>
          <w:szCs w:val="24"/>
          <w:lang w:val="en-ID" w:eastAsia="en-ID"/>
        </w:rPr>
        <w:t xml:space="preserve"> di </w:t>
      </w:r>
      <w:proofErr w:type="spellStart"/>
      <w:r w:rsidRPr="003F7D25">
        <w:rPr>
          <w:rFonts w:ascii="Times New Roman" w:eastAsia="Times New Roman" w:hAnsi="Times New Roman" w:cs="Times New Roman"/>
          <w:color w:val="000000"/>
          <w:sz w:val="24"/>
          <w:szCs w:val="24"/>
          <w:lang w:val="en-ID" w:eastAsia="en-ID"/>
        </w:rPr>
        <w:t>kampus</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sehingga</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memungkinkan</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rawan</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kehilangan</w:t>
      </w:r>
      <w:proofErr w:type="spellEnd"/>
      <w:r w:rsidRPr="003F7D25">
        <w:rPr>
          <w:rFonts w:ascii="Times New Roman" w:eastAsia="Times New Roman" w:hAnsi="Times New Roman" w:cs="Times New Roman"/>
          <w:color w:val="000000"/>
          <w:sz w:val="24"/>
          <w:szCs w:val="24"/>
          <w:lang w:val="en-ID" w:eastAsia="en-ID"/>
        </w:rPr>
        <w:t xml:space="preserve"> data </w:t>
      </w:r>
      <w:proofErr w:type="spellStart"/>
      <w:r w:rsidRPr="003F7D25">
        <w:rPr>
          <w:rFonts w:ascii="Times New Roman" w:eastAsia="Times New Roman" w:hAnsi="Times New Roman" w:cs="Times New Roman"/>
          <w:color w:val="000000"/>
          <w:sz w:val="24"/>
          <w:szCs w:val="24"/>
          <w:lang w:val="en-ID" w:eastAsia="en-ID"/>
        </w:rPr>
        <w:t>Sarpras</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kampus</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semisal</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perangkat</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komputer</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kampus</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rusak</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atapun</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hilang</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sehingga</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mempersulit</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pihak</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kampus</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untuk</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mendata</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ulang</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lagi</w:t>
      </w:r>
      <w:proofErr w:type="spellEnd"/>
      <w:r w:rsidRPr="003F7D25">
        <w:rPr>
          <w:rFonts w:ascii="Times New Roman" w:eastAsia="Times New Roman" w:hAnsi="Times New Roman" w:cs="Times New Roman"/>
          <w:color w:val="000000"/>
          <w:sz w:val="24"/>
          <w:szCs w:val="24"/>
          <w:lang w:val="en-ID" w:eastAsia="en-ID"/>
        </w:rPr>
        <w:t xml:space="preserve">. Hasil </w:t>
      </w:r>
      <w:proofErr w:type="spellStart"/>
      <w:r w:rsidRPr="003F7D25">
        <w:rPr>
          <w:rFonts w:ascii="Times New Roman" w:eastAsia="Times New Roman" w:hAnsi="Times New Roman" w:cs="Times New Roman"/>
          <w:color w:val="000000"/>
          <w:sz w:val="24"/>
          <w:szCs w:val="24"/>
          <w:lang w:val="en-ID" w:eastAsia="en-ID"/>
        </w:rPr>
        <w:t>penelitiannya</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diperlukan</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sistem</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untuk</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memudahkan</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pihak</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kampus</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dalam</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melakukan</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pencatatan</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alat</w:t>
      </w:r>
      <w:proofErr w:type="spellEnd"/>
      <w:r w:rsidRPr="003F7D25">
        <w:rPr>
          <w:rFonts w:ascii="Times New Roman" w:eastAsia="Times New Roman" w:hAnsi="Times New Roman" w:cs="Times New Roman"/>
          <w:color w:val="000000"/>
          <w:sz w:val="24"/>
          <w:szCs w:val="24"/>
          <w:lang w:val="en-ID" w:eastAsia="en-ID"/>
        </w:rPr>
        <w:t xml:space="preserve"> dan </w:t>
      </w:r>
      <w:proofErr w:type="spellStart"/>
      <w:r w:rsidRPr="003F7D25">
        <w:rPr>
          <w:rFonts w:ascii="Times New Roman" w:eastAsia="Times New Roman" w:hAnsi="Times New Roman" w:cs="Times New Roman"/>
          <w:color w:val="000000"/>
          <w:sz w:val="24"/>
          <w:szCs w:val="24"/>
          <w:lang w:val="en-ID" w:eastAsia="en-ID"/>
        </w:rPr>
        <w:t>barang</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kampus</w:t>
      </w:r>
      <w:proofErr w:type="spellEnd"/>
      <w:r w:rsidRPr="003F7D25">
        <w:rPr>
          <w:rFonts w:ascii="Times New Roman" w:eastAsia="Times New Roman" w:hAnsi="Times New Roman" w:cs="Times New Roman"/>
          <w:color w:val="000000"/>
          <w:sz w:val="24"/>
          <w:szCs w:val="24"/>
          <w:lang w:val="en-ID" w:eastAsia="en-ID"/>
        </w:rPr>
        <w:t xml:space="preserve"> yang </w:t>
      </w:r>
      <w:proofErr w:type="spellStart"/>
      <w:r w:rsidRPr="003F7D25">
        <w:rPr>
          <w:rFonts w:ascii="Times New Roman" w:eastAsia="Times New Roman" w:hAnsi="Times New Roman" w:cs="Times New Roman"/>
          <w:color w:val="000000"/>
          <w:sz w:val="24"/>
          <w:szCs w:val="24"/>
          <w:lang w:val="en-ID" w:eastAsia="en-ID"/>
        </w:rPr>
        <w:t>bisa</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diakses</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dimanapun</w:t>
      </w:r>
      <w:proofErr w:type="spellEnd"/>
      <w:r w:rsidRPr="003F7D25">
        <w:rPr>
          <w:rFonts w:ascii="Times New Roman" w:eastAsia="Times New Roman" w:hAnsi="Times New Roman" w:cs="Times New Roman"/>
          <w:color w:val="000000"/>
          <w:sz w:val="24"/>
          <w:szCs w:val="24"/>
          <w:lang w:val="en-ID" w:eastAsia="en-ID"/>
        </w:rPr>
        <w:t xml:space="preserve"> dan </w:t>
      </w:r>
      <w:proofErr w:type="spellStart"/>
      <w:r w:rsidRPr="003F7D25">
        <w:rPr>
          <w:rFonts w:ascii="Times New Roman" w:eastAsia="Times New Roman" w:hAnsi="Times New Roman" w:cs="Times New Roman"/>
          <w:color w:val="000000"/>
          <w:sz w:val="24"/>
          <w:szCs w:val="24"/>
          <w:lang w:val="en-ID" w:eastAsia="en-ID"/>
        </w:rPr>
        <w:t>kapanpun</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seperti</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sistem</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Sarpras</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dibuat</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dengan</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berbasis</w:t>
      </w:r>
      <w:proofErr w:type="spellEnd"/>
      <w:r w:rsidRPr="003F7D25">
        <w:rPr>
          <w:rFonts w:ascii="Times New Roman" w:eastAsia="Times New Roman" w:hAnsi="Times New Roman" w:cs="Times New Roman"/>
          <w:color w:val="000000"/>
          <w:sz w:val="24"/>
          <w:szCs w:val="24"/>
          <w:lang w:val="en-ID" w:eastAsia="en-ID"/>
        </w:rPr>
        <w:t xml:space="preserve"> web</w:t>
      </w:r>
      <w:r w:rsidRPr="003F7D25">
        <w:rPr>
          <w:rFonts w:ascii="Times New Roman" w:eastAsia="Times New Roman" w:hAnsi="Times New Roman" w:cs="Times New Roman"/>
          <w:color w:val="000000"/>
          <w:sz w:val="24"/>
          <w:szCs w:val="24"/>
          <w:lang w:val="en-ID" w:eastAsia="en-ID"/>
        </w:rPr>
        <w:fldChar w:fldCharType="begin" w:fldLock="1"/>
      </w:r>
      <w:r w:rsidRPr="003F7D25">
        <w:rPr>
          <w:rFonts w:ascii="Times New Roman" w:eastAsia="Times New Roman" w:hAnsi="Times New Roman" w:cs="Times New Roman"/>
          <w:color w:val="000000"/>
          <w:sz w:val="24"/>
          <w:szCs w:val="24"/>
          <w:lang w:val="en-ID" w:eastAsia="en-ID"/>
        </w:rPr>
        <w:instrText>ADDIN CSL_CITATION {"citationItems":[{"id":"ITEM-1","itemData":{"DOI":"10.29408/jit.v6i1.7356","abstract":"School is a teaching and learning institution. The problem observed in schools, in general, is that there is still no centrally managed web-based system, one of which is the loss of facility and infrastructure inventory data that is still maintained using Microsoft Excel, or the absence of a unique system to summarize it. Inventory data of facilities and infrastructure in the database or online. If information is needed, the school should look up each one in the office files. As a result of these problems, an application is needed in the form of a site information system and web-based infrastructure, every year the amount of data owned by schools increases and it is difficult to manage it. The manual summary is used to assist service schools in processing data such as information on the inventory of facilities and infrastructure. This research aims to develop an information system capable of managing real estate and infrastructure information in a web-based database system so that the system can connect to the Internet quickly and accurately. The author uses XAMPP as a local hosting server, which includes Apache as an HTTP server, MySQL as a database, Sublime Text 3 as a sentence editor for HTML and PHP scripts, and PHP as a programming language, and uses a browser to view output from web pages, and creates a database with SQL Yog.","author":[{"dropping-particle":"","family":"Annisa","given":"Riski","non-dropping-particle":"","parse-names":false,"suffix":""},{"dropping-particle":"","family":"Rahayuningsih","given":"Panny Agustia","non-dropping-particle":"","parse-names":false,"suffix":""},{"dropping-particle":"","family":"Anna","given":"Anna","non-dropping-particle":"","parse-names":false,"suffix":""}],"container-title":"Infotek : Jurnal Informatika dan Teknologi","id":"ITEM-1","issue":"1","issued":{"date-parts":[["2023"]]},"page":"60-70","title":"Perancangan Sistem Informasi Inventaris Sarana dan Prasarana Sekolah Berbasis Web","type":"article-journal","volume":"6"},"uris":["http://www.mendeley.com/documents/?uuid=b964f6f4-c279-4f69-ad76-30c56f3fac97"]}],"mendeley":{"formattedCitation":"(Annisa et al., 2023)","plainTextFormattedCitation":"(Annisa et al., 2023)","previouslyFormattedCitation":"(Annisa et al., 2023)"},"properties":{"noteIndex":0},"schema":"https://github.com/citation-style-language/schema/raw/master/csl-citation.json"}</w:instrText>
      </w:r>
      <w:r w:rsidRPr="003F7D25">
        <w:rPr>
          <w:rFonts w:ascii="Times New Roman" w:eastAsia="Times New Roman" w:hAnsi="Times New Roman" w:cs="Times New Roman"/>
          <w:color w:val="000000"/>
          <w:sz w:val="24"/>
          <w:szCs w:val="24"/>
          <w:lang w:val="en-ID" w:eastAsia="en-ID"/>
        </w:rPr>
        <w:fldChar w:fldCharType="separate"/>
      </w:r>
      <w:r w:rsidRPr="003F7D25">
        <w:rPr>
          <w:rFonts w:ascii="Times New Roman" w:eastAsia="Times New Roman" w:hAnsi="Times New Roman" w:cs="Times New Roman"/>
          <w:noProof/>
          <w:color w:val="000000"/>
          <w:sz w:val="24"/>
          <w:szCs w:val="24"/>
          <w:lang w:val="en-ID" w:eastAsia="en-ID"/>
        </w:rPr>
        <w:t>(Annisa et al., 2023)</w:t>
      </w:r>
      <w:r w:rsidRPr="003F7D25">
        <w:rPr>
          <w:rFonts w:ascii="Times New Roman" w:eastAsia="Times New Roman" w:hAnsi="Times New Roman" w:cs="Times New Roman"/>
          <w:color w:val="000000"/>
          <w:sz w:val="24"/>
          <w:szCs w:val="24"/>
          <w:lang w:val="en-ID" w:eastAsia="en-ID"/>
        </w:rPr>
        <w:fldChar w:fldCharType="end"/>
      </w:r>
      <w:r w:rsidRPr="003F7D25">
        <w:rPr>
          <w:rFonts w:ascii="Times New Roman" w:eastAsia="Times New Roman" w:hAnsi="Times New Roman" w:cs="Times New Roman"/>
          <w:color w:val="000000"/>
          <w:sz w:val="24"/>
          <w:szCs w:val="24"/>
          <w:lang w:val="en-ID" w:eastAsia="en-ID"/>
        </w:rPr>
        <w:t xml:space="preserve">. </w:t>
      </w:r>
    </w:p>
    <w:p w14:paraId="3E20B50E" w14:textId="13ACCEFA" w:rsidR="00E844F8" w:rsidRPr="003F7D25" w:rsidRDefault="00E844F8" w:rsidP="003F7D25">
      <w:pPr>
        <w:spacing w:after="0" w:line="480" w:lineRule="auto"/>
        <w:ind w:firstLine="720"/>
        <w:jc w:val="both"/>
        <w:rPr>
          <w:rFonts w:ascii="Times New Roman" w:eastAsia="Times New Roman" w:hAnsi="Times New Roman" w:cs="Times New Roman"/>
          <w:color w:val="000000"/>
          <w:sz w:val="24"/>
          <w:szCs w:val="24"/>
          <w:lang w:val="en-ID" w:eastAsia="en-ID"/>
        </w:rPr>
      </w:pPr>
      <w:r w:rsidRPr="003F7D25">
        <w:rPr>
          <w:rFonts w:ascii="Times New Roman" w:eastAsia="Times New Roman" w:hAnsi="Times New Roman" w:cs="Times New Roman"/>
          <w:color w:val="000000"/>
          <w:sz w:val="24"/>
          <w:szCs w:val="24"/>
          <w:lang w:val="en-ID" w:eastAsia="en-ID"/>
        </w:rPr>
        <w:lastRenderedPageBreak/>
        <w:t xml:space="preserve">Tujuan </w:t>
      </w:r>
      <w:proofErr w:type="spellStart"/>
      <w:r w:rsidRPr="003F7D25">
        <w:rPr>
          <w:rFonts w:ascii="Times New Roman" w:eastAsia="Times New Roman" w:hAnsi="Times New Roman" w:cs="Times New Roman"/>
          <w:color w:val="000000"/>
          <w:sz w:val="24"/>
          <w:szCs w:val="24"/>
          <w:lang w:val="en-ID" w:eastAsia="en-ID"/>
        </w:rPr>
        <w:t>dari</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penelitian</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ini</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adalah</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merancang</w:t>
      </w:r>
      <w:proofErr w:type="spellEnd"/>
      <w:r w:rsidRPr="003F7D25">
        <w:rPr>
          <w:rFonts w:ascii="Times New Roman" w:eastAsia="Times New Roman" w:hAnsi="Times New Roman" w:cs="Times New Roman"/>
          <w:color w:val="000000"/>
          <w:sz w:val="24"/>
          <w:szCs w:val="24"/>
          <w:lang w:val="en-ID" w:eastAsia="en-ID"/>
        </w:rPr>
        <w:t xml:space="preserve"> dan </w:t>
      </w:r>
      <w:proofErr w:type="spellStart"/>
      <w:r w:rsidRPr="003F7D25">
        <w:rPr>
          <w:rFonts w:ascii="Times New Roman" w:eastAsia="Times New Roman" w:hAnsi="Times New Roman" w:cs="Times New Roman"/>
          <w:color w:val="000000"/>
          <w:sz w:val="24"/>
          <w:szCs w:val="24"/>
          <w:lang w:val="en-ID" w:eastAsia="en-ID"/>
        </w:rPr>
        <w:t>membangun</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Sistem</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Informasi</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persediaan</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barang</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Sarpras</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berbasis</w:t>
      </w:r>
      <w:proofErr w:type="spellEnd"/>
      <w:r w:rsidRPr="003F7D25">
        <w:rPr>
          <w:rFonts w:ascii="Times New Roman" w:eastAsia="Times New Roman" w:hAnsi="Times New Roman" w:cs="Times New Roman"/>
          <w:color w:val="000000"/>
          <w:sz w:val="24"/>
          <w:szCs w:val="24"/>
          <w:lang w:val="en-ID" w:eastAsia="en-ID"/>
        </w:rPr>
        <w:t xml:space="preserve"> web </w:t>
      </w:r>
      <w:proofErr w:type="spellStart"/>
      <w:r w:rsidRPr="003F7D25">
        <w:rPr>
          <w:rFonts w:ascii="Times New Roman" w:eastAsia="Times New Roman" w:hAnsi="Times New Roman" w:cs="Times New Roman"/>
          <w:color w:val="000000"/>
          <w:sz w:val="24"/>
          <w:szCs w:val="24"/>
          <w:lang w:val="en-ID" w:eastAsia="en-ID"/>
        </w:rPr>
        <w:t>untuk</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membantu</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pengelola</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Sarpras</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dalam</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informasi</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peminjaman</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barang</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pencatatan</w:t>
      </w:r>
      <w:proofErr w:type="spellEnd"/>
      <w:r w:rsidRPr="003F7D25">
        <w:rPr>
          <w:rFonts w:ascii="Times New Roman" w:eastAsia="Times New Roman" w:hAnsi="Times New Roman" w:cs="Times New Roman"/>
          <w:color w:val="000000"/>
          <w:sz w:val="24"/>
          <w:szCs w:val="24"/>
          <w:lang w:val="en-ID" w:eastAsia="en-ID"/>
        </w:rPr>
        <w:t xml:space="preserve"> data </w:t>
      </w:r>
      <w:proofErr w:type="spellStart"/>
      <w:r w:rsidRPr="003F7D25">
        <w:rPr>
          <w:rFonts w:ascii="Times New Roman" w:eastAsia="Times New Roman" w:hAnsi="Times New Roman" w:cs="Times New Roman"/>
          <w:color w:val="000000"/>
          <w:sz w:val="24"/>
          <w:szCs w:val="24"/>
          <w:lang w:val="en-ID" w:eastAsia="en-ID"/>
        </w:rPr>
        <w:t>barang</w:t>
      </w:r>
      <w:proofErr w:type="spellEnd"/>
      <w:r w:rsidRPr="003F7D25">
        <w:rPr>
          <w:rFonts w:ascii="Times New Roman" w:eastAsia="Times New Roman" w:hAnsi="Times New Roman" w:cs="Times New Roman"/>
          <w:color w:val="000000"/>
          <w:sz w:val="24"/>
          <w:szCs w:val="24"/>
          <w:lang w:val="en-ID" w:eastAsia="en-ID"/>
        </w:rPr>
        <w:t xml:space="preserve"> yang </w:t>
      </w:r>
      <w:proofErr w:type="spellStart"/>
      <w:r w:rsidRPr="003F7D25">
        <w:rPr>
          <w:rFonts w:ascii="Times New Roman" w:eastAsia="Times New Roman" w:hAnsi="Times New Roman" w:cs="Times New Roman"/>
          <w:color w:val="000000"/>
          <w:sz w:val="24"/>
          <w:szCs w:val="24"/>
          <w:lang w:val="en-ID" w:eastAsia="en-ID"/>
        </w:rPr>
        <w:t>tersedia</w:t>
      </w:r>
      <w:proofErr w:type="spellEnd"/>
      <w:r w:rsidRPr="003F7D25">
        <w:rPr>
          <w:rFonts w:ascii="Times New Roman" w:eastAsia="Times New Roman" w:hAnsi="Times New Roman" w:cs="Times New Roman"/>
          <w:color w:val="000000"/>
          <w:sz w:val="24"/>
          <w:szCs w:val="24"/>
          <w:lang w:val="en-ID" w:eastAsia="en-ID"/>
        </w:rPr>
        <w:t xml:space="preserve"> dan </w:t>
      </w:r>
      <w:proofErr w:type="spellStart"/>
      <w:r w:rsidRPr="003F7D25">
        <w:rPr>
          <w:rFonts w:ascii="Times New Roman" w:eastAsia="Times New Roman" w:hAnsi="Times New Roman" w:cs="Times New Roman"/>
          <w:color w:val="000000"/>
          <w:sz w:val="24"/>
          <w:szCs w:val="24"/>
          <w:lang w:val="en-ID" w:eastAsia="en-ID"/>
        </w:rPr>
        <w:t>pengembalian</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barang</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peminjam</w:t>
      </w:r>
      <w:proofErr w:type="spellEnd"/>
      <w:r w:rsidRPr="003F7D25">
        <w:rPr>
          <w:rFonts w:ascii="Times New Roman" w:eastAsia="Times New Roman" w:hAnsi="Times New Roman" w:cs="Times New Roman"/>
          <w:color w:val="000000"/>
          <w:sz w:val="24"/>
          <w:szCs w:val="24"/>
          <w:lang w:val="en-ID" w:eastAsia="en-ID"/>
        </w:rPr>
        <w:t xml:space="preserve">. Hasil </w:t>
      </w:r>
      <w:proofErr w:type="spellStart"/>
      <w:r w:rsidRPr="003F7D25">
        <w:rPr>
          <w:rFonts w:ascii="Times New Roman" w:eastAsia="Times New Roman" w:hAnsi="Times New Roman" w:cs="Times New Roman"/>
          <w:color w:val="000000"/>
          <w:sz w:val="24"/>
          <w:szCs w:val="24"/>
          <w:lang w:val="en-ID" w:eastAsia="en-ID"/>
        </w:rPr>
        <w:t>penelitian</w:t>
      </w:r>
      <w:proofErr w:type="spellEnd"/>
      <w:r w:rsidRPr="003F7D25">
        <w:rPr>
          <w:rFonts w:ascii="Times New Roman" w:eastAsia="Times New Roman" w:hAnsi="Times New Roman" w:cs="Times New Roman"/>
          <w:color w:val="000000"/>
          <w:sz w:val="24"/>
          <w:szCs w:val="24"/>
          <w:lang w:val="en-ID" w:eastAsia="en-ID"/>
        </w:rPr>
        <w:t xml:space="preserve"> pada </w:t>
      </w:r>
      <w:proofErr w:type="spellStart"/>
      <w:r w:rsidRPr="003F7D25">
        <w:rPr>
          <w:rFonts w:ascii="Times New Roman" w:eastAsia="Times New Roman" w:hAnsi="Times New Roman" w:cs="Times New Roman"/>
          <w:color w:val="000000"/>
          <w:sz w:val="24"/>
          <w:szCs w:val="24"/>
          <w:lang w:val="en-ID" w:eastAsia="en-ID"/>
        </w:rPr>
        <w:t>Sistem</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Informasi</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pengolahan</w:t>
      </w:r>
      <w:proofErr w:type="spellEnd"/>
      <w:r w:rsidRPr="003F7D25">
        <w:rPr>
          <w:rFonts w:ascii="Times New Roman" w:eastAsia="Times New Roman" w:hAnsi="Times New Roman" w:cs="Times New Roman"/>
          <w:color w:val="000000"/>
          <w:sz w:val="24"/>
          <w:szCs w:val="24"/>
          <w:lang w:val="en-ID" w:eastAsia="en-ID"/>
        </w:rPr>
        <w:t xml:space="preserve"> data </w:t>
      </w:r>
      <w:proofErr w:type="spellStart"/>
      <w:r w:rsidRPr="003F7D25">
        <w:rPr>
          <w:rFonts w:ascii="Times New Roman" w:eastAsia="Times New Roman" w:hAnsi="Times New Roman" w:cs="Times New Roman"/>
          <w:color w:val="000000"/>
          <w:sz w:val="24"/>
          <w:szCs w:val="24"/>
          <w:lang w:val="en-ID" w:eastAsia="en-ID"/>
        </w:rPr>
        <w:t>peminjaman</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sarana</w:t>
      </w:r>
      <w:proofErr w:type="spellEnd"/>
      <w:r w:rsidRPr="003F7D25">
        <w:rPr>
          <w:rFonts w:ascii="Times New Roman" w:eastAsia="Times New Roman" w:hAnsi="Times New Roman" w:cs="Times New Roman"/>
          <w:color w:val="000000"/>
          <w:sz w:val="24"/>
          <w:szCs w:val="24"/>
          <w:lang w:val="en-ID" w:eastAsia="en-ID"/>
        </w:rPr>
        <w:t xml:space="preserve"> dan </w:t>
      </w:r>
      <w:proofErr w:type="spellStart"/>
      <w:r w:rsidRPr="003F7D25">
        <w:rPr>
          <w:rFonts w:ascii="Times New Roman" w:eastAsia="Times New Roman" w:hAnsi="Times New Roman" w:cs="Times New Roman"/>
          <w:color w:val="000000"/>
          <w:sz w:val="24"/>
          <w:szCs w:val="24"/>
          <w:lang w:val="en-ID" w:eastAsia="en-ID"/>
        </w:rPr>
        <w:t>prasarana</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Sarpras</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berbasis</w:t>
      </w:r>
      <w:proofErr w:type="spellEnd"/>
      <w:r w:rsidRPr="003F7D25">
        <w:rPr>
          <w:rFonts w:ascii="Times New Roman" w:eastAsia="Times New Roman" w:hAnsi="Times New Roman" w:cs="Times New Roman"/>
          <w:color w:val="000000"/>
          <w:sz w:val="24"/>
          <w:szCs w:val="24"/>
          <w:lang w:val="en-ID" w:eastAsia="en-ID"/>
        </w:rPr>
        <w:t xml:space="preserve"> web </w:t>
      </w:r>
      <w:proofErr w:type="spellStart"/>
      <w:r w:rsidRPr="003F7D25">
        <w:rPr>
          <w:rFonts w:ascii="Times New Roman" w:eastAsia="Times New Roman" w:hAnsi="Times New Roman" w:cs="Times New Roman"/>
          <w:color w:val="000000"/>
          <w:sz w:val="24"/>
          <w:szCs w:val="24"/>
          <w:lang w:val="en-ID" w:eastAsia="en-ID"/>
        </w:rPr>
        <w:t>ini</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dibuat</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dengan</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menggunakan</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bahasa</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pemrograman</w:t>
      </w:r>
      <w:proofErr w:type="spellEnd"/>
      <w:r w:rsidRPr="003F7D25">
        <w:rPr>
          <w:rFonts w:ascii="Times New Roman" w:eastAsia="Times New Roman" w:hAnsi="Times New Roman" w:cs="Times New Roman"/>
          <w:color w:val="000000"/>
          <w:sz w:val="24"/>
          <w:szCs w:val="24"/>
          <w:lang w:val="en-ID" w:eastAsia="en-ID"/>
        </w:rPr>
        <w:t xml:space="preserve"> </w:t>
      </w:r>
      <w:r w:rsidRPr="003F7D25">
        <w:rPr>
          <w:rFonts w:ascii="Times New Roman" w:hAnsi="Times New Roman" w:cs="Times New Roman"/>
          <w:i/>
          <w:iCs/>
          <w:sz w:val="24"/>
          <w:szCs w:val="24"/>
        </w:rPr>
        <w:t>framework</w:t>
      </w:r>
      <w:r w:rsidRPr="003F7D25">
        <w:rPr>
          <w:rFonts w:ascii="Times New Roman" w:hAnsi="Times New Roman" w:cs="Times New Roman"/>
          <w:sz w:val="24"/>
          <w:szCs w:val="24"/>
        </w:rPr>
        <w:t xml:space="preserve"> Laravel</w:t>
      </w:r>
      <w:r w:rsidRPr="003F7D25">
        <w:rPr>
          <w:rFonts w:ascii="Times New Roman" w:eastAsia="Times New Roman" w:hAnsi="Times New Roman" w:cs="Times New Roman"/>
          <w:i/>
          <w:iCs/>
          <w:color w:val="000000"/>
          <w:sz w:val="24"/>
          <w:szCs w:val="24"/>
          <w:lang w:val="en-ID" w:eastAsia="en-ID"/>
        </w:rPr>
        <w:t xml:space="preserve"> </w:t>
      </w:r>
      <w:r w:rsidRPr="003F7D25">
        <w:rPr>
          <w:rFonts w:ascii="Times New Roman" w:eastAsia="Times New Roman" w:hAnsi="Times New Roman" w:cs="Times New Roman"/>
          <w:color w:val="000000"/>
          <w:sz w:val="24"/>
          <w:szCs w:val="24"/>
          <w:lang w:val="en-ID" w:eastAsia="en-ID"/>
        </w:rPr>
        <w:t>dan Database MySQL</w:t>
      </w:r>
      <w:r w:rsidRPr="003F7D25">
        <w:rPr>
          <w:rFonts w:ascii="Times New Roman" w:eastAsia="Times New Roman" w:hAnsi="Times New Roman" w:cs="Times New Roman"/>
          <w:color w:val="000000"/>
          <w:sz w:val="24"/>
          <w:szCs w:val="24"/>
          <w:lang w:val="en-ID" w:eastAsia="en-ID"/>
        </w:rPr>
        <w:fldChar w:fldCharType="begin" w:fldLock="1"/>
      </w:r>
      <w:r w:rsidRPr="003F7D25">
        <w:rPr>
          <w:rFonts w:ascii="Times New Roman" w:eastAsia="Times New Roman" w:hAnsi="Times New Roman" w:cs="Times New Roman"/>
          <w:color w:val="000000"/>
          <w:sz w:val="24"/>
          <w:szCs w:val="24"/>
          <w:lang w:val="en-ID" w:eastAsia="en-ID"/>
        </w:rPr>
        <w:instrText>ADDIN CSL_CITATION {"citationItems":[{"id":"ITEM-1","itemData":{"DOI":"10.51401/jinteks.v1i2.422","abstract":"This study aims to design and build an Information System Web-based Inventory of Goods at Buer 1 Junior High School in order to help part of the inventory of goods in borrowing goods, information on the condition of the goods, numbering of goods and data collection of transactions from the purchase of goods. The research method used is a qualitative descriptive method and data collection methods used in this study, namely the method of observation and interviews and using the Waterfall method as a method of software development. Information Based Inventory Information System Web at 1 Buer Public Middle School was built using Sublime Text language PHP programming and MySql database. Inventory Information System Web Based At SMP Negeri 1 Buer makes it easy for Inventory Admin in item numbering, data collection, information on the condition of the goods, the process of borrowing and returning goods and data collection of goods from the purchase transaction","author":[{"dropping-particle":"","family":"Oktaviani","given":"Novi","non-dropping-particle":"","parse-names":false,"suffix":""},{"dropping-particle":"","family":"Widiarta","given":"I Made","non-dropping-particle":"","parse-names":false,"suffix":""},{"dropping-particle":"","family":"Nurlaily","given":"","non-dropping-particle":"","parse-names":false,"suffix":""}],"container-title":"Jurnal Informatika, Teknologi dan Sains","id":"ITEM-1","issue":"2","issued":{"date-parts":[["2019"]]},"page":"160-168","title":"Sistem Informasi Inventaris Barang Berbasis Web Pada Smp Negeri 1 Buer","type":"article-journal","volume":"1"},"uris":["http://www.mendeley.com/documents/?uuid=fbba1a00-d6e8-489a-9110-0ca6b7cbb2de"]}],"mendeley":{"formattedCitation":"(Oktaviani et al., 2019)","plainTextFormattedCitation":"(Oktaviani et al., 2019)","previouslyFormattedCitation":"(Oktaviani et al., 2019)"},"properties":{"noteIndex":0},"schema":"https://github.com/citation-style-language/schema/raw/master/csl-citation.json"}</w:instrText>
      </w:r>
      <w:r w:rsidRPr="003F7D25">
        <w:rPr>
          <w:rFonts w:ascii="Times New Roman" w:eastAsia="Times New Roman" w:hAnsi="Times New Roman" w:cs="Times New Roman"/>
          <w:color w:val="000000"/>
          <w:sz w:val="24"/>
          <w:szCs w:val="24"/>
          <w:lang w:val="en-ID" w:eastAsia="en-ID"/>
        </w:rPr>
        <w:fldChar w:fldCharType="separate"/>
      </w:r>
      <w:r w:rsidRPr="003F7D25">
        <w:rPr>
          <w:rFonts w:ascii="Times New Roman" w:eastAsia="Times New Roman" w:hAnsi="Times New Roman" w:cs="Times New Roman"/>
          <w:noProof/>
          <w:color w:val="000000"/>
          <w:sz w:val="24"/>
          <w:szCs w:val="24"/>
          <w:lang w:val="en-ID" w:eastAsia="en-ID"/>
        </w:rPr>
        <w:t>(</w:t>
      </w:r>
      <w:proofErr w:type="spellStart"/>
      <w:r w:rsidRPr="003F7D25">
        <w:rPr>
          <w:rFonts w:ascii="Times New Roman" w:eastAsia="Times New Roman" w:hAnsi="Times New Roman" w:cs="Times New Roman"/>
          <w:noProof/>
          <w:color w:val="000000"/>
          <w:sz w:val="24"/>
          <w:szCs w:val="24"/>
          <w:lang w:val="en-ID" w:eastAsia="en-ID"/>
        </w:rPr>
        <w:t>Oktaviani</w:t>
      </w:r>
      <w:proofErr w:type="spellEnd"/>
      <w:r w:rsidRPr="003F7D25">
        <w:rPr>
          <w:rFonts w:ascii="Times New Roman" w:eastAsia="Times New Roman" w:hAnsi="Times New Roman" w:cs="Times New Roman"/>
          <w:noProof/>
          <w:color w:val="000000"/>
          <w:sz w:val="24"/>
          <w:szCs w:val="24"/>
          <w:lang w:val="en-ID" w:eastAsia="en-ID"/>
        </w:rPr>
        <w:t xml:space="preserve"> et al., 2019)</w:t>
      </w:r>
      <w:r w:rsidRPr="003F7D25">
        <w:rPr>
          <w:rFonts w:ascii="Times New Roman" w:eastAsia="Times New Roman" w:hAnsi="Times New Roman" w:cs="Times New Roman"/>
          <w:color w:val="000000"/>
          <w:sz w:val="24"/>
          <w:szCs w:val="24"/>
          <w:lang w:val="en-ID" w:eastAsia="en-ID"/>
        </w:rPr>
        <w:fldChar w:fldCharType="end"/>
      </w:r>
      <w:r w:rsidRPr="003F7D25">
        <w:rPr>
          <w:rFonts w:ascii="Times New Roman" w:eastAsia="Times New Roman" w:hAnsi="Times New Roman" w:cs="Times New Roman"/>
          <w:color w:val="000000"/>
          <w:sz w:val="24"/>
          <w:szCs w:val="24"/>
          <w:lang w:val="en-ID" w:eastAsia="en-ID"/>
        </w:rPr>
        <w:t>.</w:t>
      </w:r>
    </w:p>
    <w:p w14:paraId="07CE9CED" w14:textId="77777777" w:rsidR="00E844F8" w:rsidRPr="003F7D25" w:rsidRDefault="00E844F8" w:rsidP="005A786A">
      <w:pPr>
        <w:spacing w:after="0" w:line="480" w:lineRule="auto"/>
        <w:ind w:firstLine="720"/>
        <w:jc w:val="both"/>
        <w:rPr>
          <w:rFonts w:ascii="Times New Roman" w:eastAsia="Times New Roman" w:hAnsi="Times New Roman" w:cs="Times New Roman"/>
          <w:color w:val="000000"/>
          <w:sz w:val="24"/>
          <w:szCs w:val="24"/>
          <w:lang w:val="en-ID" w:eastAsia="en-ID"/>
        </w:rPr>
      </w:pPr>
      <w:r w:rsidRPr="003F7D25">
        <w:rPr>
          <w:rFonts w:ascii="Times New Roman" w:eastAsia="Times New Roman" w:hAnsi="Times New Roman" w:cs="Times New Roman"/>
          <w:i/>
          <w:iCs/>
          <w:color w:val="000000"/>
          <w:sz w:val="24"/>
          <w:szCs w:val="24"/>
          <w:lang w:val="en-ID" w:eastAsia="en-ID"/>
        </w:rPr>
        <w:t>Laravel</w:t>
      </w:r>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merupakan</w:t>
      </w:r>
      <w:proofErr w:type="spellEnd"/>
      <w:r w:rsidRPr="003F7D25">
        <w:rPr>
          <w:rFonts w:ascii="Times New Roman" w:eastAsia="Times New Roman" w:hAnsi="Times New Roman" w:cs="Times New Roman"/>
          <w:color w:val="000000"/>
          <w:sz w:val="24"/>
          <w:szCs w:val="24"/>
          <w:lang w:val="en-ID" w:eastAsia="en-ID"/>
        </w:rPr>
        <w:t xml:space="preserve"> </w:t>
      </w:r>
      <w:r w:rsidRPr="003F7D25">
        <w:rPr>
          <w:rFonts w:ascii="Times New Roman" w:eastAsia="Times New Roman" w:hAnsi="Times New Roman" w:cs="Times New Roman"/>
          <w:i/>
          <w:iCs/>
          <w:color w:val="000000"/>
          <w:sz w:val="24"/>
          <w:szCs w:val="24"/>
          <w:lang w:val="en-ID" w:eastAsia="en-ID"/>
        </w:rPr>
        <w:t>framework</w:t>
      </w:r>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bahasa</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pemrograman</w:t>
      </w:r>
      <w:proofErr w:type="spellEnd"/>
      <w:r w:rsidRPr="003F7D25">
        <w:rPr>
          <w:rFonts w:ascii="Times New Roman" w:eastAsia="Times New Roman" w:hAnsi="Times New Roman" w:cs="Times New Roman"/>
          <w:color w:val="000000"/>
          <w:sz w:val="24"/>
          <w:szCs w:val="24"/>
          <w:lang w:val="en-ID" w:eastAsia="en-ID"/>
        </w:rPr>
        <w:t xml:space="preserve"> PHP kaya </w:t>
      </w:r>
      <w:proofErr w:type="spellStart"/>
      <w:r w:rsidRPr="003F7D25">
        <w:rPr>
          <w:rFonts w:ascii="Times New Roman" w:eastAsia="Times New Roman" w:hAnsi="Times New Roman" w:cs="Times New Roman"/>
          <w:color w:val="000000"/>
          <w:sz w:val="24"/>
          <w:szCs w:val="24"/>
          <w:lang w:val="en-ID" w:eastAsia="en-ID"/>
        </w:rPr>
        <w:t>fitur</w:t>
      </w:r>
      <w:proofErr w:type="spellEnd"/>
      <w:r w:rsidRPr="003F7D25">
        <w:rPr>
          <w:rFonts w:ascii="Times New Roman" w:eastAsia="Times New Roman" w:hAnsi="Times New Roman" w:cs="Times New Roman"/>
          <w:color w:val="000000"/>
          <w:sz w:val="24"/>
          <w:szCs w:val="24"/>
          <w:lang w:val="en-ID" w:eastAsia="en-ID"/>
        </w:rPr>
        <w:t xml:space="preserve"> yang sangat </w:t>
      </w:r>
      <w:proofErr w:type="spellStart"/>
      <w:r w:rsidRPr="003F7D25">
        <w:rPr>
          <w:rFonts w:ascii="Times New Roman" w:eastAsia="Times New Roman" w:hAnsi="Times New Roman" w:cs="Times New Roman"/>
          <w:color w:val="000000"/>
          <w:sz w:val="24"/>
          <w:szCs w:val="24"/>
          <w:lang w:val="en-ID" w:eastAsia="en-ID"/>
        </w:rPr>
        <w:t>berguna</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bagi</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pengembang</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untuk</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membuat</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aplikasi</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berbasis</w:t>
      </w:r>
      <w:proofErr w:type="spellEnd"/>
      <w:r w:rsidRPr="003F7D25">
        <w:rPr>
          <w:rFonts w:ascii="Times New Roman" w:eastAsia="Times New Roman" w:hAnsi="Times New Roman" w:cs="Times New Roman"/>
          <w:color w:val="000000"/>
          <w:sz w:val="24"/>
          <w:szCs w:val="24"/>
          <w:lang w:val="en-ID" w:eastAsia="en-ID"/>
        </w:rPr>
        <w:t xml:space="preserve"> web.</w:t>
      </w:r>
      <w:r w:rsidRPr="003F7D25">
        <w:rPr>
          <w:rFonts w:ascii="Times New Roman" w:eastAsia="Times New Roman" w:hAnsi="Times New Roman" w:cs="Times New Roman"/>
          <w:i/>
          <w:iCs/>
          <w:color w:val="000000"/>
          <w:sz w:val="24"/>
          <w:szCs w:val="24"/>
          <w:lang w:val="en-ID" w:eastAsia="en-ID"/>
        </w:rPr>
        <w:t xml:space="preserve"> </w:t>
      </w:r>
      <w:r w:rsidRPr="003F7D25">
        <w:rPr>
          <w:rFonts w:ascii="Times New Roman" w:eastAsia="Times New Roman" w:hAnsi="Times New Roman" w:cs="Times New Roman"/>
          <w:color w:val="000000"/>
          <w:sz w:val="24"/>
          <w:szCs w:val="24"/>
          <w:lang w:val="en-ID" w:eastAsia="en-ID"/>
        </w:rPr>
        <w:t xml:space="preserve">Laravel </w:t>
      </w:r>
      <w:proofErr w:type="spellStart"/>
      <w:r w:rsidRPr="003F7D25">
        <w:rPr>
          <w:rFonts w:ascii="Times New Roman" w:eastAsia="Times New Roman" w:hAnsi="Times New Roman" w:cs="Times New Roman"/>
          <w:color w:val="000000"/>
          <w:sz w:val="24"/>
          <w:szCs w:val="24"/>
          <w:lang w:val="en-ID" w:eastAsia="en-ID"/>
        </w:rPr>
        <w:t>adalah</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kerangka</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pengembangan</w:t>
      </w:r>
      <w:proofErr w:type="spellEnd"/>
      <w:r w:rsidRPr="003F7D25">
        <w:rPr>
          <w:rFonts w:ascii="Times New Roman" w:eastAsia="Times New Roman" w:hAnsi="Times New Roman" w:cs="Times New Roman"/>
          <w:color w:val="000000"/>
          <w:sz w:val="24"/>
          <w:szCs w:val="24"/>
          <w:lang w:val="en-ID" w:eastAsia="en-ID"/>
        </w:rPr>
        <w:t xml:space="preserve"> web yang </w:t>
      </w:r>
      <w:proofErr w:type="spellStart"/>
      <w:r w:rsidRPr="003F7D25">
        <w:rPr>
          <w:rFonts w:ascii="Times New Roman" w:eastAsia="Times New Roman" w:hAnsi="Times New Roman" w:cs="Times New Roman"/>
          <w:color w:val="000000"/>
          <w:sz w:val="24"/>
          <w:szCs w:val="24"/>
          <w:lang w:val="en-ID" w:eastAsia="en-ID"/>
        </w:rPr>
        <w:t>dirancang</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untuk</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meningkatkan</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kualitas</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aplikasi</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dengan</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mengurangi</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biaya</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pengembangan</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menyederhanakan</w:t>
      </w:r>
      <w:proofErr w:type="spellEnd"/>
      <w:r w:rsidRPr="003F7D25">
        <w:rPr>
          <w:rFonts w:ascii="Times New Roman" w:eastAsia="Times New Roman" w:hAnsi="Times New Roman" w:cs="Times New Roman"/>
          <w:color w:val="000000"/>
          <w:sz w:val="24"/>
          <w:szCs w:val="24"/>
          <w:lang w:val="en-ID" w:eastAsia="en-ID"/>
        </w:rPr>
        <w:t xml:space="preserve"> proses </w:t>
      </w:r>
      <w:proofErr w:type="spellStart"/>
      <w:r w:rsidRPr="003F7D25">
        <w:rPr>
          <w:rFonts w:ascii="Times New Roman" w:eastAsia="Times New Roman" w:hAnsi="Times New Roman" w:cs="Times New Roman"/>
          <w:color w:val="000000"/>
          <w:sz w:val="24"/>
          <w:szCs w:val="24"/>
          <w:lang w:val="en-ID" w:eastAsia="en-ID"/>
        </w:rPr>
        <w:t>pemeliharaan</w:t>
      </w:r>
      <w:proofErr w:type="spellEnd"/>
      <w:r w:rsidRPr="003F7D25">
        <w:rPr>
          <w:rFonts w:ascii="Times New Roman" w:eastAsia="Times New Roman" w:hAnsi="Times New Roman" w:cs="Times New Roman"/>
          <w:color w:val="000000"/>
          <w:sz w:val="24"/>
          <w:szCs w:val="24"/>
          <w:lang w:val="en-ID" w:eastAsia="en-ID"/>
        </w:rPr>
        <w:t xml:space="preserve">, dan </w:t>
      </w:r>
      <w:proofErr w:type="spellStart"/>
      <w:r w:rsidRPr="003F7D25">
        <w:rPr>
          <w:rFonts w:ascii="Times New Roman" w:eastAsia="Times New Roman" w:hAnsi="Times New Roman" w:cs="Times New Roman"/>
          <w:color w:val="000000"/>
          <w:sz w:val="24"/>
          <w:szCs w:val="24"/>
          <w:lang w:val="en-ID" w:eastAsia="en-ID"/>
        </w:rPr>
        <w:t>meningkatkan</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produktivitas</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kerja</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melalui</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kode</w:t>
      </w:r>
      <w:proofErr w:type="spellEnd"/>
      <w:r w:rsidRPr="003F7D25">
        <w:rPr>
          <w:rFonts w:ascii="Times New Roman" w:eastAsia="Times New Roman" w:hAnsi="Times New Roman" w:cs="Times New Roman"/>
          <w:color w:val="000000"/>
          <w:sz w:val="24"/>
          <w:szCs w:val="24"/>
          <w:lang w:val="en-ID" w:eastAsia="en-ID"/>
        </w:rPr>
        <w:t xml:space="preserve"> program yang </w:t>
      </w:r>
      <w:proofErr w:type="spellStart"/>
      <w:r w:rsidRPr="003F7D25">
        <w:rPr>
          <w:rFonts w:ascii="Times New Roman" w:eastAsia="Times New Roman" w:hAnsi="Times New Roman" w:cs="Times New Roman"/>
          <w:color w:val="000000"/>
          <w:sz w:val="24"/>
          <w:szCs w:val="24"/>
          <w:lang w:val="en-ID" w:eastAsia="en-ID"/>
        </w:rPr>
        <w:t>bersih</w:t>
      </w:r>
      <w:proofErr w:type="spellEnd"/>
      <w:r w:rsidRPr="003F7D25">
        <w:rPr>
          <w:rFonts w:ascii="Times New Roman" w:eastAsia="Times New Roman" w:hAnsi="Times New Roman" w:cs="Times New Roman"/>
          <w:color w:val="000000"/>
          <w:sz w:val="24"/>
          <w:szCs w:val="24"/>
          <w:lang w:val="en-ID" w:eastAsia="en-ID"/>
        </w:rPr>
        <w:t xml:space="preserve"> dan </w:t>
      </w:r>
      <w:proofErr w:type="spellStart"/>
      <w:r w:rsidRPr="003F7D25">
        <w:rPr>
          <w:rFonts w:ascii="Times New Roman" w:eastAsia="Times New Roman" w:hAnsi="Times New Roman" w:cs="Times New Roman"/>
          <w:color w:val="000000"/>
          <w:sz w:val="24"/>
          <w:szCs w:val="24"/>
          <w:lang w:val="en-ID" w:eastAsia="en-ID"/>
        </w:rPr>
        <w:t>terstruktur</w:t>
      </w:r>
      <w:proofErr w:type="spellEnd"/>
      <w:r w:rsidRPr="003F7D25">
        <w:rPr>
          <w:rFonts w:ascii="Times New Roman" w:eastAsia="Times New Roman" w:hAnsi="Times New Roman" w:cs="Times New Roman"/>
          <w:color w:val="000000"/>
          <w:sz w:val="24"/>
          <w:szCs w:val="24"/>
          <w:lang w:val="en-ID" w:eastAsia="en-ID"/>
        </w:rPr>
        <w:t>. Laravel</w:t>
      </w:r>
      <w:r w:rsidRPr="003F7D25">
        <w:rPr>
          <w:rFonts w:ascii="Times New Roman" w:eastAsia="Times New Roman" w:hAnsi="Times New Roman" w:cs="Times New Roman"/>
          <w:i/>
          <w:iCs/>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memiliki</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beberapa</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keunggulan</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menggunakan</w:t>
      </w:r>
      <w:proofErr w:type="spellEnd"/>
      <w:r w:rsidRPr="003F7D25">
        <w:rPr>
          <w:rFonts w:ascii="Times New Roman" w:eastAsia="Times New Roman" w:hAnsi="Times New Roman" w:cs="Times New Roman"/>
          <w:color w:val="000000"/>
          <w:sz w:val="24"/>
          <w:szCs w:val="24"/>
          <w:lang w:val="en-ID" w:eastAsia="en-ID"/>
        </w:rPr>
        <w:t xml:space="preserve"> Artisan Command Line Interface (CLI), yang </w:t>
      </w:r>
      <w:proofErr w:type="spellStart"/>
      <w:r w:rsidRPr="003F7D25">
        <w:rPr>
          <w:rFonts w:ascii="Times New Roman" w:eastAsia="Times New Roman" w:hAnsi="Times New Roman" w:cs="Times New Roman"/>
          <w:color w:val="000000"/>
          <w:sz w:val="24"/>
          <w:szCs w:val="24"/>
          <w:lang w:val="en-ID" w:eastAsia="en-ID"/>
        </w:rPr>
        <w:t>memungkinkan</w:t>
      </w:r>
      <w:proofErr w:type="spellEnd"/>
      <w:r w:rsidRPr="003F7D25">
        <w:rPr>
          <w:rFonts w:ascii="Times New Roman" w:eastAsia="Times New Roman" w:hAnsi="Times New Roman" w:cs="Times New Roman"/>
          <w:color w:val="000000"/>
          <w:sz w:val="24"/>
          <w:szCs w:val="24"/>
          <w:lang w:val="en-ID" w:eastAsia="en-ID"/>
        </w:rPr>
        <w:t xml:space="preserve"> Anda </w:t>
      </w:r>
      <w:proofErr w:type="spellStart"/>
      <w:r w:rsidRPr="003F7D25">
        <w:rPr>
          <w:rFonts w:ascii="Times New Roman" w:eastAsia="Times New Roman" w:hAnsi="Times New Roman" w:cs="Times New Roman"/>
          <w:color w:val="000000"/>
          <w:sz w:val="24"/>
          <w:szCs w:val="24"/>
          <w:lang w:val="en-ID" w:eastAsia="en-ID"/>
        </w:rPr>
        <w:t>menggunakan</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manajer</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paket</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Komposer</w:t>
      </w:r>
      <w:proofErr w:type="spellEnd"/>
      <w:r w:rsidRPr="003F7D25">
        <w:rPr>
          <w:rFonts w:ascii="Times New Roman" w:eastAsia="Times New Roman" w:hAnsi="Times New Roman" w:cs="Times New Roman"/>
          <w:color w:val="000000"/>
          <w:sz w:val="24"/>
          <w:szCs w:val="24"/>
          <w:lang w:val="en-ID" w:eastAsia="en-ID"/>
        </w:rPr>
        <w:t xml:space="preserve"> PHP dan </w:t>
      </w:r>
      <w:proofErr w:type="spellStart"/>
      <w:r w:rsidRPr="003F7D25">
        <w:rPr>
          <w:rFonts w:ascii="Times New Roman" w:eastAsia="Times New Roman" w:hAnsi="Times New Roman" w:cs="Times New Roman"/>
          <w:color w:val="000000"/>
          <w:sz w:val="24"/>
          <w:szCs w:val="24"/>
          <w:lang w:val="en-ID" w:eastAsia="en-ID"/>
        </w:rPr>
        <w:t>menulis</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kode</w:t>
      </w:r>
      <w:proofErr w:type="spellEnd"/>
      <w:r w:rsidRPr="003F7D25">
        <w:rPr>
          <w:rFonts w:ascii="Times New Roman" w:eastAsia="Times New Roman" w:hAnsi="Times New Roman" w:cs="Times New Roman"/>
          <w:color w:val="000000"/>
          <w:sz w:val="24"/>
          <w:szCs w:val="24"/>
          <w:lang w:val="en-ID" w:eastAsia="en-ID"/>
        </w:rPr>
        <w:t xml:space="preserve"> program yang </w:t>
      </w:r>
      <w:proofErr w:type="spellStart"/>
      <w:r w:rsidRPr="003F7D25">
        <w:rPr>
          <w:rFonts w:ascii="Times New Roman" w:eastAsia="Times New Roman" w:hAnsi="Times New Roman" w:cs="Times New Roman"/>
          <w:color w:val="000000"/>
          <w:sz w:val="24"/>
          <w:szCs w:val="24"/>
          <w:lang w:val="en-ID" w:eastAsia="en-ID"/>
        </w:rPr>
        <w:t>jelas</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singkat</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terstruktur</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sehingga</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mudah</w:t>
      </w:r>
      <w:proofErr w:type="spellEnd"/>
      <w:r w:rsidRPr="003F7D25">
        <w:rPr>
          <w:rFonts w:ascii="Times New Roman" w:eastAsia="Times New Roman" w:hAnsi="Times New Roman" w:cs="Times New Roman"/>
          <w:color w:val="000000"/>
          <w:sz w:val="24"/>
          <w:szCs w:val="24"/>
          <w:lang w:val="en-ID" w:eastAsia="en-ID"/>
        </w:rPr>
        <w:t xml:space="preserve"> </w:t>
      </w:r>
      <w:proofErr w:type="spellStart"/>
      <w:r w:rsidRPr="003F7D25">
        <w:rPr>
          <w:rFonts w:ascii="Times New Roman" w:eastAsia="Times New Roman" w:hAnsi="Times New Roman" w:cs="Times New Roman"/>
          <w:color w:val="000000"/>
          <w:sz w:val="24"/>
          <w:szCs w:val="24"/>
          <w:lang w:val="en-ID" w:eastAsia="en-ID"/>
        </w:rPr>
        <w:t>dipahami</w:t>
      </w:r>
      <w:proofErr w:type="spellEnd"/>
      <w:r w:rsidRPr="003F7D25">
        <w:rPr>
          <w:rFonts w:ascii="Times New Roman" w:eastAsia="Times New Roman" w:hAnsi="Times New Roman" w:cs="Times New Roman"/>
          <w:color w:val="000000"/>
          <w:sz w:val="24"/>
          <w:szCs w:val="24"/>
          <w:lang w:val="en-ID" w:eastAsia="en-ID"/>
        </w:rPr>
        <w:t xml:space="preserve"> oleh </w:t>
      </w:r>
      <w:proofErr w:type="spellStart"/>
      <w:r w:rsidRPr="003F7D25">
        <w:rPr>
          <w:rFonts w:ascii="Times New Roman" w:eastAsia="Times New Roman" w:hAnsi="Times New Roman" w:cs="Times New Roman"/>
          <w:color w:val="000000"/>
          <w:sz w:val="24"/>
          <w:szCs w:val="24"/>
          <w:lang w:val="en-ID" w:eastAsia="en-ID"/>
        </w:rPr>
        <w:t>pengembang</w:t>
      </w:r>
      <w:proofErr w:type="spellEnd"/>
      <w:r w:rsidRPr="003F7D25">
        <w:rPr>
          <w:rFonts w:ascii="Times New Roman" w:eastAsia="Times New Roman" w:hAnsi="Times New Roman" w:cs="Times New Roman"/>
          <w:color w:val="000000"/>
          <w:sz w:val="24"/>
          <w:szCs w:val="24"/>
          <w:lang w:val="en-ID" w:eastAsia="en-ID"/>
        </w:rPr>
        <w:fldChar w:fldCharType="begin" w:fldLock="1"/>
      </w:r>
      <w:r w:rsidRPr="003F7D25">
        <w:rPr>
          <w:rFonts w:ascii="Times New Roman" w:eastAsia="Times New Roman" w:hAnsi="Times New Roman" w:cs="Times New Roman"/>
          <w:color w:val="000000"/>
          <w:sz w:val="24"/>
          <w:szCs w:val="24"/>
          <w:lang w:val="en-ID" w:eastAsia="en-ID"/>
        </w:rPr>
        <w:instrText>ADDIN CSL_CITATION {"citationItems":[{"id":"ITEM-1","itemData":{"DOI":"10.33795/jppkm.v8i1.64","ISSN":"2686-6501","abstract":"Perjalanan UKM di Indonesia, tak terkecuali kelompok UKM Ron Tuwuh dan Prohandji tidak semudah yang dibayangkan. Salah satu kendala yang dihadapi adalah pengelolaan keuangan untuk bisnis. Pada setiap bisnis yang dilakukan memerlukan menejemen keuangan agar roda kehidupan bisnis dapat berjalan dengan baik. Fakta dilapangan, pegiat UKM masih mempunyai kesulitan dalam proses pencatatan keuangan baik dari pemasukan dan pengeluaran. Sebagian besar UKM tidak memperhatikan transaksi keluar-masuk keuangan dan tanpa perhitungan atau pencatatan yang jelas, sehingga menimbulkan ketidakstbilan keuangan yang ada pada usaha. Dari kendala keuangan yang terjadi pada pelaku usaha UKM dan minimnya pengetahuan akan keuangan. Maka penelitian ini bertujuan untuk merancang sistem informasi akuntansi berbasis website untuk UKM khususnya pada kelompok UKM Ron Tuwuh dan Prohandji. Sistem informasi ini dikembangkan menggunakan framework Laravel untuk memenuhi kebutuhan standar pengelolaan informasi keuangan sehingga pencatatan keuangan tersistem dengan baik dan meminimalisir resiko tak terkontrolnya data keuangan.","author":[{"dropping-particle":"","family":"Moch Zawaruddin Abdullah","given":"","non-dropping-particle":"","parse-names":false,"suffix":""},{"dropping-particle":"","family":"Mungki Astiningrum","given":"","non-dropping-particle":"","parse-names":false,"suffix":""},{"dropping-particle":"","family":"Yuri Ariaynto","given":"","non-dropping-particle":"","parse-names":false,"suffix":""},{"dropping-particle":"","family":"Dwi Puspitasari","given":"","non-dropping-particle":"","parse-names":false,"suffix":""},{"dropping-particle":"","family":"Atiqah Nurul Asri","given":"","non-dropping-particle":"","parse-names":false,"suffix":""}],"container-title":"Jurnal Pengabdian Polinema Kepada Masyarakat","id":"ITEM-1","issue":"1","issued":{"date-parts":[["2021"]]},"page":"74-80","title":"Rancang Bangun Sistem Informasi Akuntansi Berbasis Website menggunakan Framework Laravel","type":"article-journal","volume":"8"},"uris":["http://www.mendeley.com/documents/?uuid=dade813c-cff8-4303-ad1a-e2fad537cfbc"]}],"mendeley":{"formattedCitation":"(Moch Zawaruddin Abdullah et al., 2021)","plainTextFormattedCitation":"(Moch Zawaruddin Abdullah et al., 2021)","previouslyFormattedCitation":"(Moch Zawaruddin Abdullah et al., 2021)"},"properties":{"noteIndex":0},"schema":"https://github.com/citation-style-language/schema/raw/master/csl-citation.json"}</w:instrText>
      </w:r>
      <w:r w:rsidRPr="003F7D25">
        <w:rPr>
          <w:rFonts w:ascii="Times New Roman" w:eastAsia="Times New Roman" w:hAnsi="Times New Roman" w:cs="Times New Roman"/>
          <w:color w:val="000000"/>
          <w:sz w:val="24"/>
          <w:szCs w:val="24"/>
          <w:lang w:val="en-ID" w:eastAsia="en-ID"/>
        </w:rPr>
        <w:fldChar w:fldCharType="separate"/>
      </w:r>
      <w:r w:rsidRPr="003F7D25">
        <w:rPr>
          <w:rFonts w:ascii="Times New Roman" w:eastAsia="Times New Roman" w:hAnsi="Times New Roman" w:cs="Times New Roman"/>
          <w:noProof/>
          <w:color w:val="000000"/>
          <w:sz w:val="24"/>
          <w:szCs w:val="24"/>
          <w:lang w:val="en-ID" w:eastAsia="en-ID"/>
        </w:rPr>
        <w:t>(Moch Zawaruddin Abdullah et al., 2021)</w:t>
      </w:r>
      <w:r w:rsidRPr="003F7D25">
        <w:rPr>
          <w:rFonts w:ascii="Times New Roman" w:eastAsia="Times New Roman" w:hAnsi="Times New Roman" w:cs="Times New Roman"/>
          <w:color w:val="000000"/>
          <w:sz w:val="24"/>
          <w:szCs w:val="24"/>
          <w:lang w:val="en-ID" w:eastAsia="en-ID"/>
        </w:rPr>
        <w:fldChar w:fldCharType="end"/>
      </w:r>
      <w:r w:rsidRPr="003F7D25">
        <w:rPr>
          <w:rFonts w:ascii="Times New Roman" w:eastAsia="Times New Roman" w:hAnsi="Times New Roman" w:cs="Times New Roman"/>
          <w:color w:val="000000"/>
          <w:sz w:val="24"/>
          <w:szCs w:val="24"/>
          <w:lang w:val="en-ID" w:eastAsia="en-ID"/>
        </w:rPr>
        <w:t>.</w:t>
      </w:r>
    </w:p>
    <w:p w14:paraId="025D2BF0" w14:textId="1D9EF57A" w:rsidR="005A786A" w:rsidRPr="003F7D25" w:rsidRDefault="00882382" w:rsidP="005A786A">
      <w:pPr>
        <w:spacing w:after="0" w:line="480" w:lineRule="auto"/>
        <w:ind w:firstLine="720"/>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 xml:space="preserve"> </w:t>
      </w:r>
      <w:r w:rsidR="00E844F8" w:rsidRPr="003F7D25">
        <w:rPr>
          <w:rFonts w:ascii="Times New Roman" w:eastAsia="Times New Roman" w:hAnsi="Times New Roman" w:cs="Times New Roman"/>
          <w:color w:val="000000"/>
          <w:sz w:val="24"/>
          <w:szCs w:val="24"/>
          <w:lang w:val="en-ID" w:eastAsia="en-ID"/>
        </w:rPr>
        <w:t xml:space="preserve">Pada </w:t>
      </w:r>
      <w:proofErr w:type="spellStart"/>
      <w:r w:rsidR="00E844F8" w:rsidRPr="003F7D25">
        <w:rPr>
          <w:rFonts w:ascii="Times New Roman" w:eastAsia="Times New Roman" w:hAnsi="Times New Roman" w:cs="Times New Roman"/>
          <w:color w:val="000000"/>
          <w:sz w:val="24"/>
          <w:szCs w:val="24"/>
          <w:lang w:val="en-ID" w:eastAsia="en-ID"/>
        </w:rPr>
        <w:t>saat</w:t>
      </w:r>
      <w:proofErr w:type="spellEnd"/>
      <w:r w:rsidR="00E844F8" w:rsidRPr="003F7D25">
        <w:rPr>
          <w:rFonts w:ascii="Times New Roman" w:eastAsia="Times New Roman" w:hAnsi="Times New Roman" w:cs="Times New Roman"/>
          <w:color w:val="000000"/>
          <w:sz w:val="24"/>
          <w:szCs w:val="24"/>
          <w:lang w:val="en-ID" w:eastAsia="en-ID"/>
        </w:rPr>
        <w:t xml:space="preserve"> </w:t>
      </w:r>
      <w:proofErr w:type="spellStart"/>
      <w:r w:rsidR="00E844F8" w:rsidRPr="003F7D25">
        <w:rPr>
          <w:rFonts w:ascii="Times New Roman" w:eastAsia="Times New Roman" w:hAnsi="Times New Roman" w:cs="Times New Roman"/>
          <w:color w:val="000000"/>
          <w:sz w:val="24"/>
          <w:szCs w:val="24"/>
          <w:lang w:val="en-ID" w:eastAsia="en-ID"/>
        </w:rPr>
        <w:t>pencatatan</w:t>
      </w:r>
      <w:proofErr w:type="spellEnd"/>
      <w:r w:rsidR="00E844F8" w:rsidRPr="003F7D25">
        <w:rPr>
          <w:rFonts w:ascii="Times New Roman" w:eastAsia="Times New Roman" w:hAnsi="Times New Roman" w:cs="Times New Roman"/>
          <w:color w:val="000000"/>
          <w:sz w:val="24"/>
          <w:szCs w:val="24"/>
          <w:lang w:val="en-ID" w:eastAsia="en-ID"/>
        </w:rPr>
        <w:t xml:space="preserve"> data </w:t>
      </w:r>
      <w:proofErr w:type="spellStart"/>
      <w:r w:rsidR="00E844F8" w:rsidRPr="003F7D25">
        <w:rPr>
          <w:rFonts w:ascii="Times New Roman" w:eastAsia="Times New Roman" w:hAnsi="Times New Roman" w:cs="Times New Roman"/>
          <w:color w:val="000000"/>
          <w:sz w:val="24"/>
          <w:szCs w:val="24"/>
          <w:lang w:val="en-ID" w:eastAsia="en-ID"/>
        </w:rPr>
        <w:t>tentang</w:t>
      </w:r>
      <w:proofErr w:type="spellEnd"/>
      <w:r w:rsidR="00E844F8" w:rsidRPr="003F7D25">
        <w:rPr>
          <w:rFonts w:ascii="Times New Roman" w:eastAsia="Times New Roman" w:hAnsi="Times New Roman" w:cs="Times New Roman"/>
          <w:color w:val="000000"/>
          <w:sz w:val="24"/>
          <w:szCs w:val="24"/>
          <w:lang w:val="en-ID" w:eastAsia="en-ID"/>
        </w:rPr>
        <w:t xml:space="preserve"> </w:t>
      </w:r>
      <w:proofErr w:type="spellStart"/>
      <w:r w:rsidR="00E844F8" w:rsidRPr="003F7D25">
        <w:rPr>
          <w:rFonts w:ascii="Times New Roman" w:eastAsia="Times New Roman" w:hAnsi="Times New Roman" w:cs="Times New Roman"/>
          <w:color w:val="000000"/>
          <w:sz w:val="24"/>
          <w:szCs w:val="24"/>
          <w:lang w:val="en-ID" w:eastAsia="en-ID"/>
        </w:rPr>
        <w:t>barang</w:t>
      </w:r>
      <w:proofErr w:type="spellEnd"/>
      <w:r w:rsidR="00E844F8" w:rsidRPr="003F7D25">
        <w:rPr>
          <w:rFonts w:ascii="Times New Roman" w:eastAsia="Times New Roman" w:hAnsi="Times New Roman" w:cs="Times New Roman"/>
          <w:color w:val="000000"/>
          <w:sz w:val="24"/>
          <w:szCs w:val="24"/>
          <w:lang w:val="en-ID" w:eastAsia="en-ID"/>
        </w:rPr>
        <w:t xml:space="preserve"> </w:t>
      </w:r>
      <w:proofErr w:type="spellStart"/>
      <w:r w:rsidR="00E844F8" w:rsidRPr="003F7D25">
        <w:rPr>
          <w:rFonts w:ascii="Times New Roman" w:eastAsia="Times New Roman" w:hAnsi="Times New Roman" w:cs="Times New Roman"/>
          <w:color w:val="000000"/>
          <w:sz w:val="24"/>
          <w:szCs w:val="24"/>
          <w:lang w:val="en-ID" w:eastAsia="en-ID"/>
        </w:rPr>
        <w:t>masuk</w:t>
      </w:r>
      <w:proofErr w:type="spellEnd"/>
      <w:r w:rsidR="00E844F8" w:rsidRPr="003F7D25">
        <w:rPr>
          <w:rFonts w:ascii="Times New Roman" w:eastAsia="Times New Roman" w:hAnsi="Times New Roman" w:cs="Times New Roman"/>
          <w:color w:val="000000"/>
          <w:sz w:val="24"/>
          <w:szCs w:val="24"/>
          <w:lang w:val="en-ID" w:eastAsia="en-ID"/>
        </w:rPr>
        <w:t xml:space="preserve"> dan </w:t>
      </w:r>
      <w:proofErr w:type="spellStart"/>
      <w:r w:rsidR="00E844F8" w:rsidRPr="003F7D25">
        <w:rPr>
          <w:rFonts w:ascii="Times New Roman" w:eastAsia="Times New Roman" w:hAnsi="Times New Roman" w:cs="Times New Roman"/>
          <w:color w:val="000000"/>
          <w:sz w:val="24"/>
          <w:szCs w:val="24"/>
          <w:lang w:val="en-ID" w:eastAsia="en-ID"/>
        </w:rPr>
        <w:t>keluar</w:t>
      </w:r>
      <w:proofErr w:type="spellEnd"/>
      <w:r w:rsidR="00E844F8" w:rsidRPr="003F7D25">
        <w:rPr>
          <w:rFonts w:ascii="Times New Roman" w:eastAsia="Times New Roman" w:hAnsi="Times New Roman" w:cs="Times New Roman"/>
          <w:color w:val="000000"/>
          <w:sz w:val="24"/>
          <w:szCs w:val="24"/>
          <w:lang w:val="en-ID" w:eastAsia="en-ID"/>
        </w:rPr>
        <w:t xml:space="preserve"> </w:t>
      </w:r>
      <w:proofErr w:type="spellStart"/>
      <w:r w:rsidR="00E844F8" w:rsidRPr="003F7D25">
        <w:rPr>
          <w:rFonts w:ascii="Times New Roman" w:eastAsia="Times New Roman" w:hAnsi="Times New Roman" w:cs="Times New Roman"/>
          <w:color w:val="000000"/>
          <w:sz w:val="24"/>
          <w:szCs w:val="24"/>
          <w:lang w:val="en-ID" w:eastAsia="en-ID"/>
        </w:rPr>
        <w:t>sering</w:t>
      </w:r>
      <w:proofErr w:type="spellEnd"/>
      <w:r w:rsidR="00E844F8" w:rsidRPr="003F7D25">
        <w:rPr>
          <w:rFonts w:ascii="Times New Roman" w:eastAsia="Times New Roman" w:hAnsi="Times New Roman" w:cs="Times New Roman"/>
          <w:color w:val="000000"/>
          <w:sz w:val="24"/>
          <w:szCs w:val="24"/>
          <w:lang w:val="en-ID" w:eastAsia="en-ID"/>
        </w:rPr>
        <w:t xml:space="preserve"> </w:t>
      </w:r>
      <w:proofErr w:type="spellStart"/>
      <w:r w:rsidR="00E844F8" w:rsidRPr="003F7D25">
        <w:rPr>
          <w:rFonts w:ascii="Times New Roman" w:eastAsia="Times New Roman" w:hAnsi="Times New Roman" w:cs="Times New Roman"/>
          <w:color w:val="000000"/>
          <w:sz w:val="24"/>
          <w:szCs w:val="24"/>
          <w:lang w:val="en-ID" w:eastAsia="en-ID"/>
        </w:rPr>
        <w:t>terjadi</w:t>
      </w:r>
      <w:proofErr w:type="spellEnd"/>
      <w:r w:rsidR="00E844F8" w:rsidRPr="003F7D25">
        <w:rPr>
          <w:rFonts w:ascii="Times New Roman" w:eastAsia="Times New Roman" w:hAnsi="Times New Roman" w:cs="Times New Roman"/>
          <w:color w:val="000000"/>
          <w:sz w:val="24"/>
          <w:szCs w:val="24"/>
          <w:lang w:val="en-ID" w:eastAsia="en-ID"/>
        </w:rPr>
        <w:t xml:space="preserve"> </w:t>
      </w:r>
      <w:proofErr w:type="spellStart"/>
      <w:r w:rsidR="00E844F8" w:rsidRPr="003F7D25">
        <w:rPr>
          <w:rFonts w:ascii="Times New Roman" w:eastAsia="Times New Roman" w:hAnsi="Times New Roman" w:cs="Times New Roman"/>
          <w:color w:val="000000"/>
          <w:sz w:val="24"/>
          <w:szCs w:val="24"/>
          <w:lang w:val="en-ID" w:eastAsia="en-ID"/>
        </w:rPr>
        <w:t>kesalahan</w:t>
      </w:r>
      <w:proofErr w:type="spellEnd"/>
      <w:r w:rsidR="00E844F8" w:rsidRPr="003F7D25">
        <w:rPr>
          <w:rFonts w:ascii="Times New Roman" w:eastAsia="Times New Roman" w:hAnsi="Times New Roman" w:cs="Times New Roman"/>
          <w:color w:val="000000"/>
          <w:sz w:val="24"/>
          <w:szCs w:val="24"/>
          <w:lang w:val="en-ID" w:eastAsia="en-ID"/>
        </w:rPr>
        <w:t xml:space="preserve"> yang </w:t>
      </w:r>
      <w:proofErr w:type="spellStart"/>
      <w:r w:rsidR="00E844F8" w:rsidRPr="003F7D25">
        <w:rPr>
          <w:rFonts w:ascii="Times New Roman" w:eastAsia="Times New Roman" w:hAnsi="Times New Roman" w:cs="Times New Roman"/>
          <w:color w:val="000000"/>
          <w:sz w:val="24"/>
          <w:szCs w:val="24"/>
          <w:lang w:val="en-ID" w:eastAsia="en-ID"/>
        </w:rPr>
        <w:t>mengakibatkan</w:t>
      </w:r>
      <w:proofErr w:type="spellEnd"/>
      <w:r w:rsidR="00E844F8" w:rsidRPr="003F7D25">
        <w:rPr>
          <w:rFonts w:ascii="Times New Roman" w:eastAsia="Times New Roman" w:hAnsi="Times New Roman" w:cs="Times New Roman"/>
          <w:color w:val="000000"/>
          <w:sz w:val="24"/>
          <w:szCs w:val="24"/>
          <w:lang w:val="en-ID" w:eastAsia="en-ID"/>
        </w:rPr>
        <w:t xml:space="preserve"> </w:t>
      </w:r>
      <w:proofErr w:type="spellStart"/>
      <w:r w:rsidR="00E844F8" w:rsidRPr="003F7D25">
        <w:rPr>
          <w:rFonts w:ascii="Times New Roman" w:eastAsia="Times New Roman" w:hAnsi="Times New Roman" w:cs="Times New Roman"/>
          <w:color w:val="000000"/>
          <w:sz w:val="24"/>
          <w:szCs w:val="24"/>
          <w:lang w:val="en-ID" w:eastAsia="en-ID"/>
        </w:rPr>
        <w:t>ketidaksesuaian</w:t>
      </w:r>
      <w:proofErr w:type="spellEnd"/>
      <w:r w:rsidR="00E844F8" w:rsidRPr="003F7D25">
        <w:rPr>
          <w:rFonts w:ascii="Times New Roman" w:eastAsia="Times New Roman" w:hAnsi="Times New Roman" w:cs="Times New Roman"/>
          <w:color w:val="000000"/>
          <w:sz w:val="24"/>
          <w:szCs w:val="24"/>
          <w:lang w:val="en-ID" w:eastAsia="en-ID"/>
        </w:rPr>
        <w:t xml:space="preserve"> </w:t>
      </w:r>
      <w:proofErr w:type="spellStart"/>
      <w:r w:rsidR="00E844F8" w:rsidRPr="003F7D25">
        <w:rPr>
          <w:rFonts w:ascii="Times New Roman" w:eastAsia="Times New Roman" w:hAnsi="Times New Roman" w:cs="Times New Roman"/>
          <w:color w:val="000000"/>
          <w:sz w:val="24"/>
          <w:szCs w:val="24"/>
          <w:lang w:val="en-ID" w:eastAsia="en-ID"/>
        </w:rPr>
        <w:t>antara</w:t>
      </w:r>
      <w:proofErr w:type="spellEnd"/>
      <w:r w:rsidR="00E844F8" w:rsidRPr="003F7D25">
        <w:rPr>
          <w:rFonts w:ascii="Times New Roman" w:eastAsia="Times New Roman" w:hAnsi="Times New Roman" w:cs="Times New Roman"/>
          <w:color w:val="000000"/>
          <w:sz w:val="24"/>
          <w:szCs w:val="24"/>
          <w:lang w:val="en-ID" w:eastAsia="en-ID"/>
        </w:rPr>
        <w:t xml:space="preserve"> data </w:t>
      </w:r>
      <w:proofErr w:type="spellStart"/>
      <w:r w:rsidR="00E844F8" w:rsidRPr="003F7D25">
        <w:rPr>
          <w:rFonts w:ascii="Times New Roman" w:eastAsia="Times New Roman" w:hAnsi="Times New Roman" w:cs="Times New Roman"/>
          <w:color w:val="000000"/>
          <w:sz w:val="24"/>
          <w:szCs w:val="24"/>
          <w:lang w:val="en-ID" w:eastAsia="en-ID"/>
        </w:rPr>
        <w:t>barang</w:t>
      </w:r>
      <w:proofErr w:type="spellEnd"/>
      <w:r w:rsidR="00E844F8" w:rsidRPr="003F7D25">
        <w:rPr>
          <w:rFonts w:ascii="Times New Roman" w:eastAsia="Times New Roman" w:hAnsi="Times New Roman" w:cs="Times New Roman"/>
          <w:color w:val="000000"/>
          <w:sz w:val="24"/>
          <w:szCs w:val="24"/>
          <w:lang w:val="en-ID" w:eastAsia="en-ID"/>
        </w:rPr>
        <w:t xml:space="preserve"> </w:t>
      </w:r>
      <w:proofErr w:type="spellStart"/>
      <w:r w:rsidR="00E844F8" w:rsidRPr="003F7D25">
        <w:rPr>
          <w:rFonts w:ascii="Times New Roman" w:eastAsia="Times New Roman" w:hAnsi="Times New Roman" w:cs="Times New Roman"/>
          <w:color w:val="000000"/>
          <w:sz w:val="24"/>
          <w:szCs w:val="24"/>
          <w:lang w:val="en-ID" w:eastAsia="en-ID"/>
        </w:rPr>
        <w:t>dengan</w:t>
      </w:r>
      <w:proofErr w:type="spellEnd"/>
      <w:r w:rsidR="00E844F8" w:rsidRPr="003F7D25">
        <w:rPr>
          <w:rFonts w:ascii="Times New Roman" w:eastAsia="Times New Roman" w:hAnsi="Times New Roman" w:cs="Times New Roman"/>
          <w:color w:val="000000"/>
          <w:sz w:val="24"/>
          <w:szCs w:val="24"/>
          <w:lang w:val="en-ID" w:eastAsia="en-ID"/>
        </w:rPr>
        <w:t xml:space="preserve"> </w:t>
      </w:r>
      <w:proofErr w:type="spellStart"/>
      <w:r w:rsidR="00E844F8" w:rsidRPr="003F7D25">
        <w:rPr>
          <w:rFonts w:ascii="Times New Roman" w:eastAsia="Times New Roman" w:hAnsi="Times New Roman" w:cs="Times New Roman"/>
          <w:color w:val="000000"/>
          <w:sz w:val="24"/>
          <w:szCs w:val="24"/>
          <w:lang w:val="en-ID" w:eastAsia="en-ID"/>
        </w:rPr>
        <w:t>jumlah</w:t>
      </w:r>
      <w:proofErr w:type="spellEnd"/>
      <w:r w:rsidR="00E844F8" w:rsidRPr="003F7D25">
        <w:rPr>
          <w:rFonts w:ascii="Times New Roman" w:eastAsia="Times New Roman" w:hAnsi="Times New Roman" w:cs="Times New Roman"/>
          <w:color w:val="000000"/>
          <w:sz w:val="24"/>
          <w:szCs w:val="24"/>
          <w:lang w:val="en-ID" w:eastAsia="en-ID"/>
        </w:rPr>
        <w:t xml:space="preserve"> </w:t>
      </w:r>
      <w:proofErr w:type="spellStart"/>
      <w:r w:rsidR="00E844F8" w:rsidRPr="003F7D25">
        <w:rPr>
          <w:rFonts w:ascii="Times New Roman" w:eastAsia="Times New Roman" w:hAnsi="Times New Roman" w:cs="Times New Roman"/>
          <w:color w:val="000000"/>
          <w:sz w:val="24"/>
          <w:szCs w:val="24"/>
          <w:lang w:val="en-ID" w:eastAsia="en-ID"/>
        </w:rPr>
        <w:t>barang</w:t>
      </w:r>
      <w:proofErr w:type="spellEnd"/>
      <w:r w:rsidR="00E844F8" w:rsidRPr="003F7D25">
        <w:rPr>
          <w:rFonts w:ascii="Times New Roman" w:eastAsia="Times New Roman" w:hAnsi="Times New Roman" w:cs="Times New Roman"/>
          <w:color w:val="000000"/>
          <w:sz w:val="24"/>
          <w:szCs w:val="24"/>
          <w:lang w:val="en-ID" w:eastAsia="en-ID"/>
        </w:rPr>
        <w:t xml:space="preserve"> yang </w:t>
      </w:r>
      <w:proofErr w:type="spellStart"/>
      <w:r w:rsidR="00E844F8" w:rsidRPr="003F7D25">
        <w:rPr>
          <w:rFonts w:ascii="Times New Roman" w:eastAsia="Times New Roman" w:hAnsi="Times New Roman" w:cs="Times New Roman"/>
          <w:color w:val="000000"/>
          <w:sz w:val="24"/>
          <w:szCs w:val="24"/>
          <w:lang w:val="en-ID" w:eastAsia="en-ID"/>
        </w:rPr>
        <w:t>sebenarnya</w:t>
      </w:r>
      <w:proofErr w:type="spellEnd"/>
      <w:r w:rsidR="00E844F8" w:rsidRPr="003F7D25">
        <w:rPr>
          <w:rFonts w:ascii="Times New Roman" w:eastAsia="Times New Roman" w:hAnsi="Times New Roman" w:cs="Times New Roman"/>
          <w:color w:val="000000"/>
          <w:sz w:val="24"/>
          <w:szCs w:val="24"/>
          <w:lang w:val="en-ID" w:eastAsia="en-ID"/>
        </w:rPr>
        <w:t xml:space="preserve">. Metode yang </w:t>
      </w:r>
      <w:proofErr w:type="spellStart"/>
      <w:r w:rsidR="00E844F8" w:rsidRPr="003F7D25">
        <w:rPr>
          <w:rFonts w:ascii="Times New Roman" w:eastAsia="Times New Roman" w:hAnsi="Times New Roman" w:cs="Times New Roman"/>
          <w:color w:val="000000"/>
          <w:sz w:val="24"/>
          <w:szCs w:val="24"/>
          <w:lang w:val="en-ID" w:eastAsia="en-ID"/>
        </w:rPr>
        <w:t>digunakan</w:t>
      </w:r>
      <w:proofErr w:type="spellEnd"/>
      <w:r w:rsidR="00E844F8" w:rsidRPr="003F7D25">
        <w:rPr>
          <w:rFonts w:ascii="Times New Roman" w:eastAsia="Times New Roman" w:hAnsi="Times New Roman" w:cs="Times New Roman"/>
          <w:color w:val="000000"/>
          <w:sz w:val="24"/>
          <w:szCs w:val="24"/>
          <w:lang w:val="en-ID" w:eastAsia="en-ID"/>
        </w:rPr>
        <w:t xml:space="preserve"> </w:t>
      </w:r>
      <w:proofErr w:type="spellStart"/>
      <w:r w:rsidR="00E844F8" w:rsidRPr="003F7D25">
        <w:rPr>
          <w:rFonts w:ascii="Times New Roman" w:eastAsia="Times New Roman" w:hAnsi="Times New Roman" w:cs="Times New Roman"/>
          <w:color w:val="000000"/>
          <w:sz w:val="24"/>
          <w:szCs w:val="24"/>
          <w:lang w:val="en-ID" w:eastAsia="en-ID"/>
        </w:rPr>
        <w:t>adalah</w:t>
      </w:r>
      <w:proofErr w:type="spellEnd"/>
      <w:r w:rsidR="00E844F8" w:rsidRPr="003F7D25">
        <w:rPr>
          <w:rFonts w:ascii="Times New Roman" w:eastAsia="Times New Roman" w:hAnsi="Times New Roman" w:cs="Times New Roman"/>
          <w:color w:val="000000"/>
          <w:sz w:val="24"/>
          <w:szCs w:val="24"/>
          <w:lang w:val="en-ID" w:eastAsia="en-ID"/>
        </w:rPr>
        <w:t xml:space="preserve"> </w:t>
      </w:r>
      <w:proofErr w:type="spellStart"/>
      <w:r w:rsidR="00E844F8" w:rsidRPr="003F7D25">
        <w:rPr>
          <w:rFonts w:ascii="Times New Roman" w:eastAsia="Times New Roman" w:hAnsi="Times New Roman" w:cs="Times New Roman"/>
          <w:color w:val="000000"/>
          <w:sz w:val="24"/>
          <w:szCs w:val="24"/>
          <w:lang w:val="en-ID" w:eastAsia="en-ID"/>
        </w:rPr>
        <w:t>metode</w:t>
      </w:r>
      <w:proofErr w:type="spellEnd"/>
      <w:r w:rsidR="00E844F8" w:rsidRPr="003F7D25">
        <w:rPr>
          <w:rFonts w:ascii="Times New Roman" w:eastAsia="Times New Roman" w:hAnsi="Times New Roman" w:cs="Times New Roman"/>
          <w:color w:val="000000"/>
          <w:sz w:val="24"/>
          <w:szCs w:val="24"/>
          <w:lang w:val="en-ID" w:eastAsia="en-ID"/>
        </w:rPr>
        <w:t xml:space="preserve"> </w:t>
      </w:r>
      <w:r w:rsidR="00E844F8" w:rsidRPr="003F7D25">
        <w:rPr>
          <w:rFonts w:ascii="Times New Roman" w:eastAsia="Times New Roman" w:hAnsi="Times New Roman" w:cs="Times New Roman"/>
          <w:i/>
          <w:iCs/>
          <w:color w:val="000000"/>
          <w:sz w:val="24"/>
          <w:szCs w:val="24"/>
          <w:lang w:val="en-ID" w:eastAsia="en-ID"/>
        </w:rPr>
        <w:t>Waterfall</w:t>
      </w:r>
      <w:r w:rsidR="00E844F8" w:rsidRPr="003F7D25">
        <w:rPr>
          <w:rFonts w:ascii="Times New Roman" w:eastAsia="Times New Roman" w:hAnsi="Times New Roman" w:cs="Times New Roman"/>
          <w:color w:val="000000"/>
          <w:sz w:val="24"/>
          <w:szCs w:val="24"/>
          <w:lang w:val="en-ID" w:eastAsia="en-ID"/>
        </w:rPr>
        <w:t xml:space="preserve"> </w:t>
      </w:r>
      <w:proofErr w:type="spellStart"/>
      <w:r w:rsidR="00E844F8" w:rsidRPr="003F7D25">
        <w:rPr>
          <w:rFonts w:ascii="Times New Roman" w:eastAsia="Times New Roman" w:hAnsi="Times New Roman" w:cs="Times New Roman"/>
          <w:color w:val="000000"/>
          <w:sz w:val="24"/>
          <w:szCs w:val="24"/>
          <w:lang w:val="en-ID" w:eastAsia="en-ID"/>
        </w:rPr>
        <w:t>yaitu</w:t>
      </w:r>
      <w:proofErr w:type="spellEnd"/>
      <w:r w:rsidR="00E844F8" w:rsidRPr="003F7D25">
        <w:rPr>
          <w:rFonts w:ascii="Times New Roman" w:eastAsia="Times New Roman" w:hAnsi="Times New Roman" w:cs="Times New Roman"/>
          <w:color w:val="000000"/>
          <w:sz w:val="24"/>
          <w:szCs w:val="24"/>
          <w:lang w:val="en-ID" w:eastAsia="en-ID"/>
        </w:rPr>
        <w:t xml:space="preserve"> </w:t>
      </w:r>
      <w:proofErr w:type="spellStart"/>
      <w:r w:rsidR="00E844F8" w:rsidRPr="003F7D25">
        <w:rPr>
          <w:rFonts w:ascii="Times New Roman" w:eastAsia="Times New Roman" w:hAnsi="Times New Roman" w:cs="Times New Roman"/>
          <w:color w:val="000000"/>
          <w:sz w:val="24"/>
          <w:szCs w:val="24"/>
          <w:lang w:val="en-ID" w:eastAsia="en-ID"/>
        </w:rPr>
        <w:t>suatu</w:t>
      </w:r>
      <w:proofErr w:type="spellEnd"/>
      <w:r w:rsidR="00E844F8" w:rsidRPr="003F7D25">
        <w:rPr>
          <w:rFonts w:ascii="Times New Roman" w:eastAsia="Times New Roman" w:hAnsi="Times New Roman" w:cs="Times New Roman"/>
          <w:color w:val="000000"/>
          <w:sz w:val="24"/>
          <w:szCs w:val="24"/>
          <w:lang w:val="en-ID" w:eastAsia="en-ID"/>
        </w:rPr>
        <w:t xml:space="preserve"> </w:t>
      </w:r>
      <w:proofErr w:type="spellStart"/>
      <w:r w:rsidR="00E844F8" w:rsidRPr="003F7D25">
        <w:rPr>
          <w:rFonts w:ascii="Times New Roman" w:eastAsia="Times New Roman" w:hAnsi="Times New Roman" w:cs="Times New Roman"/>
          <w:color w:val="000000"/>
          <w:sz w:val="24"/>
          <w:szCs w:val="24"/>
          <w:lang w:val="en-ID" w:eastAsia="en-ID"/>
        </w:rPr>
        <w:t>upaya</w:t>
      </w:r>
      <w:proofErr w:type="spellEnd"/>
      <w:r w:rsidR="00E844F8" w:rsidRPr="003F7D25">
        <w:rPr>
          <w:rFonts w:ascii="Times New Roman" w:eastAsia="Times New Roman" w:hAnsi="Times New Roman" w:cs="Times New Roman"/>
          <w:color w:val="000000"/>
          <w:sz w:val="24"/>
          <w:szCs w:val="24"/>
          <w:lang w:val="en-ID" w:eastAsia="en-ID"/>
        </w:rPr>
        <w:t xml:space="preserve"> </w:t>
      </w:r>
      <w:proofErr w:type="spellStart"/>
      <w:r w:rsidR="00E844F8" w:rsidRPr="003F7D25">
        <w:rPr>
          <w:rFonts w:ascii="Times New Roman" w:eastAsia="Times New Roman" w:hAnsi="Times New Roman" w:cs="Times New Roman"/>
          <w:color w:val="000000"/>
          <w:sz w:val="24"/>
          <w:szCs w:val="24"/>
          <w:lang w:val="en-ID" w:eastAsia="en-ID"/>
        </w:rPr>
        <w:t>untuk</w:t>
      </w:r>
      <w:proofErr w:type="spellEnd"/>
      <w:r w:rsidR="00E844F8" w:rsidRPr="003F7D25">
        <w:rPr>
          <w:rFonts w:ascii="Times New Roman" w:eastAsia="Times New Roman" w:hAnsi="Times New Roman" w:cs="Times New Roman"/>
          <w:color w:val="000000"/>
          <w:sz w:val="24"/>
          <w:szCs w:val="24"/>
          <w:lang w:val="en-ID" w:eastAsia="en-ID"/>
        </w:rPr>
        <w:t xml:space="preserve"> </w:t>
      </w:r>
      <w:proofErr w:type="spellStart"/>
      <w:r w:rsidR="00E844F8" w:rsidRPr="003F7D25">
        <w:rPr>
          <w:rFonts w:ascii="Times New Roman" w:eastAsia="Times New Roman" w:hAnsi="Times New Roman" w:cs="Times New Roman"/>
          <w:color w:val="000000"/>
          <w:sz w:val="24"/>
          <w:szCs w:val="24"/>
          <w:lang w:val="en-ID" w:eastAsia="en-ID"/>
        </w:rPr>
        <w:t>mengolah</w:t>
      </w:r>
      <w:proofErr w:type="spellEnd"/>
      <w:r w:rsidR="00E844F8" w:rsidRPr="003F7D25">
        <w:rPr>
          <w:rFonts w:ascii="Times New Roman" w:eastAsia="Times New Roman" w:hAnsi="Times New Roman" w:cs="Times New Roman"/>
          <w:color w:val="000000"/>
          <w:sz w:val="24"/>
          <w:szCs w:val="24"/>
          <w:lang w:val="en-ID" w:eastAsia="en-ID"/>
        </w:rPr>
        <w:t xml:space="preserve"> </w:t>
      </w:r>
      <w:proofErr w:type="spellStart"/>
      <w:r w:rsidR="00E844F8" w:rsidRPr="003F7D25">
        <w:rPr>
          <w:rFonts w:ascii="Times New Roman" w:eastAsia="Times New Roman" w:hAnsi="Times New Roman" w:cs="Times New Roman"/>
          <w:color w:val="000000"/>
          <w:sz w:val="24"/>
          <w:szCs w:val="24"/>
          <w:lang w:val="en-ID" w:eastAsia="en-ID"/>
        </w:rPr>
        <w:t>Sistem</w:t>
      </w:r>
      <w:proofErr w:type="spellEnd"/>
      <w:r w:rsidR="00E844F8" w:rsidRPr="003F7D25">
        <w:rPr>
          <w:rFonts w:ascii="Times New Roman" w:eastAsia="Times New Roman" w:hAnsi="Times New Roman" w:cs="Times New Roman"/>
          <w:color w:val="000000"/>
          <w:sz w:val="24"/>
          <w:szCs w:val="24"/>
          <w:lang w:val="en-ID" w:eastAsia="en-ID"/>
        </w:rPr>
        <w:t xml:space="preserve"> </w:t>
      </w:r>
      <w:proofErr w:type="spellStart"/>
      <w:r w:rsidR="00E844F8" w:rsidRPr="003F7D25">
        <w:rPr>
          <w:rFonts w:ascii="Times New Roman" w:eastAsia="Times New Roman" w:hAnsi="Times New Roman" w:cs="Times New Roman"/>
          <w:color w:val="000000"/>
          <w:sz w:val="24"/>
          <w:szCs w:val="24"/>
          <w:lang w:val="en-ID" w:eastAsia="en-ID"/>
        </w:rPr>
        <w:t>Informasi</w:t>
      </w:r>
      <w:proofErr w:type="spellEnd"/>
      <w:r w:rsidR="00E844F8" w:rsidRPr="003F7D25">
        <w:rPr>
          <w:rFonts w:ascii="Times New Roman" w:eastAsia="Times New Roman" w:hAnsi="Times New Roman" w:cs="Times New Roman"/>
          <w:color w:val="000000"/>
          <w:sz w:val="24"/>
          <w:szCs w:val="24"/>
          <w:lang w:val="en-ID" w:eastAsia="en-ID"/>
        </w:rPr>
        <w:t xml:space="preserve"> </w:t>
      </w:r>
      <w:proofErr w:type="spellStart"/>
      <w:r w:rsidR="00E844F8" w:rsidRPr="003F7D25">
        <w:rPr>
          <w:rFonts w:ascii="Times New Roman" w:eastAsia="Times New Roman" w:hAnsi="Times New Roman" w:cs="Times New Roman"/>
          <w:color w:val="000000"/>
          <w:sz w:val="24"/>
          <w:szCs w:val="24"/>
          <w:lang w:val="en-ID" w:eastAsia="en-ID"/>
        </w:rPr>
        <w:t>secara</w:t>
      </w:r>
      <w:proofErr w:type="spellEnd"/>
      <w:r w:rsidR="00E844F8" w:rsidRPr="003F7D25">
        <w:rPr>
          <w:rFonts w:ascii="Times New Roman" w:eastAsia="Times New Roman" w:hAnsi="Times New Roman" w:cs="Times New Roman"/>
          <w:color w:val="000000"/>
          <w:sz w:val="24"/>
          <w:szCs w:val="24"/>
          <w:lang w:val="en-ID" w:eastAsia="en-ID"/>
        </w:rPr>
        <w:t xml:space="preserve"> </w:t>
      </w:r>
      <w:proofErr w:type="spellStart"/>
      <w:r w:rsidR="00E844F8" w:rsidRPr="003F7D25">
        <w:rPr>
          <w:rFonts w:ascii="Times New Roman" w:eastAsia="Times New Roman" w:hAnsi="Times New Roman" w:cs="Times New Roman"/>
          <w:color w:val="000000"/>
          <w:sz w:val="24"/>
          <w:szCs w:val="24"/>
          <w:lang w:val="en-ID" w:eastAsia="en-ID"/>
        </w:rPr>
        <w:t>sistematis</w:t>
      </w:r>
      <w:proofErr w:type="spellEnd"/>
      <w:r w:rsidR="00E844F8" w:rsidRPr="003F7D25">
        <w:rPr>
          <w:rFonts w:ascii="Times New Roman" w:eastAsia="Times New Roman" w:hAnsi="Times New Roman" w:cs="Times New Roman"/>
          <w:color w:val="000000"/>
          <w:sz w:val="24"/>
          <w:szCs w:val="24"/>
          <w:lang w:val="en-ID" w:eastAsia="en-ID"/>
        </w:rPr>
        <w:t xml:space="preserve">. Adapun </w:t>
      </w:r>
      <w:proofErr w:type="spellStart"/>
      <w:r w:rsidR="00E844F8" w:rsidRPr="003F7D25">
        <w:rPr>
          <w:rFonts w:ascii="Times New Roman" w:eastAsia="Times New Roman" w:hAnsi="Times New Roman" w:cs="Times New Roman"/>
          <w:color w:val="000000"/>
          <w:sz w:val="24"/>
          <w:szCs w:val="24"/>
          <w:lang w:val="en-ID" w:eastAsia="en-ID"/>
        </w:rPr>
        <w:t>tujuan</w:t>
      </w:r>
      <w:proofErr w:type="spellEnd"/>
      <w:r w:rsidR="00E844F8" w:rsidRPr="003F7D25">
        <w:rPr>
          <w:rFonts w:ascii="Times New Roman" w:eastAsia="Times New Roman" w:hAnsi="Times New Roman" w:cs="Times New Roman"/>
          <w:color w:val="000000"/>
          <w:sz w:val="24"/>
          <w:szCs w:val="24"/>
          <w:lang w:val="en-ID" w:eastAsia="en-ID"/>
        </w:rPr>
        <w:t xml:space="preserve"> </w:t>
      </w:r>
      <w:proofErr w:type="spellStart"/>
      <w:r w:rsidR="00E844F8" w:rsidRPr="003F7D25">
        <w:rPr>
          <w:rFonts w:ascii="Times New Roman" w:eastAsia="Times New Roman" w:hAnsi="Times New Roman" w:cs="Times New Roman"/>
          <w:color w:val="000000"/>
          <w:sz w:val="24"/>
          <w:szCs w:val="24"/>
          <w:lang w:val="en-ID" w:eastAsia="en-ID"/>
        </w:rPr>
        <w:t>dari</w:t>
      </w:r>
      <w:proofErr w:type="spellEnd"/>
      <w:r w:rsidR="00E844F8" w:rsidRPr="003F7D25">
        <w:rPr>
          <w:rFonts w:ascii="Times New Roman" w:eastAsia="Times New Roman" w:hAnsi="Times New Roman" w:cs="Times New Roman"/>
          <w:color w:val="000000"/>
          <w:sz w:val="24"/>
          <w:szCs w:val="24"/>
          <w:lang w:val="en-ID" w:eastAsia="en-ID"/>
        </w:rPr>
        <w:t xml:space="preserve"> </w:t>
      </w:r>
      <w:proofErr w:type="spellStart"/>
      <w:r w:rsidR="00E844F8" w:rsidRPr="003F7D25">
        <w:rPr>
          <w:rFonts w:ascii="Times New Roman" w:eastAsia="Times New Roman" w:hAnsi="Times New Roman" w:cs="Times New Roman"/>
          <w:color w:val="000000"/>
          <w:sz w:val="24"/>
          <w:szCs w:val="24"/>
          <w:lang w:val="en-ID" w:eastAsia="en-ID"/>
        </w:rPr>
        <w:t>penelitian</w:t>
      </w:r>
      <w:proofErr w:type="spellEnd"/>
      <w:r w:rsidR="00E844F8" w:rsidRPr="003F7D25">
        <w:rPr>
          <w:rFonts w:ascii="Times New Roman" w:eastAsia="Times New Roman" w:hAnsi="Times New Roman" w:cs="Times New Roman"/>
          <w:color w:val="000000"/>
          <w:sz w:val="24"/>
          <w:szCs w:val="24"/>
          <w:lang w:val="en-ID" w:eastAsia="en-ID"/>
        </w:rPr>
        <w:t xml:space="preserve"> </w:t>
      </w:r>
      <w:proofErr w:type="spellStart"/>
      <w:r w:rsidR="00E844F8" w:rsidRPr="003F7D25">
        <w:rPr>
          <w:rFonts w:ascii="Times New Roman" w:eastAsia="Times New Roman" w:hAnsi="Times New Roman" w:cs="Times New Roman"/>
          <w:color w:val="000000"/>
          <w:sz w:val="24"/>
          <w:szCs w:val="24"/>
          <w:lang w:val="en-ID" w:eastAsia="en-ID"/>
        </w:rPr>
        <w:t>ini</w:t>
      </w:r>
      <w:proofErr w:type="spellEnd"/>
      <w:r w:rsidR="00E844F8" w:rsidRPr="003F7D25">
        <w:rPr>
          <w:rFonts w:ascii="Times New Roman" w:eastAsia="Times New Roman" w:hAnsi="Times New Roman" w:cs="Times New Roman"/>
          <w:color w:val="000000"/>
          <w:sz w:val="24"/>
          <w:szCs w:val="24"/>
          <w:lang w:val="en-ID" w:eastAsia="en-ID"/>
        </w:rPr>
        <w:t xml:space="preserve"> </w:t>
      </w:r>
      <w:proofErr w:type="spellStart"/>
      <w:r w:rsidR="00E844F8" w:rsidRPr="003F7D25">
        <w:rPr>
          <w:rFonts w:ascii="Times New Roman" w:eastAsia="Times New Roman" w:hAnsi="Times New Roman" w:cs="Times New Roman"/>
          <w:color w:val="000000"/>
          <w:sz w:val="24"/>
          <w:szCs w:val="24"/>
          <w:lang w:val="en-ID" w:eastAsia="en-ID"/>
        </w:rPr>
        <w:t>adalah</w:t>
      </w:r>
      <w:proofErr w:type="spellEnd"/>
      <w:r w:rsidR="00E844F8" w:rsidRPr="003F7D25">
        <w:rPr>
          <w:rFonts w:ascii="Times New Roman" w:eastAsia="Times New Roman" w:hAnsi="Times New Roman" w:cs="Times New Roman"/>
          <w:color w:val="000000"/>
          <w:sz w:val="24"/>
          <w:szCs w:val="24"/>
          <w:lang w:val="en-ID" w:eastAsia="en-ID"/>
        </w:rPr>
        <w:t xml:space="preserve"> </w:t>
      </w:r>
      <w:proofErr w:type="spellStart"/>
      <w:r w:rsidR="00E844F8" w:rsidRPr="003F7D25">
        <w:rPr>
          <w:rFonts w:ascii="Times New Roman" w:eastAsia="Times New Roman" w:hAnsi="Times New Roman" w:cs="Times New Roman"/>
          <w:color w:val="000000"/>
          <w:sz w:val="24"/>
          <w:szCs w:val="24"/>
          <w:lang w:val="en-ID" w:eastAsia="en-ID"/>
        </w:rPr>
        <w:t>mengoptimalisasikan</w:t>
      </w:r>
      <w:proofErr w:type="spellEnd"/>
      <w:r w:rsidR="00E844F8" w:rsidRPr="003F7D25">
        <w:rPr>
          <w:rFonts w:ascii="Times New Roman" w:eastAsia="Times New Roman" w:hAnsi="Times New Roman" w:cs="Times New Roman"/>
          <w:color w:val="000000"/>
          <w:sz w:val="24"/>
          <w:szCs w:val="24"/>
          <w:lang w:val="en-ID" w:eastAsia="en-ID"/>
        </w:rPr>
        <w:t xml:space="preserve"> </w:t>
      </w:r>
      <w:proofErr w:type="spellStart"/>
      <w:r w:rsidR="00E844F8" w:rsidRPr="003F7D25">
        <w:rPr>
          <w:rFonts w:ascii="Times New Roman" w:eastAsia="Times New Roman" w:hAnsi="Times New Roman" w:cs="Times New Roman"/>
          <w:color w:val="000000"/>
          <w:sz w:val="24"/>
          <w:szCs w:val="24"/>
          <w:lang w:val="en-ID" w:eastAsia="en-ID"/>
        </w:rPr>
        <w:t>pelayanan</w:t>
      </w:r>
      <w:proofErr w:type="spellEnd"/>
      <w:r w:rsidR="00E844F8" w:rsidRPr="003F7D25">
        <w:rPr>
          <w:rFonts w:ascii="Times New Roman" w:eastAsia="Times New Roman" w:hAnsi="Times New Roman" w:cs="Times New Roman"/>
          <w:color w:val="000000"/>
          <w:sz w:val="24"/>
          <w:szCs w:val="24"/>
          <w:lang w:val="en-ID" w:eastAsia="en-ID"/>
        </w:rPr>
        <w:t xml:space="preserve"> </w:t>
      </w:r>
      <w:proofErr w:type="spellStart"/>
      <w:r w:rsidR="00E844F8" w:rsidRPr="003F7D25">
        <w:rPr>
          <w:rFonts w:ascii="Times New Roman" w:eastAsia="Times New Roman" w:hAnsi="Times New Roman" w:cs="Times New Roman"/>
          <w:color w:val="000000"/>
          <w:sz w:val="24"/>
          <w:szCs w:val="24"/>
          <w:lang w:val="en-ID" w:eastAsia="en-ID"/>
        </w:rPr>
        <w:t>serta</w:t>
      </w:r>
      <w:proofErr w:type="spellEnd"/>
      <w:r w:rsidR="00E844F8" w:rsidRPr="003F7D25">
        <w:rPr>
          <w:rFonts w:ascii="Times New Roman" w:eastAsia="Times New Roman" w:hAnsi="Times New Roman" w:cs="Times New Roman"/>
          <w:color w:val="000000"/>
          <w:sz w:val="24"/>
          <w:szCs w:val="24"/>
          <w:lang w:val="en-ID" w:eastAsia="en-ID"/>
        </w:rPr>
        <w:t xml:space="preserve"> </w:t>
      </w:r>
      <w:proofErr w:type="spellStart"/>
      <w:r w:rsidR="00E844F8" w:rsidRPr="003F7D25">
        <w:rPr>
          <w:rFonts w:ascii="Times New Roman" w:eastAsia="Times New Roman" w:hAnsi="Times New Roman" w:cs="Times New Roman"/>
          <w:color w:val="000000"/>
          <w:sz w:val="24"/>
          <w:szCs w:val="24"/>
          <w:lang w:val="en-ID" w:eastAsia="en-ID"/>
        </w:rPr>
        <w:t>penyampaian</w:t>
      </w:r>
      <w:proofErr w:type="spellEnd"/>
      <w:r w:rsidR="00E844F8" w:rsidRPr="003F7D25">
        <w:rPr>
          <w:rFonts w:ascii="Times New Roman" w:eastAsia="Times New Roman" w:hAnsi="Times New Roman" w:cs="Times New Roman"/>
          <w:color w:val="000000"/>
          <w:sz w:val="24"/>
          <w:szCs w:val="24"/>
          <w:lang w:val="en-ID" w:eastAsia="en-ID"/>
        </w:rPr>
        <w:t xml:space="preserve"> </w:t>
      </w:r>
      <w:proofErr w:type="spellStart"/>
      <w:r w:rsidR="00E844F8" w:rsidRPr="003F7D25">
        <w:rPr>
          <w:rFonts w:ascii="Times New Roman" w:eastAsia="Times New Roman" w:hAnsi="Times New Roman" w:cs="Times New Roman"/>
          <w:color w:val="000000"/>
          <w:sz w:val="24"/>
          <w:szCs w:val="24"/>
          <w:lang w:val="en-ID" w:eastAsia="en-ID"/>
        </w:rPr>
        <w:t>informasi</w:t>
      </w:r>
      <w:proofErr w:type="spellEnd"/>
      <w:r w:rsidR="00E844F8" w:rsidRPr="003F7D25">
        <w:rPr>
          <w:rFonts w:ascii="Times New Roman" w:eastAsia="Times New Roman" w:hAnsi="Times New Roman" w:cs="Times New Roman"/>
          <w:color w:val="000000"/>
          <w:sz w:val="24"/>
          <w:szCs w:val="24"/>
          <w:lang w:val="en-ID" w:eastAsia="en-ID"/>
        </w:rPr>
        <w:t xml:space="preserve"> </w:t>
      </w:r>
      <w:proofErr w:type="spellStart"/>
      <w:r w:rsidR="00E844F8" w:rsidRPr="003F7D25">
        <w:rPr>
          <w:rFonts w:ascii="Times New Roman" w:eastAsia="Times New Roman" w:hAnsi="Times New Roman" w:cs="Times New Roman"/>
          <w:color w:val="000000"/>
          <w:sz w:val="24"/>
          <w:szCs w:val="24"/>
          <w:lang w:val="en-ID" w:eastAsia="en-ID"/>
        </w:rPr>
        <w:t>terkait</w:t>
      </w:r>
      <w:proofErr w:type="spellEnd"/>
      <w:r w:rsidR="00E844F8" w:rsidRPr="003F7D25">
        <w:rPr>
          <w:rFonts w:ascii="Times New Roman" w:eastAsia="Times New Roman" w:hAnsi="Times New Roman" w:cs="Times New Roman"/>
          <w:color w:val="000000"/>
          <w:sz w:val="24"/>
          <w:szCs w:val="24"/>
          <w:lang w:val="en-ID" w:eastAsia="en-ID"/>
        </w:rPr>
        <w:t xml:space="preserve"> </w:t>
      </w:r>
      <w:proofErr w:type="spellStart"/>
      <w:r w:rsidR="00E844F8" w:rsidRPr="003F7D25">
        <w:rPr>
          <w:rFonts w:ascii="Times New Roman" w:eastAsia="Times New Roman" w:hAnsi="Times New Roman" w:cs="Times New Roman"/>
          <w:color w:val="000000"/>
          <w:sz w:val="24"/>
          <w:szCs w:val="24"/>
          <w:lang w:val="en-ID" w:eastAsia="en-ID"/>
        </w:rPr>
        <w:t>realisasi</w:t>
      </w:r>
      <w:proofErr w:type="spellEnd"/>
      <w:r w:rsidR="00E844F8" w:rsidRPr="003F7D25">
        <w:rPr>
          <w:rFonts w:ascii="Times New Roman" w:eastAsia="Times New Roman" w:hAnsi="Times New Roman" w:cs="Times New Roman"/>
          <w:color w:val="000000"/>
          <w:sz w:val="24"/>
          <w:szCs w:val="24"/>
          <w:lang w:val="en-ID" w:eastAsia="en-ID"/>
        </w:rPr>
        <w:t xml:space="preserve"> program. Hasil </w:t>
      </w:r>
      <w:proofErr w:type="spellStart"/>
      <w:r w:rsidR="00E844F8" w:rsidRPr="003F7D25">
        <w:rPr>
          <w:rFonts w:ascii="Times New Roman" w:eastAsia="Times New Roman" w:hAnsi="Times New Roman" w:cs="Times New Roman"/>
          <w:color w:val="000000"/>
          <w:sz w:val="24"/>
          <w:szCs w:val="24"/>
          <w:lang w:val="en-ID" w:eastAsia="en-ID"/>
        </w:rPr>
        <w:t>dari</w:t>
      </w:r>
      <w:proofErr w:type="spellEnd"/>
      <w:r w:rsidR="00E844F8" w:rsidRPr="003F7D25">
        <w:rPr>
          <w:rFonts w:ascii="Times New Roman" w:eastAsia="Times New Roman" w:hAnsi="Times New Roman" w:cs="Times New Roman"/>
          <w:color w:val="000000"/>
          <w:sz w:val="24"/>
          <w:szCs w:val="24"/>
          <w:lang w:val="en-ID" w:eastAsia="en-ID"/>
        </w:rPr>
        <w:t xml:space="preserve"> </w:t>
      </w:r>
      <w:proofErr w:type="spellStart"/>
      <w:r w:rsidR="00E844F8" w:rsidRPr="003F7D25">
        <w:rPr>
          <w:rFonts w:ascii="Times New Roman" w:eastAsia="Times New Roman" w:hAnsi="Times New Roman" w:cs="Times New Roman"/>
          <w:color w:val="000000"/>
          <w:sz w:val="24"/>
          <w:szCs w:val="24"/>
          <w:lang w:val="en-ID" w:eastAsia="en-ID"/>
        </w:rPr>
        <w:t>pengujian</w:t>
      </w:r>
      <w:proofErr w:type="spellEnd"/>
      <w:r w:rsidR="00E844F8" w:rsidRPr="003F7D25">
        <w:rPr>
          <w:rFonts w:ascii="Times New Roman" w:eastAsia="Times New Roman" w:hAnsi="Times New Roman" w:cs="Times New Roman"/>
          <w:color w:val="000000"/>
          <w:sz w:val="24"/>
          <w:szCs w:val="24"/>
          <w:lang w:val="en-ID" w:eastAsia="en-ID"/>
        </w:rPr>
        <w:t xml:space="preserve"> </w:t>
      </w:r>
      <w:proofErr w:type="spellStart"/>
      <w:r w:rsidR="00E844F8" w:rsidRPr="003F7D25">
        <w:rPr>
          <w:rFonts w:ascii="Times New Roman" w:eastAsia="Times New Roman" w:hAnsi="Times New Roman" w:cs="Times New Roman"/>
          <w:color w:val="000000"/>
          <w:sz w:val="24"/>
          <w:szCs w:val="24"/>
          <w:lang w:val="en-ID" w:eastAsia="en-ID"/>
        </w:rPr>
        <w:t>ini</w:t>
      </w:r>
      <w:proofErr w:type="spellEnd"/>
      <w:r w:rsidR="00E844F8" w:rsidRPr="003F7D25">
        <w:rPr>
          <w:rFonts w:ascii="Times New Roman" w:eastAsia="Times New Roman" w:hAnsi="Times New Roman" w:cs="Times New Roman"/>
          <w:color w:val="000000"/>
          <w:sz w:val="24"/>
          <w:szCs w:val="24"/>
          <w:lang w:val="en-ID" w:eastAsia="en-ID"/>
        </w:rPr>
        <w:t xml:space="preserve"> </w:t>
      </w:r>
      <w:proofErr w:type="spellStart"/>
      <w:r w:rsidR="00E844F8" w:rsidRPr="003F7D25">
        <w:rPr>
          <w:rFonts w:ascii="Times New Roman" w:eastAsia="Times New Roman" w:hAnsi="Times New Roman" w:cs="Times New Roman"/>
          <w:color w:val="000000"/>
          <w:sz w:val="24"/>
          <w:szCs w:val="24"/>
          <w:lang w:val="en-ID" w:eastAsia="en-ID"/>
        </w:rPr>
        <w:t>adalah</w:t>
      </w:r>
      <w:proofErr w:type="spellEnd"/>
      <w:r w:rsidR="00E844F8" w:rsidRPr="003F7D25">
        <w:rPr>
          <w:rFonts w:ascii="Times New Roman" w:eastAsia="Times New Roman" w:hAnsi="Times New Roman" w:cs="Times New Roman"/>
          <w:color w:val="000000"/>
          <w:sz w:val="24"/>
          <w:szCs w:val="24"/>
          <w:lang w:val="en-ID" w:eastAsia="en-ID"/>
        </w:rPr>
        <w:t xml:space="preserve"> </w:t>
      </w:r>
      <w:proofErr w:type="spellStart"/>
      <w:r w:rsidR="00E844F8" w:rsidRPr="003F7D25">
        <w:rPr>
          <w:rFonts w:ascii="Times New Roman" w:eastAsia="Times New Roman" w:hAnsi="Times New Roman" w:cs="Times New Roman"/>
          <w:color w:val="000000"/>
          <w:sz w:val="24"/>
          <w:szCs w:val="24"/>
          <w:lang w:val="en-ID" w:eastAsia="en-ID"/>
        </w:rPr>
        <w:t>untuk</w:t>
      </w:r>
      <w:proofErr w:type="spellEnd"/>
      <w:r w:rsidR="00E844F8" w:rsidRPr="003F7D25">
        <w:rPr>
          <w:rFonts w:ascii="Times New Roman" w:eastAsia="Times New Roman" w:hAnsi="Times New Roman" w:cs="Times New Roman"/>
          <w:color w:val="000000"/>
          <w:sz w:val="24"/>
          <w:szCs w:val="24"/>
          <w:lang w:val="en-ID" w:eastAsia="en-ID"/>
        </w:rPr>
        <w:t xml:space="preserve"> </w:t>
      </w:r>
      <w:proofErr w:type="spellStart"/>
      <w:r w:rsidR="00E844F8" w:rsidRPr="003F7D25">
        <w:rPr>
          <w:rFonts w:ascii="Times New Roman" w:eastAsia="Times New Roman" w:hAnsi="Times New Roman" w:cs="Times New Roman"/>
          <w:color w:val="000000"/>
          <w:sz w:val="24"/>
          <w:szCs w:val="24"/>
          <w:lang w:val="en-ID" w:eastAsia="en-ID"/>
        </w:rPr>
        <w:t>memudahkan</w:t>
      </w:r>
      <w:proofErr w:type="spellEnd"/>
      <w:r w:rsidR="00E844F8" w:rsidRPr="003F7D25">
        <w:rPr>
          <w:rFonts w:ascii="Times New Roman" w:eastAsia="Times New Roman" w:hAnsi="Times New Roman" w:cs="Times New Roman"/>
          <w:color w:val="000000"/>
          <w:sz w:val="24"/>
          <w:szCs w:val="24"/>
          <w:lang w:val="en-ID" w:eastAsia="en-ID"/>
        </w:rPr>
        <w:t xml:space="preserve"> </w:t>
      </w:r>
      <w:proofErr w:type="spellStart"/>
      <w:r w:rsidR="00E844F8" w:rsidRPr="003F7D25">
        <w:rPr>
          <w:rFonts w:ascii="Times New Roman" w:eastAsia="Times New Roman" w:hAnsi="Times New Roman" w:cs="Times New Roman"/>
          <w:color w:val="000000"/>
          <w:sz w:val="24"/>
          <w:szCs w:val="24"/>
          <w:lang w:val="en-ID" w:eastAsia="en-ID"/>
        </w:rPr>
        <w:t>petugas</w:t>
      </w:r>
      <w:proofErr w:type="spellEnd"/>
      <w:r w:rsidR="00E844F8" w:rsidRPr="003F7D25">
        <w:rPr>
          <w:rFonts w:ascii="Times New Roman" w:eastAsia="Times New Roman" w:hAnsi="Times New Roman" w:cs="Times New Roman"/>
          <w:color w:val="000000"/>
          <w:sz w:val="24"/>
          <w:szCs w:val="24"/>
          <w:lang w:val="en-ID" w:eastAsia="en-ID"/>
        </w:rPr>
        <w:t xml:space="preserve"> saran </w:t>
      </w:r>
      <w:proofErr w:type="spellStart"/>
      <w:r w:rsidR="00E844F8" w:rsidRPr="003F7D25">
        <w:rPr>
          <w:rFonts w:ascii="Times New Roman" w:eastAsia="Times New Roman" w:hAnsi="Times New Roman" w:cs="Times New Roman"/>
          <w:color w:val="000000"/>
          <w:sz w:val="24"/>
          <w:szCs w:val="24"/>
          <w:lang w:val="en-ID" w:eastAsia="en-ID"/>
        </w:rPr>
        <w:t>prasara</w:t>
      </w:r>
      <w:proofErr w:type="spellEnd"/>
      <w:r w:rsidR="00E844F8" w:rsidRPr="003F7D25">
        <w:rPr>
          <w:rFonts w:ascii="Times New Roman" w:eastAsia="Times New Roman" w:hAnsi="Times New Roman" w:cs="Times New Roman"/>
          <w:color w:val="000000"/>
          <w:sz w:val="24"/>
          <w:szCs w:val="24"/>
          <w:lang w:val="en-ID" w:eastAsia="en-ID"/>
        </w:rPr>
        <w:t xml:space="preserve"> </w:t>
      </w:r>
      <w:proofErr w:type="spellStart"/>
      <w:r w:rsidR="00E844F8" w:rsidRPr="003F7D25">
        <w:rPr>
          <w:rFonts w:ascii="Times New Roman" w:eastAsia="Times New Roman" w:hAnsi="Times New Roman" w:cs="Times New Roman"/>
          <w:color w:val="000000"/>
          <w:sz w:val="24"/>
          <w:szCs w:val="24"/>
          <w:lang w:val="en-ID" w:eastAsia="en-ID"/>
        </w:rPr>
        <w:t>dalam</w:t>
      </w:r>
      <w:proofErr w:type="spellEnd"/>
      <w:r w:rsidR="00E844F8" w:rsidRPr="003F7D25">
        <w:rPr>
          <w:rFonts w:ascii="Times New Roman" w:eastAsia="Times New Roman" w:hAnsi="Times New Roman" w:cs="Times New Roman"/>
          <w:color w:val="000000"/>
          <w:sz w:val="24"/>
          <w:szCs w:val="24"/>
          <w:lang w:val="en-ID" w:eastAsia="en-ID"/>
        </w:rPr>
        <w:t xml:space="preserve"> </w:t>
      </w:r>
      <w:proofErr w:type="spellStart"/>
      <w:r w:rsidR="00E844F8" w:rsidRPr="003F7D25">
        <w:rPr>
          <w:rFonts w:ascii="Times New Roman" w:eastAsia="Times New Roman" w:hAnsi="Times New Roman" w:cs="Times New Roman"/>
          <w:color w:val="000000"/>
          <w:sz w:val="24"/>
          <w:szCs w:val="24"/>
          <w:lang w:val="en-ID" w:eastAsia="en-ID"/>
        </w:rPr>
        <w:t>mengontrol</w:t>
      </w:r>
      <w:proofErr w:type="spellEnd"/>
      <w:r w:rsidR="00E844F8" w:rsidRPr="003F7D25">
        <w:rPr>
          <w:rFonts w:ascii="Times New Roman" w:eastAsia="Times New Roman" w:hAnsi="Times New Roman" w:cs="Times New Roman"/>
          <w:color w:val="000000"/>
          <w:sz w:val="24"/>
          <w:szCs w:val="24"/>
          <w:lang w:val="en-ID" w:eastAsia="en-ID"/>
        </w:rPr>
        <w:t xml:space="preserve"> </w:t>
      </w:r>
      <w:proofErr w:type="spellStart"/>
      <w:r w:rsidR="00E844F8" w:rsidRPr="003F7D25">
        <w:rPr>
          <w:rFonts w:ascii="Times New Roman" w:eastAsia="Times New Roman" w:hAnsi="Times New Roman" w:cs="Times New Roman"/>
          <w:color w:val="000000"/>
          <w:sz w:val="24"/>
          <w:szCs w:val="24"/>
          <w:lang w:val="en-ID" w:eastAsia="en-ID"/>
        </w:rPr>
        <w:t>inventaris</w:t>
      </w:r>
      <w:proofErr w:type="spellEnd"/>
      <w:r w:rsidR="00E844F8" w:rsidRPr="003F7D25">
        <w:rPr>
          <w:rFonts w:ascii="Times New Roman" w:eastAsia="Times New Roman" w:hAnsi="Times New Roman" w:cs="Times New Roman"/>
          <w:color w:val="000000"/>
          <w:sz w:val="24"/>
          <w:szCs w:val="24"/>
          <w:lang w:val="en-ID" w:eastAsia="en-ID"/>
        </w:rPr>
        <w:t xml:space="preserve"> </w:t>
      </w:r>
      <w:proofErr w:type="spellStart"/>
      <w:r w:rsidR="00E844F8" w:rsidRPr="003F7D25">
        <w:rPr>
          <w:rFonts w:ascii="Times New Roman" w:eastAsia="Times New Roman" w:hAnsi="Times New Roman" w:cs="Times New Roman"/>
          <w:color w:val="000000"/>
          <w:sz w:val="24"/>
          <w:szCs w:val="24"/>
          <w:lang w:val="en-ID" w:eastAsia="en-ID"/>
        </w:rPr>
        <w:t>kampus</w:t>
      </w:r>
      <w:proofErr w:type="spellEnd"/>
      <w:r w:rsidR="00E844F8" w:rsidRPr="003F7D25">
        <w:rPr>
          <w:rFonts w:ascii="Times New Roman" w:eastAsia="Times New Roman" w:hAnsi="Times New Roman" w:cs="Times New Roman"/>
          <w:color w:val="000000"/>
          <w:sz w:val="24"/>
          <w:szCs w:val="24"/>
          <w:lang w:val="en-ID" w:eastAsia="en-ID"/>
        </w:rPr>
        <w:t xml:space="preserve"> dan </w:t>
      </w:r>
      <w:proofErr w:type="spellStart"/>
      <w:r w:rsidR="00E844F8" w:rsidRPr="003F7D25">
        <w:rPr>
          <w:rFonts w:ascii="Times New Roman" w:eastAsia="Times New Roman" w:hAnsi="Times New Roman" w:cs="Times New Roman"/>
          <w:color w:val="000000"/>
          <w:sz w:val="24"/>
          <w:szCs w:val="24"/>
          <w:lang w:val="en-ID" w:eastAsia="en-ID"/>
        </w:rPr>
        <w:lastRenderedPageBreak/>
        <w:t>menghasilkan</w:t>
      </w:r>
      <w:proofErr w:type="spellEnd"/>
      <w:r w:rsidR="00E844F8" w:rsidRPr="003F7D25">
        <w:rPr>
          <w:rFonts w:ascii="Times New Roman" w:eastAsia="Times New Roman" w:hAnsi="Times New Roman" w:cs="Times New Roman"/>
          <w:color w:val="000000"/>
          <w:sz w:val="24"/>
          <w:szCs w:val="24"/>
          <w:lang w:val="en-ID" w:eastAsia="en-ID"/>
        </w:rPr>
        <w:t xml:space="preserve"> </w:t>
      </w:r>
      <w:proofErr w:type="spellStart"/>
      <w:r w:rsidR="00E844F8" w:rsidRPr="003F7D25">
        <w:rPr>
          <w:rFonts w:ascii="Times New Roman" w:eastAsia="Times New Roman" w:hAnsi="Times New Roman" w:cs="Times New Roman"/>
          <w:color w:val="000000"/>
          <w:sz w:val="24"/>
          <w:szCs w:val="24"/>
          <w:lang w:val="en-ID" w:eastAsia="en-ID"/>
        </w:rPr>
        <w:t>sebuah</w:t>
      </w:r>
      <w:proofErr w:type="spellEnd"/>
      <w:r w:rsidR="00E844F8" w:rsidRPr="003F7D25">
        <w:rPr>
          <w:rFonts w:ascii="Times New Roman" w:eastAsia="Times New Roman" w:hAnsi="Times New Roman" w:cs="Times New Roman"/>
          <w:color w:val="000000"/>
          <w:sz w:val="24"/>
          <w:szCs w:val="24"/>
          <w:lang w:val="en-ID" w:eastAsia="en-ID"/>
        </w:rPr>
        <w:t xml:space="preserve"> </w:t>
      </w:r>
      <w:proofErr w:type="spellStart"/>
      <w:r w:rsidR="00E844F8" w:rsidRPr="003F7D25">
        <w:rPr>
          <w:rFonts w:ascii="Times New Roman" w:eastAsia="Times New Roman" w:hAnsi="Times New Roman" w:cs="Times New Roman"/>
          <w:color w:val="000000"/>
          <w:sz w:val="24"/>
          <w:szCs w:val="24"/>
          <w:lang w:val="en-ID" w:eastAsia="en-ID"/>
        </w:rPr>
        <w:t>aplikasi</w:t>
      </w:r>
      <w:proofErr w:type="spellEnd"/>
      <w:r w:rsidR="00E844F8" w:rsidRPr="003F7D25">
        <w:rPr>
          <w:rFonts w:ascii="Times New Roman" w:eastAsia="Times New Roman" w:hAnsi="Times New Roman" w:cs="Times New Roman"/>
          <w:color w:val="000000"/>
          <w:sz w:val="24"/>
          <w:szCs w:val="24"/>
          <w:lang w:val="en-ID" w:eastAsia="en-ID"/>
        </w:rPr>
        <w:t xml:space="preserve"> </w:t>
      </w:r>
      <w:proofErr w:type="spellStart"/>
      <w:r w:rsidR="00E844F8" w:rsidRPr="003F7D25">
        <w:rPr>
          <w:rFonts w:ascii="Times New Roman" w:eastAsia="Times New Roman" w:hAnsi="Times New Roman" w:cs="Times New Roman"/>
          <w:color w:val="000000"/>
          <w:sz w:val="24"/>
          <w:szCs w:val="24"/>
          <w:lang w:val="en-ID" w:eastAsia="en-ID"/>
        </w:rPr>
        <w:t>Sistem</w:t>
      </w:r>
      <w:proofErr w:type="spellEnd"/>
      <w:r w:rsidR="00E844F8" w:rsidRPr="003F7D25">
        <w:rPr>
          <w:rFonts w:ascii="Times New Roman" w:eastAsia="Times New Roman" w:hAnsi="Times New Roman" w:cs="Times New Roman"/>
          <w:color w:val="000000"/>
          <w:sz w:val="24"/>
          <w:szCs w:val="24"/>
          <w:lang w:val="en-ID" w:eastAsia="en-ID"/>
        </w:rPr>
        <w:t xml:space="preserve"> </w:t>
      </w:r>
      <w:proofErr w:type="spellStart"/>
      <w:r w:rsidR="00E844F8" w:rsidRPr="003F7D25">
        <w:rPr>
          <w:rFonts w:ascii="Times New Roman" w:eastAsia="Times New Roman" w:hAnsi="Times New Roman" w:cs="Times New Roman"/>
          <w:color w:val="000000"/>
          <w:sz w:val="24"/>
          <w:szCs w:val="24"/>
          <w:lang w:val="en-ID" w:eastAsia="en-ID"/>
        </w:rPr>
        <w:t>Informasi</w:t>
      </w:r>
      <w:proofErr w:type="spellEnd"/>
      <w:r w:rsidR="00E844F8" w:rsidRPr="003F7D25">
        <w:rPr>
          <w:rFonts w:ascii="Times New Roman" w:eastAsia="Times New Roman" w:hAnsi="Times New Roman" w:cs="Times New Roman"/>
          <w:color w:val="000000"/>
          <w:sz w:val="24"/>
          <w:szCs w:val="24"/>
          <w:lang w:val="en-ID" w:eastAsia="en-ID"/>
        </w:rPr>
        <w:t xml:space="preserve"> monitoring </w:t>
      </w:r>
      <w:proofErr w:type="spellStart"/>
      <w:r w:rsidR="00E844F8" w:rsidRPr="003F7D25">
        <w:rPr>
          <w:rFonts w:ascii="Times New Roman" w:eastAsia="Times New Roman" w:hAnsi="Times New Roman" w:cs="Times New Roman"/>
          <w:color w:val="000000"/>
          <w:sz w:val="24"/>
          <w:szCs w:val="24"/>
          <w:lang w:val="en-ID" w:eastAsia="en-ID"/>
        </w:rPr>
        <w:t>inventaris</w:t>
      </w:r>
      <w:proofErr w:type="spellEnd"/>
      <w:r w:rsidR="00E844F8" w:rsidRPr="003F7D25">
        <w:rPr>
          <w:rFonts w:ascii="Times New Roman" w:eastAsia="Times New Roman" w:hAnsi="Times New Roman" w:cs="Times New Roman"/>
          <w:color w:val="000000"/>
          <w:sz w:val="24"/>
          <w:szCs w:val="24"/>
          <w:lang w:val="en-ID" w:eastAsia="en-ID"/>
        </w:rPr>
        <w:t xml:space="preserve"> </w:t>
      </w:r>
      <w:proofErr w:type="spellStart"/>
      <w:r w:rsidR="00E844F8" w:rsidRPr="003F7D25">
        <w:rPr>
          <w:rFonts w:ascii="Times New Roman" w:eastAsia="Times New Roman" w:hAnsi="Times New Roman" w:cs="Times New Roman"/>
          <w:color w:val="000000"/>
          <w:sz w:val="24"/>
          <w:szCs w:val="24"/>
          <w:lang w:val="en-ID" w:eastAsia="en-ID"/>
        </w:rPr>
        <w:t>kampus</w:t>
      </w:r>
      <w:proofErr w:type="spellEnd"/>
      <w:r w:rsidR="00E844F8" w:rsidRPr="003F7D25">
        <w:rPr>
          <w:rFonts w:ascii="Times New Roman" w:eastAsia="Times New Roman" w:hAnsi="Times New Roman" w:cs="Times New Roman"/>
          <w:color w:val="000000"/>
          <w:sz w:val="24"/>
          <w:szCs w:val="24"/>
          <w:lang w:val="en-ID" w:eastAsia="en-ID"/>
        </w:rPr>
        <w:t xml:space="preserve"> </w:t>
      </w:r>
      <w:proofErr w:type="spellStart"/>
      <w:r w:rsidR="00E844F8" w:rsidRPr="003F7D25">
        <w:rPr>
          <w:rFonts w:ascii="Times New Roman" w:eastAsia="Times New Roman" w:hAnsi="Times New Roman" w:cs="Times New Roman"/>
          <w:color w:val="000000"/>
          <w:sz w:val="24"/>
          <w:szCs w:val="24"/>
          <w:lang w:val="en-ID" w:eastAsia="en-ID"/>
        </w:rPr>
        <w:t>berbasis</w:t>
      </w:r>
      <w:proofErr w:type="spellEnd"/>
      <w:r w:rsidR="00E844F8" w:rsidRPr="003F7D25">
        <w:rPr>
          <w:rFonts w:ascii="Times New Roman" w:eastAsia="Times New Roman" w:hAnsi="Times New Roman" w:cs="Times New Roman"/>
          <w:color w:val="000000"/>
          <w:sz w:val="24"/>
          <w:szCs w:val="24"/>
          <w:lang w:val="en-ID" w:eastAsia="en-ID"/>
        </w:rPr>
        <w:t xml:space="preserve"> web yang </w:t>
      </w:r>
      <w:proofErr w:type="spellStart"/>
      <w:r w:rsidR="00E844F8" w:rsidRPr="003F7D25">
        <w:rPr>
          <w:rFonts w:ascii="Times New Roman" w:eastAsia="Times New Roman" w:hAnsi="Times New Roman" w:cs="Times New Roman"/>
          <w:color w:val="000000"/>
          <w:sz w:val="24"/>
          <w:szCs w:val="24"/>
          <w:lang w:val="en-ID" w:eastAsia="en-ID"/>
        </w:rPr>
        <w:t>menunjukkan</w:t>
      </w:r>
      <w:proofErr w:type="spellEnd"/>
      <w:r w:rsidR="00E844F8" w:rsidRPr="003F7D25">
        <w:rPr>
          <w:rFonts w:ascii="Times New Roman" w:eastAsia="Times New Roman" w:hAnsi="Times New Roman" w:cs="Times New Roman"/>
          <w:color w:val="000000"/>
          <w:sz w:val="24"/>
          <w:szCs w:val="24"/>
          <w:lang w:val="en-ID" w:eastAsia="en-ID"/>
        </w:rPr>
        <w:t xml:space="preserve"> </w:t>
      </w:r>
      <w:proofErr w:type="spellStart"/>
      <w:r w:rsidR="00E844F8" w:rsidRPr="003F7D25">
        <w:rPr>
          <w:rFonts w:ascii="Times New Roman" w:eastAsia="Times New Roman" w:hAnsi="Times New Roman" w:cs="Times New Roman"/>
          <w:color w:val="000000"/>
          <w:sz w:val="24"/>
          <w:szCs w:val="24"/>
          <w:lang w:val="en-ID" w:eastAsia="en-ID"/>
        </w:rPr>
        <w:t>presentase</w:t>
      </w:r>
      <w:proofErr w:type="spellEnd"/>
      <w:r w:rsidR="00E844F8" w:rsidRPr="003F7D25">
        <w:rPr>
          <w:rFonts w:ascii="Times New Roman" w:eastAsia="Times New Roman" w:hAnsi="Times New Roman" w:cs="Times New Roman"/>
          <w:color w:val="000000"/>
          <w:sz w:val="24"/>
          <w:szCs w:val="24"/>
          <w:lang w:val="en-ID" w:eastAsia="en-ID"/>
        </w:rPr>
        <w:t xml:space="preserve"> 88,4% </w:t>
      </w:r>
      <w:proofErr w:type="spellStart"/>
      <w:r w:rsidR="00E844F8" w:rsidRPr="003F7D25">
        <w:rPr>
          <w:rFonts w:ascii="Times New Roman" w:eastAsia="Times New Roman" w:hAnsi="Times New Roman" w:cs="Times New Roman"/>
          <w:color w:val="000000"/>
          <w:sz w:val="24"/>
          <w:szCs w:val="24"/>
          <w:lang w:val="en-ID" w:eastAsia="en-ID"/>
        </w:rPr>
        <w:t>dengan</w:t>
      </w:r>
      <w:proofErr w:type="spellEnd"/>
      <w:r w:rsidR="00E844F8" w:rsidRPr="003F7D25">
        <w:rPr>
          <w:rFonts w:ascii="Times New Roman" w:eastAsia="Times New Roman" w:hAnsi="Times New Roman" w:cs="Times New Roman"/>
          <w:color w:val="000000"/>
          <w:sz w:val="24"/>
          <w:szCs w:val="24"/>
          <w:lang w:val="en-ID" w:eastAsia="en-ID"/>
        </w:rPr>
        <w:t xml:space="preserve"> </w:t>
      </w:r>
      <w:proofErr w:type="spellStart"/>
      <w:r w:rsidR="00E844F8" w:rsidRPr="003F7D25">
        <w:rPr>
          <w:rFonts w:ascii="Times New Roman" w:eastAsia="Times New Roman" w:hAnsi="Times New Roman" w:cs="Times New Roman"/>
          <w:color w:val="000000"/>
          <w:sz w:val="24"/>
          <w:szCs w:val="24"/>
          <w:lang w:val="en-ID" w:eastAsia="en-ID"/>
        </w:rPr>
        <w:t>kategori</w:t>
      </w:r>
      <w:proofErr w:type="spellEnd"/>
      <w:r w:rsidR="00E844F8" w:rsidRPr="003F7D25">
        <w:rPr>
          <w:rFonts w:ascii="Times New Roman" w:eastAsia="Times New Roman" w:hAnsi="Times New Roman" w:cs="Times New Roman"/>
          <w:color w:val="000000"/>
          <w:sz w:val="24"/>
          <w:szCs w:val="24"/>
          <w:lang w:val="en-ID" w:eastAsia="en-ID"/>
        </w:rPr>
        <w:t xml:space="preserve"> sangat </w:t>
      </w:r>
      <w:proofErr w:type="spellStart"/>
      <w:r w:rsidR="00E844F8" w:rsidRPr="003F7D25">
        <w:rPr>
          <w:rFonts w:ascii="Times New Roman" w:eastAsia="Times New Roman" w:hAnsi="Times New Roman" w:cs="Times New Roman"/>
          <w:color w:val="000000"/>
          <w:sz w:val="24"/>
          <w:szCs w:val="24"/>
          <w:lang w:val="en-ID" w:eastAsia="en-ID"/>
        </w:rPr>
        <w:t>setuju</w:t>
      </w:r>
      <w:proofErr w:type="spellEnd"/>
      <w:r w:rsidR="00E844F8" w:rsidRPr="003F7D25">
        <w:rPr>
          <w:rFonts w:ascii="Times New Roman" w:eastAsia="Times New Roman" w:hAnsi="Times New Roman" w:cs="Times New Roman"/>
          <w:color w:val="000000"/>
          <w:sz w:val="24"/>
          <w:szCs w:val="24"/>
          <w:lang w:val="en-ID" w:eastAsia="en-ID"/>
        </w:rPr>
        <w:t xml:space="preserve"> </w:t>
      </w:r>
      <w:proofErr w:type="spellStart"/>
      <w:r w:rsidR="00E844F8" w:rsidRPr="003F7D25">
        <w:rPr>
          <w:rFonts w:ascii="Times New Roman" w:eastAsia="Times New Roman" w:hAnsi="Times New Roman" w:cs="Times New Roman"/>
          <w:color w:val="000000"/>
          <w:sz w:val="24"/>
          <w:szCs w:val="24"/>
          <w:lang w:val="en-ID" w:eastAsia="en-ID"/>
        </w:rPr>
        <w:t>untuk</w:t>
      </w:r>
      <w:proofErr w:type="spellEnd"/>
      <w:r w:rsidR="00E844F8" w:rsidRPr="003F7D25">
        <w:rPr>
          <w:rFonts w:ascii="Times New Roman" w:eastAsia="Times New Roman" w:hAnsi="Times New Roman" w:cs="Times New Roman"/>
          <w:color w:val="000000"/>
          <w:sz w:val="24"/>
          <w:szCs w:val="24"/>
          <w:lang w:val="en-ID" w:eastAsia="en-ID"/>
        </w:rPr>
        <w:t xml:space="preserve"> </w:t>
      </w:r>
      <w:proofErr w:type="spellStart"/>
      <w:r w:rsidR="00E844F8" w:rsidRPr="003F7D25">
        <w:rPr>
          <w:rFonts w:ascii="Times New Roman" w:eastAsia="Times New Roman" w:hAnsi="Times New Roman" w:cs="Times New Roman"/>
          <w:color w:val="000000"/>
          <w:sz w:val="24"/>
          <w:szCs w:val="24"/>
          <w:lang w:val="en-ID" w:eastAsia="en-ID"/>
        </w:rPr>
        <w:t>digunakan</w:t>
      </w:r>
      <w:proofErr w:type="spellEnd"/>
      <w:r w:rsidR="00E844F8" w:rsidRPr="003F7D25">
        <w:rPr>
          <w:rFonts w:ascii="Times New Roman" w:eastAsia="Times New Roman" w:hAnsi="Times New Roman" w:cs="Times New Roman"/>
          <w:color w:val="000000"/>
          <w:sz w:val="24"/>
          <w:szCs w:val="24"/>
          <w:lang w:val="en-ID" w:eastAsia="en-ID"/>
        </w:rPr>
        <w:fldChar w:fldCharType="begin" w:fldLock="1"/>
      </w:r>
      <w:r w:rsidR="00E844F8" w:rsidRPr="003F7D25">
        <w:rPr>
          <w:rFonts w:ascii="Times New Roman" w:eastAsia="Times New Roman" w:hAnsi="Times New Roman" w:cs="Times New Roman"/>
          <w:color w:val="000000"/>
          <w:sz w:val="24"/>
          <w:szCs w:val="24"/>
          <w:lang w:val="en-ID" w:eastAsia="en-ID"/>
        </w:rPr>
        <w:instrText>ADDIN CSL_CITATION {"citationItems":[{"id":"ITEM-1","itemData":{"DOI":"10.29408/jit.v6i1.7356","abstract":"School is a teaching and learning institution. The problem observed in schools, in general, is that there is still no centrally managed web-based system, one of which is the loss of facility and infrastructure inventory data that is still maintained using Microsoft Excel, or the absence of a unique system to summarize it. Inventory data of facilities and infrastructure in the database or online. If information is needed, the school should look up each one in the office files. As a result of these problems, an application is needed in the form of a site information system and web-based infrastructure, every year the amount of data owned by schools increases and it is difficult to manage it. The manual summary is used to assist service schools in processing data such as information on the inventory of facilities and infrastructure. This research aims to develop an information system capable of managing real estate and infrastructure information in a web-based database system so that the system can connect to the Internet quickly and accurately. The author uses XAMPP as a local hosting server, which includes Apache as an HTTP server, MySQL as a database, Sublime Text 3 as a sentence editor for HTML and PHP scripts, and PHP as a programming language, and uses a browser to view output from web pages, and creates a database with SQL Yog.","author":[{"dropping-particle":"","family":"Annisa","given":"Riski","non-dropping-particle":"","parse-names":false,"suffix":""},{"dropping-particle":"","family":"Rahayuningsih","given":"Panny Agustia","non-dropping-particle":"","parse-names":false,"suffix":""},{"dropping-particle":"","family":"Anna","given":"Anna","non-dropping-particle":"","parse-names":false,"suffix":""}],"container-title":"Infotek : Jurnal Informatika dan Teknologi","id":"ITEM-1","issue":"1","issued":{"date-parts":[["2023"]]},"page":"60-70","title":"Perancangan Sistem Informasi Inventaris Sarana dan Prasarana Sekolah Berbasis Web","type":"article-journal","volume":"6"},"uris":["http://www.mendeley.com/documents/?uuid=b964f6f4-c279-4f69-ad76-30c56f3fac97"]}],"mendeley":{"formattedCitation":"(Annisa et al., 2023)","plainTextFormattedCitation":"(Annisa et al., 2023)","previouslyFormattedCitation":"(Annisa et al., 2023)"},"properties":{"noteIndex":0},"schema":"https://github.com/citation-style-language/schema/raw/master/csl-citation.json"}</w:instrText>
      </w:r>
      <w:r w:rsidR="00E844F8" w:rsidRPr="003F7D25">
        <w:rPr>
          <w:rFonts w:ascii="Times New Roman" w:eastAsia="Times New Roman" w:hAnsi="Times New Roman" w:cs="Times New Roman"/>
          <w:color w:val="000000"/>
          <w:sz w:val="24"/>
          <w:szCs w:val="24"/>
          <w:lang w:val="en-ID" w:eastAsia="en-ID"/>
        </w:rPr>
        <w:fldChar w:fldCharType="separate"/>
      </w:r>
      <w:r w:rsidR="00E844F8" w:rsidRPr="003F7D25">
        <w:rPr>
          <w:rFonts w:ascii="Times New Roman" w:eastAsia="Times New Roman" w:hAnsi="Times New Roman" w:cs="Times New Roman"/>
          <w:noProof/>
          <w:color w:val="000000"/>
          <w:sz w:val="24"/>
          <w:szCs w:val="24"/>
          <w:lang w:val="en-ID" w:eastAsia="en-ID"/>
        </w:rPr>
        <w:t>(Annisa et al., 2023)</w:t>
      </w:r>
      <w:r w:rsidR="00E844F8" w:rsidRPr="003F7D25">
        <w:rPr>
          <w:rFonts w:ascii="Times New Roman" w:eastAsia="Times New Roman" w:hAnsi="Times New Roman" w:cs="Times New Roman"/>
          <w:color w:val="000000"/>
          <w:sz w:val="24"/>
          <w:szCs w:val="24"/>
          <w:lang w:val="en-ID" w:eastAsia="en-ID"/>
        </w:rPr>
        <w:fldChar w:fldCharType="end"/>
      </w:r>
      <w:r w:rsidR="00E844F8" w:rsidRPr="003F7D25">
        <w:rPr>
          <w:rFonts w:ascii="Times New Roman" w:eastAsia="Times New Roman" w:hAnsi="Times New Roman" w:cs="Times New Roman"/>
          <w:color w:val="000000"/>
          <w:sz w:val="24"/>
          <w:szCs w:val="24"/>
          <w:lang w:val="en-ID" w:eastAsia="en-ID"/>
        </w:rPr>
        <w:t>.</w:t>
      </w:r>
    </w:p>
    <w:p w14:paraId="697961AA" w14:textId="6449A0AD" w:rsidR="00051A52" w:rsidRDefault="00882382" w:rsidP="005A786A">
      <w:pPr>
        <w:pStyle w:val="Heading1"/>
        <w:numPr>
          <w:ilvl w:val="0"/>
          <w:numId w:val="15"/>
        </w:numPr>
        <w:ind w:hanging="720"/>
        <w:rPr>
          <w:rFonts w:eastAsia="SimSun" w:cs="Times New Roman"/>
          <w:bCs/>
          <w:color w:val="000000"/>
          <w:sz w:val="24"/>
          <w:szCs w:val="24"/>
          <w:lang w:val="zh-CN" w:eastAsia="zh-CN"/>
        </w:rPr>
      </w:pPr>
      <w:bookmarkStart w:id="27" w:name="_Toc167658781"/>
      <w:r>
        <w:rPr>
          <w:rFonts w:eastAsia="Times New Roman" w:cs="Times New Roman"/>
          <w:bCs/>
          <w:color w:val="000000"/>
          <w:sz w:val="24"/>
          <w:szCs w:val="24"/>
          <w:lang w:val="zh-CN" w:eastAsia="zh-CN"/>
        </w:rPr>
        <w:t>Sistem Informasi</w:t>
      </w:r>
      <w:bookmarkEnd w:id="27"/>
    </w:p>
    <w:p w14:paraId="05BD0261" w14:textId="77777777" w:rsidR="00882382" w:rsidRPr="00882382" w:rsidRDefault="00882382" w:rsidP="005A786A">
      <w:pPr>
        <w:spacing w:after="0" w:line="480" w:lineRule="auto"/>
        <w:ind w:firstLine="720"/>
        <w:jc w:val="both"/>
        <w:rPr>
          <w:rFonts w:ascii="Times New Roman" w:eastAsia="Times New Roman" w:hAnsi="Times New Roman" w:cs="Times New Roman"/>
          <w:color w:val="000000"/>
          <w:sz w:val="24"/>
          <w:szCs w:val="24"/>
          <w:lang w:val="zh-CN" w:eastAsia="zh-CN"/>
        </w:rPr>
      </w:pPr>
      <w:r w:rsidRPr="00882382">
        <w:rPr>
          <w:rFonts w:ascii="Times New Roman" w:eastAsia="Times New Roman" w:hAnsi="Times New Roman" w:cs="Times New Roman"/>
          <w:color w:val="000000"/>
          <w:sz w:val="24"/>
          <w:szCs w:val="24"/>
          <w:lang w:val="zh-CN" w:eastAsia="zh-CN"/>
        </w:rPr>
        <w:t>Sistem Informasi adalah kumpulan orang-orang yang bekerja sama untuk mencapai tujuan tertentu. Sistem Informasi  juga dapat mendukung pengambilan keputusan dalam kasus lain. Dalam arti lain, adalah kombinasi terorganisir dari individu, perangkat keras, perangkat lunak, jaringan komputer, komunikasi data, dan basis data yang mengumpulkan, menyebarkan, dan mengubah informasi dengan cara yang terorganisir</w:t>
      </w:r>
      <w:r w:rsidRPr="00882382">
        <w:rPr>
          <w:rFonts w:ascii="Times New Roman" w:eastAsia="Times New Roman" w:hAnsi="Times New Roman" w:cs="Times New Roman"/>
          <w:color w:val="000000"/>
          <w:sz w:val="24"/>
          <w:szCs w:val="24"/>
          <w:lang w:val="en-US" w:eastAsia="zh-CN"/>
        </w:rPr>
        <w:t xml:space="preserve"> </w:t>
      </w:r>
      <w:r w:rsidRPr="00882382">
        <w:rPr>
          <w:rFonts w:ascii="Times New Roman" w:eastAsia="Times New Roman" w:hAnsi="Times New Roman" w:cs="Times New Roman"/>
          <w:color w:val="000000"/>
          <w:sz w:val="24"/>
          <w:szCs w:val="24"/>
          <w:lang w:val="zh-CN" w:eastAsia="zh-CN"/>
        </w:rPr>
        <w:fldChar w:fldCharType="begin" w:fldLock="1"/>
      </w:r>
      <w:r w:rsidRPr="00882382">
        <w:rPr>
          <w:rFonts w:ascii="Times New Roman" w:eastAsia="Times New Roman" w:hAnsi="Times New Roman" w:cs="Times New Roman"/>
          <w:color w:val="000000"/>
          <w:sz w:val="24"/>
          <w:szCs w:val="24"/>
          <w:lang w:val="zh-CN" w:eastAsia="zh-CN"/>
        </w:rPr>
        <w:instrText>ADDIN CSL_CITATION {"citationItems":[{"id":"ITEM-1","itemData":{"DOI":"10.33365/jtsi.v1i1.214","abstract":"Kursus dan pelatihan bahasa Korea khusus bagi calon Tenaga Kerja Indonesia yang dilakukan oleh Lembaga Kursus dan Pelatihan Duta Bahasa Korea adalah program untuk pengiriman Tenaga Kerja Indonesia ke Korea Selatan via program G to G (Goverment to Goverment). Pada proses pendaftaran para calon peserta harus datang langsung ke LKP Duta Bahasa Korea untuk mengisi data diri pada form pendaftaran, Selain itu pada proses mendapatkan informasi nilai tryout  peserta harus datang langsung ke LKP Duta Bahasa Korea untuk melihat rekap nilai tryout yang dilaksanakan selama satu bulan. Tujuan dari penelitian ini adalah untuk menghasilkan sistem informasi akademik dan administrasi pada LKP Duta Bahasa Korea dengan metode pengembang sistem Extreme Programming. Sistem yang dihasilkan berbasis website dengan hasil pengujian yang telah dilakukan menggunakan Blackbox testing berdasarkan aspek fungsionality menunjukan bahwa sistem dapat melakukan 94,2% fungsinya dengan benar, yang berarti bahwa sistem layak digunakan. Kata Kunci: Siakad, LKP, Extreme Programming","author":[{"dropping-particle":"","family":"Ariyanti","given":"Lisa","non-dropping-particle":"","parse-names":false,"suffix":""},{"dropping-particle":"","family":"Satria","given":"Muhammad Najib Dwi","non-dropping-particle":"","parse-names":false,"suffix":""},{"dropping-particle":"","family":"Alita","given":"Debby","non-dropping-particle":"","parse-names":false,"suffix":""}],"container-title":"Jurnal Teknologi dan Sistem Informasi","id":"ITEM-1","issue":"1","issued":{"date-parts":[["2020"]]},"page":"90-96","title":"Sistem Informasi Akademik Dan Administrasi Dengan Metode Extreme Programming Pada Lembaga Kursus Dan Pelatihan","type":"article-journal","volume":"1"},"uris":["http://www.mendeley.com/documents/?uuid=d0b00b0f-d45b-4262-bf75-1b77819e3320"]}],"mendeley":{"formattedCitation":"(Ariyanti et al., 2020)","plainTextFormattedCitation":"(Ariyanti et al., 2020)","previouslyFormattedCitation":"(Ariyanti et al., 2020)"},"properties":{"noteIndex":0},"schema":"https://github.com/citation-style-language/schema/raw/master/csl-citation.json"}</w:instrText>
      </w:r>
      <w:r w:rsidRPr="00882382">
        <w:rPr>
          <w:rFonts w:ascii="Times New Roman" w:eastAsia="Times New Roman" w:hAnsi="Times New Roman" w:cs="Times New Roman"/>
          <w:color w:val="000000"/>
          <w:sz w:val="24"/>
          <w:szCs w:val="24"/>
          <w:lang w:val="zh-CN" w:eastAsia="zh-CN"/>
        </w:rPr>
        <w:fldChar w:fldCharType="separate"/>
      </w:r>
      <w:r w:rsidRPr="00882382">
        <w:rPr>
          <w:rFonts w:ascii="Times New Roman" w:eastAsia="Times New Roman" w:hAnsi="Times New Roman" w:cs="Times New Roman"/>
          <w:noProof/>
          <w:color w:val="000000"/>
          <w:sz w:val="24"/>
          <w:szCs w:val="24"/>
          <w:lang w:val="zh-CN" w:eastAsia="zh-CN"/>
        </w:rPr>
        <w:t>(Ariyanti et al., 2020)</w:t>
      </w:r>
      <w:r w:rsidRPr="00882382">
        <w:rPr>
          <w:rFonts w:ascii="Times New Roman" w:eastAsia="Times New Roman" w:hAnsi="Times New Roman" w:cs="Times New Roman"/>
          <w:color w:val="000000"/>
          <w:sz w:val="24"/>
          <w:szCs w:val="24"/>
          <w:lang w:val="zh-CN" w:eastAsia="zh-CN"/>
        </w:rPr>
        <w:fldChar w:fldCharType="end"/>
      </w:r>
      <w:r w:rsidRPr="00882382">
        <w:rPr>
          <w:rFonts w:ascii="Times New Roman" w:eastAsia="Times New Roman" w:hAnsi="Times New Roman" w:cs="Times New Roman"/>
          <w:color w:val="000000"/>
          <w:sz w:val="24"/>
          <w:szCs w:val="24"/>
          <w:lang w:val="zh-CN" w:eastAsia="zh-CN"/>
        </w:rPr>
        <w:t>.</w:t>
      </w:r>
    </w:p>
    <w:p w14:paraId="3F10F823" w14:textId="77777777" w:rsidR="00882382" w:rsidRPr="00882382" w:rsidRDefault="00882382" w:rsidP="00882382">
      <w:pPr>
        <w:spacing w:after="0" w:line="480" w:lineRule="auto"/>
        <w:ind w:firstLine="720"/>
        <w:jc w:val="both"/>
        <w:rPr>
          <w:rFonts w:ascii="Times New Roman" w:eastAsia="Times New Roman" w:hAnsi="Times New Roman" w:cs="Times New Roman"/>
          <w:color w:val="000000"/>
          <w:sz w:val="24"/>
          <w:szCs w:val="24"/>
          <w:lang w:val="zh-CN" w:eastAsia="zh-CN"/>
        </w:rPr>
      </w:pPr>
      <w:r w:rsidRPr="00882382">
        <w:rPr>
          <w:rFonts w:ascii="Times New Roman" w:eastAsia="Times New Roman" w:hAnsi="Times New Roman" w:cs="Times New Roman"/>
          <w:color w:val="000000"/>
          <w:sz w:val="24"/>
          <w:szCs w:val="24"/>
          <w:lang w:val="zh-CN" w:eastAsia="zh-CN"/>
        </w:rPr>
        <w:t>Sistem Informasi merupakan salah satu jenis teknologi yang memudahkan dalam mencari informasi yang dibutuhkan serta mengelola data dengan lebih efektif dan efisien. Sistem informasi mempunyai peranan yang penting dan semakin cepat perusahaan dan organisasi mengembangkan teknologi, maka semakin penting pula peran Sistem Informasi tersebut. Sistem Informasi berbasis web saat ini menjadi salah satu sumber informasi yang paling banyak digunakan. Aplikasi berbasis web dibuat untuk memungkinkan pengguna berinteraksi dengan mudah dengan  melalui Internet</w:t>
      </w:r>
      <w:r w:rsidRPr="00882382">
        <w:rPr>
          <w:rFonts w:ascii="Times New Roman" w:eastAsia="Times New Roman" w:hAnsi="Times New Roman" w:cs="Times New Roman"/>
          <w:color w:val="000000"/>
          <w:sz w:val="24"/>
          <w:szCs w:val="24"/>
          <w:lang w:val="en-US" w:eastAsia="zh-CN"/>
        </w:rPr>
        <w:t xml:space="preserve"> </w:t>
      </w:r>
      <w:r w:rsidRPr="00882382">
        <w:rPr>
          <w:rFonts w:ascii="Times New Roman" w:eastAsia="Times New Roman" w:hAnsi="Times New Roman" w:cs="Times New Roman"/>
          <w:color w:val="000000"/>
          <w:sz w:val="24"/>
          <w:szCs w:val="24"/>
          <w:lang w:val="zh-CN" w:eastAsia="zh-CN"/>
        </w:rPr>
        <w:fldChar w:fldCharType="begin" w:fldLock="1"/>
      </w:r>
      <w:r w:rsidRPr="00882382">
        <w:rPr>
          <w:rFonts w:ascii="Times New Roman" w:eastAsia="Times New Roman" w:hAnsi="Times New Roman" w:cs="Times New Roman"/>
          <w:color w:val="000000"/>
          <w:sz w:val="24"/>
          <w:szCs w:val="24"/>
          <w:lang w:val="zh-CN" w:eastAsia="zh-CN"/>
        </w:rPr>
        <w:instrText>ADDIN CSL_CITATION {"citationItems":[{"id":"ITEM-1","itemData":{"DOI":"10.35329/jiik.v8i2.229","ISSN":"2442-451X","abstract":"Perkembangan technology saaat ini semakin berkembang dengan pesat. Teknologi informasi dibutuhkan dalam kehidupan sehari-hari bagi masyarakat yang berfungsi untuk membantu pekerjaan agar menjadi lebih efektif dan efisien. Pengembangan information Systems memiliki metode platform yang berbeda yang berbasis mobile, web, dan deskop. Tujuan dari penelitian untuk mengetahui metode information Systems yang umumnya digunakan berbasis web dan datanya didapatkan oleh literatur yang relavan dari tahun 2017 sampai 2022. Metode dalam penelitian ini dengan menggunakan System Literature Review (SLR). Hasil dari penelitian ini menunjukkan metode apa saja yang digunakan dalam pengembangan information Systems bebasis web pada tahun 2017 sampai 2022 dan implementasi pada akademik dengan menggunakan metode rancangan sistem.","author":[{"dropping-particle":"","family":"Arief","given":"Syifa Fauziyah","non-dropping-particle":"","parse-names":false,"suffix":""},{"dropping-particle":"","family":"Sugiarti","given":"Yuni","non-dropping-particle":"","parse-names":false,"suffix":""}],"container-title":"Jurnal Ilmiah Ilmu Komputer","id":"ITEM-1","issue":"2","issued":{"date-parts":[["2022"]]},"page":"87-93","title":"Literature Review: Analisis Metode Perancangan Sistem Informasi Akademik Berbasis Web","type":"article-journal","volume":"8"},"uris":["http://www.mendeley.com/documents/?uuid=7f658cc8-d67f-4b54-ad12-416609b2c77e"]}],"mendeley":{"formattedCitation":"(Arief &amp; Sugiarti, 2022)","plainTextFormattedCitation":"(Arief &amp; Sugiarti, 2022)","previouslyFormattedCitation":"(Arief &amp; Sugiarti, 2022)"},"properties":{"noteIndex":0},"schema":"https://github.com/citation-style-language/schema/raw/master/csl-citation.json"}</w:instrText>
      </w:r>
      <w:r w:rsidRPr="00882382">
        <w:rPr>
          <w:rFonts w:ascii="Times New Roman" w:eastAsia="Times New Roman" w:hAnsi="Times New Roman" w:cs="Times New Roman"/>
          <w:color w:val="000000"/>
          <w:sz w:val="24"/>
          <w:szCs w:val="24"/>
          <w:lang w:val="zh-CN" w:eastAsia="zh-CN"/>
        </w:rPr>
        <w:fldChar w:fldCharType="separate"/>
      </w:r>
      <w:r w:rsidRPr="00882382">
        <w:rPr>
          <w:rFonts w:ascii="Times New Roman" w:eastAsia="Times New Roman" w:hAnsi="Times New Roman" w:cs="Times New Roman"/>
          <w:noProof/>
          <w:color w:val="000000"/>
          <w:sz w:val="24"/>
          <w:szCs w:val="24"/>
          <w:lang w:val="zh-CN" w:eastAsia="zh-CN"/>
        </w:rPr>
        <w:t>(Arief &amp; Sugiarti, 2022)</w:t>
      </w:r>
      <w:r w:rsidRPr="00882382">
        <w:rPr>
          <w:rFonts w:ascii="Times New Roman" w:eastAsia="Times New Roman" w:hAnsi="Times New Roman" w:cs="Times New Roman"/>
          <w:color w:val="000000"/>
          <w:sz w:val="24"/>
          <w:szCs w:val="24"/>
          <w:lang w:val="zh-CN" w:eastAsia="zh-CN"/>
        </w:rPr>
        <w:fldChar w:fldCharType="end"/>
      </w:r>
      <w:r w:rsidRPr="00882382">
        <w:rPr>
          <w:rFonts w:ascii="Times New Roman" w:eastAsia="Times New Roman" w:hAnsi="Times New Roman" w:cs="Times New Roman"/>
          <w:color w:val="000000"/>
          <w:sz w:val="24"/>
          <w:szCs w:val="24"/>
          <w:lang w:val="zh-CN" w:eastAsia="zh-CN"/>
        </w:rPr>
        <w:t>.</w:t>
      </w:r>
    </w:p>
    <w:p w14:paraId="32B71E6C" w14:textId="2C924D3D" w:rsidR="00882382" w:rsidRPr="00882382" w:rsidRDefault="00882382" w:rsidP="00882382">
      <w:pPr>
        <w:spacing w:line="480" w:lineRule="auto"/>
        <w:ind w:firstLine="720"/>
        <w:jc w:val="both"/>
        <w:rPr>
          <w:rFonts w:ascii="Times New Roman" w:eastAsia="SimSun" w:hAnsi="Times New Roman" w:cs="Times New Roman"/>
          <w:color w:val="000000"/>
          <w:sz w:val="24"/>
          <w:szCs w:val="24"/>
          <w:lang w:val="zh-CN" w:eastAsia="zh-CN"/>
        </w:rPr>
      </w:pPr>
      <w:r w:rsidRPr="00882382">
        <w:rPr>
          <w:rFonts w:ascii="Times New Roman" w:eastAsia="Times New Roman" w:hAnsi="Times New Roman" w:cs="Times New Roman"/>
          <w:color w:val="000000"/>
          <w:sz w:val="24"/>
          <w:szCs w:val="24"/>
          <w:lang w:val="zh-CN" w:eastAsia="zh-CN"/>
        </w:rPr>
        <w:t>Sistem Informasi adalah suatu sistem</w:t>
      </w:r>
      <w:r w:rsidRPr="00882382">
        <w:rPr>
          <w:rFonts w:ascii="Times New Roman" w:eastAsia="Times New Roman" w:hAnsi="Times New Roman" w:cs="Times New Roman"/>
          <w:color w:val="000000"/>
          <w:sz w:val="24"/>
          <w:szCs w:val="24"/>
          <w:lang w:val="en-US" w:eastAsia="zh-CN"/>
        </w:rPr>
        <w:t xml:space="preserve"> </w:t>
      </w:r>
      <w:r w:rsidRPr="00882382">
        <w:rPr>
          <w:rFonts w:ascii="Times New Roman" w:eastAsia="Times New Roman" w:hAnsi="Times New Roman" w:cs="Times New Roman"/>
          <w:color w:val="000000"/>
          <w:sz w:val="24"/>
          <w:szCs w:val="24"/>
          <w:lang w:val="zh-CN" w:eastAsia="zh-CN"/>
        </w:rPr>
        <w:t>dalam suatu organisasi yang menyatukan fungsi manajemen operasional organisasi dan kebutuhan pemrosesan transaksi sehari-hari yang mendukung kegiatan strategis</w:t>
      </w:r>
      <w:r w:rsidRPr="00882382">
        <w:rPr>
          <w:rFonts w:ascii="Times New Roman" w:eastAsia="Times New Roman" w:hAnsi="Times New Roman" w:cs="Times New Roman"/>
          <w:color w:val="000000"/>
          <w:sz w:val="24"/>
          <w:szCs w:val="24"/>
          <w:lang w:val="en-US" w:eastAsia="zh-CN"/>
        </w:rPr>
        <w:t xml:space="preserve"> </w:t>
      </w:r>
      <w:r w:rsidRPr="00882382">
        <w:rPr>
          <w:rFonts w:ascii="Times New Roman" w:eastAsia="Times New Roman" w:hAnsi="Times New Roman" w:cs="Times New Roman"/>
          <w:color w:val="000000"/>
          <w:sz w:val="24"/>
          <w:szCs w:val="24"/>
          <w:lang w:val="zh-CN" w:eastAsia="zh-CN"/>
        </w:rPr>
        <w:t xml:space="preserve">organisasi dan menyediakan  laporan yang diperlukan kepada pihak eksternal tertentu </w:t>
      </w:r>
      <w:r w:rsidRPr="00882382">
        <w:rPr>
          <w:rFonts w:ascii="Times New Roman" w:eastAsia="Times New Roman" w:hAnsi="Times New Roman" w:cs="Times New Roman"/>
          <w:color w:val="000000"/>
          <w:sz w:val="24"/>
          <w:szCs w:val="24"/>
          <w:lang w:val="zh-CN" w:eastAsia="zh-CN"/>
        </w:rPr>
        <w:fldChar w:fldCharType="begin" w:fldLock="1"/>
      </w:r>
      <w:r w:rsidRPr="00882382">
        <w:rPr>
          <w:rFonts w:ascii="Times New Roman" w:eastAsia="Times New Roman" w:hAnsi="Times New Roman" w:cs="Times New Roman"/>
          <w:color w:val="000000"/>
          <w:sz w:val="24"/>
          <w:szCs w:val="24"/>
          <w:lang w:val="zh-CN" w:eastAsia="zh-CN"/>
        </w:rPr>
        <w:instrText>ADDIN CSL_CITATION {"citationItems":[{"id":"ITEM-1","itemData":{"DOI":"10.47324/ilkominfo.v3i2.103","ISSN":"2621-4962","abstract":"Abstrak: Pengelolaan sarana dan prasarana sangat penting karena dengan adanya pengelolaan sarana prasarana yang ada di lembaga pendidikan akan terpelihara dan jelas kegunaannya. Dalam pengelolaannya suatu instansi harus dapat bertanggung jawab terhadap sarana prasarana sehingga diharapkan akan berdampak positif terhadap seluruh keberlangsungan mahasiswa dalam proses belajar mengajar dan agar tujuan pendidikan dapat tercapai secara efektif dan efisien, maka para penyelenggara pendidikan perlu berusaha untuk terus-menerus meningkatkan kualitas pendidikan sesuai dengan tuntutan zaman. Banyaknya fasilitas dan keperluan dimana satu sama lain saling berkaitan dan harus terorganisir dengan baik maka informasi tentang administrasi sebenarnya dapat diposting dalam sebuah media sehingga dapat diakses oleh semua orang/mahasiswa ataupun satker lain melalui internet, sehingga memberikan ide bagi penulis untuk membuat suatu website dengan menggunakan pemrograman PHP dan MySQL sebagai basis datanya dilengkapi dengan Framework Codeigniter dengan tujuan dapat memberikan kemudahan pihak manajemen  AIKOM Ternate dalam mengelola sarana dan prasarana, sehingga mempermudah proses pelaporan nantinyaKata Kunci: Framework Codeigniter, PHPMyAdmin, MySQL, Xampp, AIKOM TernateAbstract: Management of facilities and infrastructure is critical because there are infrastructure management facilities available in educational institutions that will be maintained and their use bright. In its management there must be accountability for infrastructure so that it must have a positive impact on the sustainability of students in the teaching and learning process and so that educational goals can be effectively and efficiently improved, organizers need the education needed to continuously improve the quality of education by the rescue of the times. There are so many facilities and needs where each other is interrelated and must be well organized, information about administration can be posted on media that can be accessed by all people/students or other work units through the internet, thus providing ideas for writers to create a site web using PHP and MySQL programming as a database equipped with a Codeigniter Framework to provide the ease of management of AIKOM Ternate in managing facilities and infrastructure, thereby facilitating the resulting reporting processKeywords: Codeigniter Framework, PHPMyAdmin, MySQL, Xampp, AIKOM Ternate","author":[{"dropping-particle":"","family":"Jafar","given":"Ratna","non-dropping-particle":"","parse-names":false,"suffix":""},{"dropping-particle":"","family":"Abdullah","given":"Muksin Hi","non-dropping-particle":"","parse-names":false,"suffix":""},{"dropping-particle":"","family":"Safi","given":"Mudar","non-dropping-particle":"","parse-names":false,"suffix":""}],"container-title":"Jurnal Ilmiah ILKOMINFO - Ilmu Komputer &amp; Informatika","id":"ITEM-1","issue":"2","issued":{"date-parts":[["2020"]]},"page":"62-68","title":"Perancangan Sistem Informasi Menejemen Sarana Dan Prasarana Menggunakan Framework Codeigniter Pada Akademi Ilmu Komputer Ternate","type":"article-journal","volume":"3"},"uris":["http://www.mendeley.com/documents/?uuid=447cfae2-5a48-45d7-b4c0-3c85aeef4ed8"]}],"mendeley":{"formattedCitation":"(Jafar et al., 2020)","plainTextFormattedCitation":"(Jafar et al., 2020)","previouslyFormattedCitation":"(Jafar et al., 2020)"},"properties":{"noteIndex":0},"schema":"https://github.com/citation-style-language/schema/raw/master/csl-citation.json"}</w:instrText>
      </w:r>
      <w:r w:rsidRPr="00882382">
        <w:rPr>
          <w:rFonts w:ascii="Times New Roman" w:eastAsia="Times New Roman" w:hAnsi="Times New Roman" w:cs="Times New Roman"/>
          <w:color w:val="000000"/>
          <w:sz w:val="24"/>
          <w:szCs w:val="24"/>
          <w:lang w:val="zh-CN" w:eastAsia="zh-CN"/>
        </w:rPr>
        <w:fldChar w:fldCharType="separate"/>
      </w:r>
      <w:r w:rsidRPr="00882382">
        <w:rPr>
          <w:rFonts w:ascii="Times New Roman" w:eastAsia="Times New Roman" w:hAnsi="Times New Roman" w:cs="Times New Roman"/>
          <w:noProof/>
          <w:color w:val="000000"/>
          <w:sz w:val="24"/>
          <w:szCs w:val="24"/>
          <w:lang w:val="zh-CN" w:eastAsia="zh-CN"/>
        </w:rPr>
        <w:t>(Jafar et al., 2020)</w:t>
      </w:r>
      <w:r w:rsidRPr="00882382">
        <w:rPr>
          <w:rFonts w:ascii="Times New Roman" w:eastAsia="Times New Roman" w:hAnsi="Times New Roman" w:cs="Times New Roman"/>
          <w:color w:val="000000"/>
          <w:sz w:val="24"/>
          <w:szCs w:val="24"/>
          <w:lang w:val="zh-CN" w:eastAsia="zh-CN"/>
        </w:rPr>
        <w:fldChar w:fldCharType="end"/>
      </w:r>
      <w:r w:rsidRPr="00882382">
        <w:rPr>
          <w:rFonts w:ascii="Times New Roman" w:eastAsia="Times New Roman" w:hAnsi="Times New Roman" w:cs="Times New Roman"/>
          <w:color w:val="000000"/>
          <w:sz w:val="24"/>
          <w:szCs w:val="24"/>
          <w:lang w:val="zh-CN" w:eastAsia="zh-CN"/>
        </w:rPr>
        <w:t>.</w:t>
      </w:r>
      <w:r>
        <w:rPr>
          <w:rFonts w:ascii="Times New Roman" w:eastAsia="SimSun" w:hAnsi="Times New Roman" w:cs="Times New Roman" w:hint="eastAsia"/>
          <w:color w:val="000000"/>
          <w:sz w:val="24"/>
          <w:szCs w:val="24"/>
          <w:lang w:val="zh-CN" w:eastAsia="zh-CN"/>
        </w:rPr>
        <w:t xml:space="preserve"> </w:t>
      </w:r>
      <w:r w:rsidRPr="00882382">
        <w:rPr>
          <w:rFonts w:ascii="Times New Roman" w:eastAsia="Times New Roman" w:hAnsi="Times New Roman" w:cs="Times New Roman"/>
          <w:color w:val="000000"/>
          <w:sz w:val="24"/>
          <w:szCs w:val="24"/>
          <w:lang w:val="zh-CN" w:eastAsia="zh-CN"/>
        </w:rPr>
        <w:t xml:space="preserve">Berdasarkan pengertian Sistem Informasi menurut para ahli, maka Sistem Infromasi ini penting untuk diterapkan pada pengolahan data peminjaman Sarpras. </w:t>
      </w:r>
      <w:r w:rsidRPr="00882382">
        <w:rPr>
          <w:rFonts w:ascii="Times New Roman" w:eastAsia="Times New Roman" w:hAnsi="Times New Roman" w:cs="Times New Roman"/>
          <w:color w:val="000000"/>
          <w:sz w:val="24"/>
          <w:szCs w:val="24"/>
          <w:lang w:val="zh-CN" w:eastAsia="zh-CN"/>
        </w:rPr>
        <w:lastRenderedPageBreak/>
        <w:t>Dengan menerapkan Sistem Informasi pengolahan data peminjaman Sarpras diharapkan menjadi lebih efisien dan lebih baik.</w:t>
      </w:r>
    </w:p>
    <w:p w14:paraId="70A4AA98" w14:textId="6FC325E9" w:rsidR="00051A52" w:rsidRPr="00A472CF" w:rsidRDefault="00882382" w:rsidP="00882382">
      <w:pPr>
        <w:pStyle w:val="Heading1"/>
        <w:numPr>
          <w:ilvl w:val="0"/>
          <w:numId w:val="15"/>
        </w:numPr>
        <w:ind w:hanging="720"/>
        <w:rPr>
          <w:sz w:val="24"/>
          <w:szCs w:val="24"/>
          <w:lang w:val="en-US"/>
        </w:rPr>
      </w:pPr>
      <w:bookmarkStart w:id="28" w:name="_Toc167658782"/>
      <w:r>
        <w:rPr>
          <w:rFonts w:eastAsia="Times New Roman" w:cs="Times New Roman"/>
          <w:bCs/>
          <w:color w:val="000000"/>
          <w:sz w:val="24"/>
          <w:szCs w:val="24"/>
          <w:lang w:val="zh-CN" w:eastAsia="zh-CN"/>
        </w:rPr>
        <w:t>Sarana dan Prasarana (Sarpras)</w:t>
      </w:r>
      <w:bookmarkEnd w:id="28"/>
    </w:p>
    <w:p w14:paraId="7CE76224" w14:textId="77777777" w:rsidR="00882382" w:rsidRPr="00882382" w:rsidRDefault="00882382" w:rsidP="00882382">
      <w:pPr>
        <w:spacing w:after="0" w:line="480" w:lineRule="auto"/>
        <w:ind w:firstLine="720"/>
        <w:jc w:val="both"/>
        <w:rPr>
          <w:rFonts w:ascii="Times New Roman" w:eastAsia="Times New Roman" w:hAnsi="Times New Roman" w:cs="Times New Roman"/>
          <w:color w:val="000000"/>
          <w:sz w:val="24"/>
          <w:szCs w:val="24"/>
          <w:lang w:val="zh-CN" w:eastAsia="zh-CN"/>
        </w:rPr>
      </w:pPr>
      <w:r w:rsidRPr="00882382">
        <w:rPr>
          <w:rFonts w:ascii="Times New Roman" w:eastAsia="Times New Roman" w:hAnsi="Times New Roman" w:cs="Times New Roman"/>
          <w:color w:val="000000"/>
          <w:sz w:val="24"/>
          <w:szCs w:val="24"/>
          <w:lang w:val="zh-CN" w:eastAsia="zh-CN"/>
        </w:rPr>
        <w:t xml:space="preserve">Sarpras merupakan alat atau bagian yang sangat berperan dalam keberhasilan dan kelancaran suatu proses, termasuk situasi pelatihan. Sarana dan prasarana merupakan sarana yang sangat diperlukan untuk memperlancar pelaksanaan kegiatan </w:t>
      </w:r>
      <w:r w:rsidRPr="00882382">
        <w:rPr>
          <w:rFonts w:ascii="Times New Roman" w:eastAsia="Times New Roman" w:hAnsi="Times New Roman" w:cs="Times New Roman"/>
          <w:color w:val="000000"/>
          <w:sz w:val="24"/>
          <w:szCs w:val="24"/>
          <w:lang w:val="zh-CN" w:eastAsia="zh-CN"/>
        </w:rPr>
        <w:fldChar w:fldCharType="begin" w:fldLock="1"/>
      </w:r>
      <w:r w:rsidRPr="00882382">
        <w:rPr>
          <w:rFonts w:ascii="Times New Roman" w:eastAsia="Times New Roman" w:hAnsi="Times New Roman" w:cs="Times New Roman"/>
          <w:color w:val="000000"/>
          <w:sz w:val="24"/>
          <w:szCs w:val="24"/>
          <w:lang w:val="zh-CN" w:eastAsia="zh-CN"/>
        </w:rPr>
        <w:instrText>ADDIN CSL_CITATION {"citationItems":[{"id":"ITEM-1","itemData":{"ISSN":"2963-590X","abstract":"… Sebelumnya telah di tegaskan bahwa manajemen sarana prasarana sekolah merupakan … definisi tersebut adalah bahwa manajemen sarana prasarana sekolah merupakan suatu …","author":[{"dropping-particle":"","family":"Sutisna","given":"Nadia Wirdha","non-dropping-particle":"","parse-names":false,"suffix":""},{"dropping-particle":"","family":"Effane","given":"Anne","non-dropping-particle":"","parse-names":false,"suffix":""}],"container-title":"Jurnal Karimah Tauhid","id":"ITEM-1","issue":"2","issued":{"date-parts":[["2022"]]},"page":"227-233","title":"Fungsi Manajemen Sarana dan Prasarana","type":"article-journal","volume":"1"},"uris":["http://www.mendeley.com/documents/?uuid=a430db12-204d-4511-bf51-876398237802"]}],"mendeley":{"formattedCitation":"(Sutisna &amp; Effane, 2022)","plainTextFormattedCitation":"(Sutisna &amp; Effane, 2022)","previouslyFormattedCitation":"(Sutisna &amp; Effane, 2022)"},"properties":{"noteIndex":0},"schema":"https://github.com/citation-style-language/schema/raw/master/csl-citation.json"}</w:instrText>
      </w:r>
      <w:r w:rsidRPr="00882382">
        <w:rPr>
          <w:rFonts w:ascii="Times New Roman" w:eastAsia="Times New Roman" w:hAnsi="Times New Roman" w:cs="Times New Roman"/>
          <w:color w:val="000000"/>
          <w:sz w:val="24"/>
          <w:szCs w:val="24"/>
          <w:lang w:val="zh-CN" w:eastAsia="zh-CN"/>
        </w:rPr>
        <w:fldChar w:fldCharType="separate"/>
      </w:r>
      <w:r w:rsidRPr="00882382">
        <w:rPr>
          <w:rFonts w:ascii="Times New Roman" w:eastAsia="Times New Roman" w:hAnsi="Times New Roman" w:cs="Times New Roman"/>
          <w:noProof/>
          <w:color w:val="000000"/>
          <w:sz w:val="24"/>
          <w:szCs w:val="24"/>
          <w:lang w:val="zh-CN" w:eastAsia="zh-CN"/>
        </w:rPr>
        <w:t>(Sutisna &amp; Effane, 2022)</w:t>
      </w:r>
      <w:r w:rsidRPr="00882382">
        <w:rPr>
          <w:rFonts w:ascii="Times New Roman" w:eastAsia="Times New Roman" w:hAnsi="Times New Roman" w:cs="Times New Roman"/>
          <w:color w:val="000000"/>
          <w:sz w:val="24"/>
          <w:szCs w:val="24"/>
          <w:lang w:val="zh-CN" w:eastAsia="zh-CN"/>
        </w:rPr>
        <w:fldChar w:fldCharType="end"/>
      </w:r>
      <w:r w:rsidRPr="00882382">
        <w:rPr>
          <w:rFonts w:ascii="Times New Roman" w:eastAsia="Times New Roman" w:hAnsi="Times New Roman" w:cs="Times New Roman"/>
          <w:color w:val="000000"/>
          <w:sz w:val="24"/>
          <w:szCs w:val="24"/>
          <w:lang w:val="zh-CN" w:eastAsia="zh-CN"/>
        </w:rPr>
        <w:t>.</w:t>
      </w:r>
    </w:p>
    <w:p w14:paraId="53ACF251" w14:textId="77777777" w:rsidR="00882382" w:rsidRPr="00882382" w:rsidRDefault="00882382" w:rsidP="00882382">
      <w:pPr>
        <w:spacing w:after="0" w:line="480" w:lineRule="auto"/>
        <w:jc w:val="both"/>
        <w:rPr>
          <w:rFonts w:ascii="Times New Roman" w:eastAsia="Times New Roman" w:hAnsi="Times New Roman" w:cs="Times New Roman"/>
          <w:color w:val="000000"/>
          <w:sz w:val="24"/>
          <w:szCs w:val="24"/>
          <w:lang w:val="zh-CN" w:eastAsia="zh-CN"/>
        </w:rPr>
      </w:pPr>
      <w:r w:rsidRPr="00882382">
        <w:rPr>
          <w:rFonts w:ascii="Times New Roman" w:eastAsia="Times New Roman" w:hAnsi="Times New Roman" w:cs="Times New Roman"/>
          <w:color w:val="000000"/>
          <w:sz w:val="24"/>
          <w:szCs w:val="24"/>
          <w:lang w:val="zh-CN" w:eastAsia="zh-CN"/>
        </w:rPr>
        <w:tab/>
        <w:t xml:space="preserve">Sarpras sebagai bagian yang tidak terpisahkan dari seluruh kegiatan pembelajaran, pada satuan pengajaran mempunyai fungsi dan peranan dalam pelaksanaan kegiatan pembelajaran menurut kurikulum pada satuan pengajaran. Analisis kebutuhan yang tepat diperlukan dalam rencana pemenuhan untuk memenuhi sarana dan prasarana yang memadai dan efisien (efektif dan efisien) </w:t>
      </w:r>
      <w:r w:rsidRPr="00882382">
        <w:rPr>
          <w:rFonts w:ascii="Times New Roman" w:eastAsia="Times New Roman" w:hAnsi="Times New Roman" w:cs="Times New Roman"/>
          <w:color w:val="000000"/>
          <w:sz w:val="24"/>
          <w:szCs w:val="24"/>
          <w:lang w:val="zh-CN" w:eastAsia="zh-CN"/>
        </w:rPr>
        <w:fldChar w:fldCharType="begin" w:fldLock="1"/>
      </w:r>
      <w:r w:rsidRPr="00882382">
        <w:rPr>
          <w:rFonts w:ascii="Times New Roman" w:eastAsia="Times New Roman" w:hAnsi="Times New Roman" w:cs="Times New Roman"/>
          <w:color w:val="000000"/>
          <w:sz w:val="24"/>
          <w:szCs w:val="24"/>
          <w:lang w:val="zh-CN" w:eastAsia="zh-CN"/>
        </w:rPr>
        <w:instrText>ADDIN CSL_CITATION {"citationItems":[{"id":"ITEM-1","itemData":{"author":[{"dropping-particle":"","family":"Muhammad","given":"Oleh","non-dropping-particle":"","parse-names":false,"suffix":""},{"dropping-particle":"","family":"Faruk","given":"Ibnu","non-dropping-particle":"","parse-names":false,"suffix":""},{"dropping-particle":"","family":"Pd","given":"M I","non-dropping-particle":"","parse-names":false,"suffix":""}],"container-title":"Jurnal Al-Rabwab","id":"ITEM-1","issue":"2","issued":{"date-parts":[["2020"]]},"page":"90-115","title":"Jurnal Al-Rabwah Vol. XIV No. 2 November 2020 ISSN: 2252-7670","type":"article-journal","volume":"XIV"},"uris":["http://www.mendeley.com/documents/?uuid=edc90a2a-8d13-4325-9013-4e630873f2d4"]}],"mendeley":{"formattedCitation":"(Muhammad et al., 2020)","plainTextFormattedCitation":"(Muhammad et al., 2020)","previouslyFormattedCitation":"(Muhammad et al., 2020)"},"properties":{"noteIndex":0},"schema":"https://github.com/citation-style-language/schema/raw/master/csl-citation.json"}</w:instrText>
      </w:r>
      <w:r w:rsidRPr="00882382">
        <w:rPr>
          <w:rFonts w:ascii="Times New Roman" w:eastAsia="Times New Roman" w:hAnsi="Times New Roman" w:cs="Times New Roman"/>
          <w:color w:val="000000"/>
          <w:sz w:val="24"/>
          <w:szCs w:val="24"/>
          <w:lang w:val="zh-CN" w:eastAsia="zh-CN"/>
        </w:rPr>
        <w:fldChar w:fldCharType="separate"/>
      </w:r>
      <w:r w:rsidRPr="00882382">
        <w:rPr>
          <w:rFonts w:ascii="Times New Roman" w:eastAsia="Times New Roman" w:hAnsi="Times New Roman" w:cs="Times New Roman"/>
          <w:noProof/>
          <w:color w:val="000000"/>
          <w:sz w:val="24"/>
          <w:szCs w:val="24"/>
          <w:lang w:val="zh-CN" w:eastAsia="zh-CN"/>
        </w:rPr>
        <w:t>(Muhammad et al., 2020)</w:t>
      </w:r>
      <w:r w:rsidRPr="00882382">
        <w:rPr>
          <w:rFonts w:ascii="Times New Roman" w:eastAsia="Times New Roman" w:hAnsi="Times New Roman" w:cs="Times New Roman"/>
          <w:color w:val="000000"/>
          <w:sz w:val="24"/>
          <w:szCs w:val="24"/>
          <w:lang w:val="zh-CN" w:eastAsia="zh-CN"/>
        </w:rPr>
        <w:fldChar w:fldCharType="end"/>
      </w:r>
      <w:r w:rsidRPr="00882382">
        <w:rPr>
          <w:rFonts w:ascii="Times New Roman" w:eastAsia="Times New Roman" w:hAnsi="Times New Roman" w:cs="Times New Roman"/>
          <w:color w:val="000000"/>
          <w:sz w:val="24"/>
          <w:szCs w:val="24"/>
          <w:lang w:val="zh-CN" w:eastAsia="zh-CN"/>
        </w:rPr>
        <w:t xml:space="preserve">. </w:t>
      </w:r>
    </w:p>
    <w:p w14:paraId="2CD8F55A" w14:textId="77777777" w:rsidR="00882382" w:rsidRDefault="00882382" w:rsidP="00882382">
      <w:pPr>
        <w:spacing w:after="0" w:line="480" w:lineRule="auto"/>
        <w:jc w:val="both"/>
        <w:rPr>
          <w:rFonts w:ascii="Times New Roman" w:eastAsia="SimSun" w:hAnsi="Times New Roman" w:cs="Times New Roman"/>
          <w:color w:val="000000"/>
          <w:sz w:val="24"/>
          <w:szCs w:val="24"/>
          <w:lang w:val="zh-CN" w:eastAsia="zh-CN"/>
        </w:rPr>
      </w:pPr>
      <w:r w:rsidRPr="00882382">
        <w:rPr>
          <w:rFonts w:ascii="Times New Roman" w:eastAsia="Times New Roman" w:hAnsi="Times New Roman" w:cs="Times New Roman"/>
          <w:color w:val="000000"/>
          <w:sz w:val="24"/>
          <w:szCs w:val="24"/>
          <w:lang w:val="zh-CN" w:eastAsia="zh-CN"/>
        </w:rPr>
        <w:tab/>
        <w:t xml:space="preserve">Sarpras menjadi objek penting dalam penelitian ini, data peminjaman akan diolah secara komputerisasi dengan dibuatkan aplikasi berbasis </w:t>
      </w:r>
      <w:r w:rsidRPr="00882382">
        <w:rPr>
          <w:rFonts w:ascii="Times New Roman" w:eastAsia="Times New Roman" w:hAnsi="Times New Roman" w:cs="Times New Roman"/>
          <w:i/>
          <w:iCs/>
          <w:color w:val="000000"/>
          <w:sz w:val="24"/>
          <w:szCs w:val="24"/>
          <w:lang w:val="zh-CN" w:eastAsia="zh-CN"/>
        </w:rPr>
        <w:t>Website</w:t>
      </w:r>
      <w:r w:rsidRPr="00882382">
        <w:rPr>
          <w:rFonts w:ascii="Times New Roman" w:eastAsia="Times New Roman" w:hAnsi="Times New Roman" w:cs="Times New Roman"/>
          <w:color w:val="000000"/>
          <w:sz w:val="24"/>
          <w:szCs w:val="24"/>
          <w:lang w:val="zh-CN" w:eastAsia="zh-CN"/>
        </w:rPr>
        <w:t>. Sehingga peminjaman Sarpras dapat memudahkan bagi pihak pengelola.</w:t>
      </w:r>
    </w:p>
    <w:p w14:paraId="4B5EA66A" w14:textId="77777777" w:rsidR="00882382" w:rsidRPr="00882382" w:rsidRDefault="00882382" w:rsidP="00882382">
      <w:pPr>
        <w:pStyle w:val="ListParagraph"/>
        <w:numPr>
          <w:ilvl w:val="0"/>
          <w:numId w:val="15"/>
        </w:numPr>
        <w:spacing w:after="0" w:line="480" w:lineRule="auto"/>
        <w:ind w:hanging="720"/>
        <w:jc w:val="both"/>
        <w:rPr>
          <w:rFonts w:ascii="Times New Roman" w:eastAsia="Times New Roman" w:hAnsi="Times New Roman" w:cs="Times New Roman"/>
          <w:b/>
          <w:bCs/>
          <w:color w:val="000000"/>
          <w:sz w:val="24"/>
          <w:szCs w:val="24"/>
          <w:lang w:val="zh-CN" w:eastAsia="zh-CN"/>
        </w:rPr>
      </w:pPr>
      <w:r w:rsidRPr="00882382">
        <w:rPr>
          <w:rFonts w:ascii="Times New Roman" w:eastAsia="Times New Roman" w:hAnsi="Times New Roman" w:cs="Times New Roman"/>
          <w:b/>
          <w:bCs/>
          <w:i/>
          <w:iCs/>
          <w:color w:val="000000"/>
          <w:sz w:val="24"/>
          <w:szCs w:val="24"/>
          <w:lang w:val="zh-CN" w:eastAsia="zh-CN"/>
        </w:rPr>
        <w:t>Website</w:t>
      </w:r>
    </w:p>
    <w:p w14:paraId="09231B6F" w14:textId="77777777" w:rsidR="00882382" w:rsidRDefault="00882382" w:rsidP="00882382">
      <w:pPr>
        <w:spacing w:after="0" w:line="480" w:lineRule="auto"/>
        <w:ind w:firstLine="720"/>
        <w:jc w:val="both"/>
        <w:rPr>
          <w:rFonts w:ascii="Times New Roman" w:eastAsia="Times New Roman" w:hAnsi="Times New Roman" w:cs="Times New Roman"/>
          <w:i/>
          <w:iCs/>
          <w:color w:val="000000"/>
          <w:sz w:val="24"/>
          <w:szCs w:val="24"/>
          <w:lang w:val="zh-CN" w:eastAsia="zh-CN"/>
        </w:rPr>
      </w:pPr>
      <w:r>
        <w:rPr>
          <w:rFonts w:ascii="Times New Roman" w:eastAsia="Times New Roman" w:hAnsi="Times New Roman" w:cs="Times New Roman"/>
          <w:i/>
          <w:iCs/>
          <w:color w:val="000000"/>
          <w:sz w:val="24"/>
          <w:szCs w:val="24"/>
          <w:lang w:val="zh-CN" w:eastAsia="zh-CN"/>
        </w:rPr>
        <w:t xml:space="preserve">Website </w:t>
      </w:r>
      <w:r>
        <w:rPr>
          <w:rFonts w:ascii="Times New Roman" w:eastAsia="Times New Roman" w:hAnsi="Times New Roman" w:cs="Times New Roman"/>
          <w:color w:val="000000"/>
          <w:sz w:val="24"/>
          <w:szCs w:val="24"/>
          <w:lang w:val="zh-CN" w:eastAsia="zh-CN"/>
        </w:rPr>
        <w:t xml:space="preserve">adalah kumpulan informasi atau kumpulan </w:t>
      </w:r>
      <w:r>
        <w:rPr>
          <w:rFonts w:ascii="Times New Roman" w:eastAsia="Times New Roman" w:hAnsi="Times New Roman" w:cs="Times New Roman"/>
          <w:i/>
          <w:iCs/>
          <w:color w:val="000000"/>
          <w:sz w:val="24"/>
          <w:szCs w:val="24"/>
          <w:lang w:val="zh-CN" w:eastAsia="zh-CN"/>
        </w:rPr>
        <w:t xml:space="preserve">page </w:t>
      </w:r>
      <w:r>
        <w:rPr>
          <w:rFonts w:ascii="Times New Roman" w:eastAsia="Times New Roman" w:hAnsi="Times New Roman" w:cs="Times New Roman"/>
          <w:color w:val="000000"/>
          <w:sz w:val="24"/>
          <w:szCs w:val="24"/>
          <w:lang w:val="zh-CN" w:eastAsia="zh-CN"/>
        </w:rPr>
        <w:t xml:space="preserve">yang bisa diakses melalui jalur internet. Secara teknis </w:t>
      </w:r>
      <w:r>
        <w:rPr>
          <w:rFonts w:ascii="Times New Roman" w:eastAsia="Times New Roman" w:hAnsi="Times New Roman" w:cs="Times New Roman"/>
          <w:i/>
          <w:iCs/>
          <w:color w:val="000000"/>
          <w:sz w:val="24"/>
          <w:szCs w:val="24"/>
          <w:lang w:val="zh-CN" w:eastAsia="zh-CN"/>
        </w:rPr>
        <w:t>Website</w:t>
      </w:r>
      <w:r>
        <w:rPr>
          <w:rFonts w:ascii="Times New Roman" w:eastAsia="Times New Roman" w:hAnsi="Times New Roman" w:cs="Times New Roman"/>
          <w:color w:val="000000"/>
          <w:sz w:val="24"/>
          <w:szCs w:val="24"/>
          <w:lang w:val="zh-CN" w:eastAsia="zh-CN"/>
        </w:rPr>
        <w:t xml:space="preserve"> adalah kumpulan dari page yang bergabung kedalam suatu domain atau sub domain tertentu. Website atau situs juga dapat diartikan sebagai kumpulan halaman yang menampilkan informasi data teks, data gambar, data animasi, suara, video, dan gabungan dari semuanya, baik yang bersifat statis maupun dinamis yang membentuk satu rangkaian bangunan yang </w:t>
      </w:r>
      <w:r>
        <w:rPr>
          <w:rFonts w:ascii="Times New Roman" w:eastAsia="Times New Roman" w:hAnsi="Times New Roman" w:cs="Times New Roman"/>
          <w:color w:val="000000"/>
          <w:sz w:val="24"/>
          <w:szCs w:val="24"/>
          <w:lang w:val="zh-CN" w:eastAsia="zh-CN"/>
        </w:rPr>
        <w:lastRenderedPageBreak/>
        <w:t xml:space="preserve">saling terkait dimana masing-masing dihubungkan dengan jaringan-jaringan halaman atau </w:t>
      </w:r>
      <w:r>
        <w:rPr>
          <w:rFonts w:ascii="Times New Roman" w:eastAsia="Times New Roman" w:hAnsi="Times New Roman" w:cs="Times New Roman"/>
          <w:i/>
          <w:iCs/>
          <w:color w:val="000000"/>
          <w:sz w:val="24"/>
          <w:szCs w:val="24"/>
          <w:lang w:val="zh-CN" w:eastAsia="zh-CN"/>
        </w:rPr>
        <w:t xml:space="preserve">hyperlink </w:t>
      </w:r>
      <w:sdt>
        <w:sdtPr>
          <w:rPr>
            <w:rFonts w:ascii="Times New Roman" w:eastAsia="Times New Roman" w:hAnsi="Times New Roman" w:cs="Times New Roman"/>
            <w:color w:val="000000"/>
            <w:sz w:val="24"/>
            <w:szCs w:val="24"/>
            <w:lang w:val="zh-CN" w:eastAsia="zh-CN"/>
          </w:rPr>
          <w:id w:val="-1646964569"/>
        </w:sdtPr>
        <w:sdtContent>
          <w:r>
            <w:rPr>
              <w:rFonts w:ascii="Times New Roman" w:eastAsia="Times New Roman" w:hAnsi="Times New Roman" w:cs="Times New Roman"/>
              <w:color w:val="000000"/>
              <w:sz w:val="24"/>
              <w:szCs w:val="24"/>
              <w:lang w:val="zh-CN" w:eastAsia="zh-CN"/>
            </w:rPr>
            <w:fldChar w:fldCharType="begin"/>
          </w:r>
          <w:r>
            <w:rPr>
              <w:rFonts w:ascii="Times New Roman" w:eastAsia="Times New Roman" w:hAnsi="Times New Roman" w:cs="Times New Roman"/>
              <w:color w:val="000000"/>
              <w:sz w:val="24"/>
              <w:szCs w:val="24"/>
              <w:lang w:val="en-US" w:eastAsia="zh-CN"/>
            </w:rPr>
            <w:instrText xml:space="preserve"> CITATION Ris231 \l 1033 </w:instrText>
          </w:r>
          <w:r>
            <w:rPr>
              <w:rFonts w:ascii="Times New Roman" w:eastAsia="Times New Roman" w:hAnsi="Times New Roman" w:cs="Times New Roman"/>
              <w:color w:val="000000"/>
              <w:sz w:val="24"/>
              <w:szCs w:val="24"/>
              <w:lang w:val="zh-CN" w:eastAsia="zh-CN"/>
            </w:rPr>
            <w:fldChar w:fldCharType="separate"/>
          </w:r>
          <w:r>
            <w:rPr>
              <w:rFonts w:ascii="Times New Roman" w:eastAsia="Times New Roman" w:hAnsi="Times New Roman" w:cs="Times New Roman"/>
              <w:color w:val="000000"/>
              <w:sz w:val="24"/>
              <w:szCs w:val="24"/>
              <w:lang w:val="en-US" w:eastAsia="zh-CN"/>
            </w:rPr>
            <w:t>(</w:t>
          </w:r>
          <w:proofErr w:type="spellStart"/>
          <w:r>
            <w:rPr>
              <w:rFonts w:ascii="Times New Roman" w:eastAsia="Times New Roman" w:hAnsi="Times New Roman" w:cs="Times New Roman"/>
              <w:color w:val="000000"/>
              <w:sz w:val="24"/>
              <w:szCs w:val="24"/>
              <w:lang w:val="en-US" w:eastAsia="zh-CN"/>
            </w:rPr>
            <w:t>Riski</w:t>
          </w:r>
          <w:proofErr w:type="spellEnd"/>
          <w:r>
            <w:rPr>
              <w:rFonts w:ascii="Times New Roman" w:eastAsia="Times New Roman" w:hAnsi="Times New Roman" w:cs="Times New Roman"/>
              <w:color w:val="000000"/>
              <w:sz w:val="24"/>
              <w:szCs w:val="24"/>
              <w:lang w:val="en-US" w:eastAsia="zh-CN"/>
            </w:rPr>
            <w:t xml:space="preserve"> , Panny , &amp; Anna, 2023)</w:t>
          </w:r>
          <w:r>
            <w:rPr>
              <w:rFonts w:ascii="Times New Roman" w:eastAsia="Times New Roman" w:hAnsi="Times New Roman" w:cs="Times New Roman"/>
              <w:color w:val="000000"/>
              <w:sz w:val="24"/>
              <w:szCs w:val="24"/>
              <w:lang w:val="zh-CN" w:eastAsia="zh-CN"/>
            </w:rPr>
            <w:fldChar w:fldCharType="end"/>
          </w:r>
        </w:sdtContent>
      </w:sdt>
      <w:r>
        <w:rPr>
          <w:rFonts w:ascii="Times New Roman" w:eastAsia="Times New Roman" w:hAnsi="Times New Roman" w:cs="Times New Roman"/>
          <w:color w:val="000000"/>
          <w:sz w:val="24"/>
          <w:szCs w:val="24"/>
          <w:lang w:val="zh-CN" w:eastAsia="zh-CN"/>
        </w:rPr>
        <w:t>.</w:t>
      </w:r>
    </w:p>
    <w:p w14:paraId="22E02C85" w14:textId="77777777" w:rsidR="00882382" w:rsidRDefault="00882382" w:rsidP="00882382">
      <w:pPr>
        <w:spacing w:after="0" w:line="480" w:lineRule="auto"/>
        <w:ind w:firstLine="720"/>
        <w:jc w:val="both"/>
        <w:rPr>
          <w:rFonts w:ascii="Times New Roman" w:eastAsia="Times New Roman" w:hAnsi="Times New Roman" w:cs="Times New Roman"/>
          <w:color w:val="000000"/>
          <w:sz w:val="24"/>
          <w:szCs w:val="24"/>
          <w:lang w:eastAsia="zh-CN"/>
        </w:rPr>
      </w:pPr>
      <w:r>
        <w:rPr>
          <w:rFonts w:ascii="Times New Roman" w:eastAsia="Times New Roman" w:hAnsi="Times New Roman" w:cs="Times New Roman"/>
          <w:i/>
          <w:iCs/>
          <w:color w:val="000000"/>
          <w:sz w:val="24"/>
          <w:szCs w:val="24"/>
          <w:lang w:val="en-US" w:eastAsia="zh-CN"/>
        </w:rPr>
        <w:t>Website</w:t>
      </w:r>
      <w:r>
        <w:rPr>
          <w:rFonts w:ascii="Times New Roman" w:eastAsia="Times New Roman" w:hAnsi="Times New Roman" w:cs="Times New Roman"/>
          <w:color w:val="000000"/>
          <w:sz w:val="24"/>
          <w:szCs w:val="24"/>
          <w:lang w:val="en-US" w:eastAsia="zh-CN"/>
        </w:rPr>
        <w:t xml:space="preserve"> </w:t>
      </w:r>
      <w:r>
        <w:rPr>
          <w:rFonts w:ascii="Times New Roman" w:eastAsia="Times New Roman" w:hAnsi="Times New Roman" w:cs="Times New Roman"/>
          <w:color w:val="000000"/>
          <w:sz w:val="24"/>
          <w:szCs w:val="24"/>
          <w:lang w:eastAsia="zh-CN"/>
        </w:rPr>
        <w:t>adalah sekumpulan halaman yang saling berhubungan yang dirancang untuk menampilkan informasi tekstual, gambar diam atau video, animasi, suara, dan/atau kombinasi halaman statis dan dinamis, masing-masing terhubung ke jaringan halaman</w:t>
      </w:r>
      <w:r>
        <w:rPr>
          <w:rFonts w:ascii="Times New Roman" w:eastAsia="Times New Roman" w:hAnsi="Times New Roman" w:cs="Times New Roman"/>
          <w:color w:val="000000"/>
          <w:sz w:val="24"/>
          <w:szCs w:val="24"/>
          <w:lang w:val="en-US" w:eastAsia="zh-CN"/>
        </w:rPr>
        <w:t xml:space="preserve"> </w:t>
      </w:r>
      <w:r>
        <w:rPr>
          <w:rFonts w:ascii="Times New Roman" w:eastAsia="Times New Roman" w:hAnsi="Times New Roman" w:cs="Times New Roman"/>
          <w:color w:val="000000"/>
          <w:sz w:val="24"/>
          <w:szCs w:val="24"/>
          <w:lang w:eastAsia="zh-CN"/>
        </w:rPr>
        <w:fldChar w:fldCharType="begin" w:fldLock="1"/>
      </w:r>
      <w:r>
        <w:rPr>
          <w:rFonts w:ascii="Times New Roman" w:eastAsia="Times New Roman" w:hAnsi="Times New Roman" w:cs="Times New Roman"/>
          <w:color w:val="000000"/>
          <w:sz w:val="24"/>
          <w:szCs w:val="24"/>
          <w:lang w:eastAsia="zh-CN"/>
        </w:rPr>
        <w:instrText>ADDIN CSL_CITATION {"citationItems":[{"id":"ITEM-1","itemData":{"DOI":"10.38204/tematik.v7i1.376","ISSN":"2355-9055","abstract":"Penelitian ini memiliki maksud untuk merancang aplikasi pengajuan sidang Laporan Praktek Kerja Lapangan (PKL) mahasiswa Sekolah Tinggi Analis Bakti Asih. Tujuan aplikasi ini mempermudah Sekolah Tinggi Analis Bakti Asih (STABA) dalam mengelola sidang Laporan Praktek Kerja Lapangan yang telah dilakukan oleh Mahasiswa STABA. Pengelolaan yang sedang berjalan saat ini mengalami berbagai kendala, yaitu lamanya proses dalam pengajuan pemberkasan, ketidakteraturan pemberkasan di bidang akademik, penguji kesulitan dalam memperoleh draft laporan PKL sehingga tidak sedikit penguji mengeluh karena pemberian draft laporan dari akademik diberikan secara mendadak ketika sidang akan dimulai. Maka dari itu dibuatlah suatu aplikasi pengajuan sidang laporan PKL berbasis website. Aplikasi pengajuan sidang laporan PKL berbasis website ini terdiri dari, modul pengajuan sidang laporan oleh mahasiswa, modul verifikasi oleh pembimbing PKL, modul verifikasi oleh Prodi, modul Verifikasi oleh bagian akademik, modul informasi sidang PKL untuk penguji.  Aplikasi pengajuan sidang laporan PKL ini diharapkan membantu Sekolah Tinggi Analis dalam mengelola sidang laporan PKL yang telah dilakukan oleh mahasiswa Sekolah Tinggi Analis Bakti Asih Bandung.","author":[{"dropping-particle":"","family":"Riko Rivanthio","given":"Tubagus","non-dropping-particle":"","parse-names":false,"suffix":""}],"container-title":"Tematik","id":"ITEM-1","issue":"1","issued":{"date-parts":[["2020"]]},"page":"108-119","title":"Perancangan Pengajuan Sidang Laporan Praktek Kerja Lapangan Mahasiswa Berbasis Website pada Sekolah Tinggi Analis Bakti Asih Bandung","type":"article-journal","volume":"7"},"uris":["http://www.mendeley.com/documents/?uuid=34fd1b38-edcb-4e11-abf5-18bcf4a97e35"]}],"mendeley":{"formattedCitation":"(Riko Rivanthio, 2020)","plainTextFormattedCitation":"(Riko Rivanthio, 2020)","previouslyFormattedCitation":"(Riko Rivanthio, 2020)"},"properties":{"noteIndex":0},"schema":"https://github.com/citation-style-language/schema/raw/master/csl-citation.json"}</w:instrText>
      </w:r>
      <w:r>
        <w:rPr>
          <w:rFonts w:ascii="Times New Roman" w:eastAsia="Times New Roman" w:hAnsi="Times New Roman" w:cs="Times New Roman"/>
          <w:color w:val="000000"/>
          <w:sz w:val="24"/>
          <w:szCs w:val="24"/>
          <w:lang w:eastAsia="zh-CN"/>
        </w:rPr>
        <w:fldChar w:fldCharType="separate"/>
      </w:r>
      <w:r>
        <w:rPr>
          <w:rFonts w:ascii="Times New Roman" w:eastAsia="Times New Roman" w:hAnsi="Times New Roman" w:cs="Times New Roman"/>
          <w:noProof/>
          <w:color w:val="000000"/>
          <w:sz w:val="24"/>
          <w:szCs w:val="24"/>
          <w:lang w:eastAsia="zh-CN"/>
        </w:rPr>
        <w:t>(Riko Rivanthio, 2020)</w:t>
      </w:r>
      <w:r>
        <w:rPr>
          <w:rFonts w:ascii="Times New Roman" w:eastAsia="Times New Roman" w:hAnsi="Times New Roman" w:cs="Times New Roman"/>
          <w:color w:val="000000"/>
          <w:sz w:val="24"/>
          <w:szCs w:val="24"/>
          <w:lang w:eastAsia="zh-CN"/>
        </w:rPr>
        <w:fldChar w:fldCharType="end"/>
      </w:r>
      <w:r>
        <w:rPr>
          <w:rFonts w:ascii="Times New Roman" w:eastAsia="Times New Roman" w:hAnsi="Times New Roman" w:cs="Times New Roman"/>
          <w:color w:val="000000"/>
          <w:sz w:val="24"/>
          <w:szCs w:val="24"/>
          <w:lang w:eastAsia="zh-CN"/>
        </w:rPr>
        <w:t>.</w:t>
      </w:r>
    </w:p>
    <w:p w14:paraId="07446593" w14:textId="3C5A85AA" w:rsidR="00882382" w:rsidRDefault="00882382" w:rsidP="00882382">
      <w:pPr>
        <w:spacing w:after="0" w:line="480" w:lineRule="auto"/>
        <w:ind w:firstLine="720"/>
        <w:jc w:val="both"/>
        <w:rPr>
          <w:rFonts w:ascii="Times New Roman" w:eastAsia="Times New Roman" w:hAnsi="Times New Roman" w:cs="Times New Roman"/>
          <w:color w:val="000000"/>
          <w:sz w:val="24"/>
          <w:szCs w:val="24"/>
          <w:lang w:val="en-US" w:eastAsia="zh-CN"/>
        </w:rPr>
      </w:pPr>
      <w:r>
        <w:rPr>
          <w:rFonts w:ascii="Times New Roman" w:eastAsia="Times New Roman" w:hAnsi="Times New Roman" w:cs="Times New Roman"/>
          <w:color w:val="000000"/>
          <w:sz w:val="24"/>
          <w:szCs w:val="24"/>
          <w:lang w:val="en-US" w:eastAsia="zh-CN"/>
        </w:rPr>
        <w:t xml:space="preserve">Dalam </w:t>
      </w:r>
      <w:proofErr w:type="spellStart"/>
      <w:r>
        <w:rPr>
          <w:rFonts w:ascii="Times New Roman" w:eastAsia="Times New Roman" w:hAnsi="Times New Roman" w:cs="Times New Roman"/>
          <w:color w:val="000000"/>
          <w:sz w:val="24"/>
          <w:szCs w:val="24"/>
          <w:lang w:val="en-US" w:eastAsia="zh-CN"/>
        </w:rPr>
        <w:t>penelitian</w:t>
      </w:r>
      <w:proofErr w:type="spellEnd"/>
      <w:r>
        <w:rPr>
          <w:rFonts w:ascii="Times New Roman" w:eastAsia="Times New Roman" w:hAnsi="Times New Roman" w:cs="Times New Roman"/>
          <w:color w:val="000000"/>
          <w:sz w:val="24"/>
          <w:szCs w:val="24"/>
          <w:lang w:val="en-US" w:eastAsia="zh-CN"/>
        </w:rPr>
        <w:t xml:space="preserve"> </w:t>
      </w:r>
      <w:proofErr w:type="spellStart"/>
      <w:r>
        <w:rPr>
          <w:rFonts w:ascii="Times New Roman" w:eastAsia="Times New Roman" w:hAnsi="Times New Roman" w:cs="Times New Roman"/>
          <w:color w:val="000000"/>
          <w:sz w:val="24"/>
          <w:szCs w:val="24"/>
          <w:lang w:val="en-US" w:eastAsia="zh-CN"/>
        </w:rPr>
        <w:t>ini</w:t>
      </w:r>
      <w:proofErr w:type="spellEnd"/>
      <w:r>
        <w:rPr>
          <w:rFonts w:ascii="Times New Roman" w:eastAsia="Times New Roman" w:hAnsi="Times New Roman" w:cs="Times New Roman"/>
          <w:color w:val="000000"/>
          <w:sz w:val="24"/>
          <w:szCs w:val="24"/>
          <w:lang w:val="en-US" w:eastAsia="zh-CN"/>
        </w:rPr>
        <w:t xml:space="preserve">, </w:t>
      </w:r>
      <w:r>
        <w:rPr>
          <w:rFonts w:ascii="Times New Roman" w:eastAsia="Times New Roman" w:hAnsi="Times New Roman" w:cs="Times New Roman"/>
          <w:i/>
          <w:iCs/>
          <w:color w:val="000000"/>
          <w:sz w:val="24"/>
          <w:szCs w:val="24"/>
          <w:lang w:val="en-US" w:eastAsia="zh-CN"/>
        </w:rPr>
        <w:t>Website</w:t>
      </w:r>
      <w:r>
        <w:rPr>
          <w:rFonts w:ascii="Times New Roman" w:eastAsia="Times New Roman" w:hAnsi="Times New Roman" w:cs="Times New Roman"/>
          <w:color w:val="000000"/>
          <w:sz w:val="24"/>
          <w:szCs w:val="24"/>
          <w:lang w:val="en-US" w:eastAsia="zh-CN"/>
        </w:rPr>
        <w:t xml:space="preserve"> sangat </w:t>
      </w:r>
      <w:proofErr w:type="spellStart"/>
      <w:r>
        <w:rPr>
          <w:rFonts w:ascii="Times New Roman" w:eastAsia="Times New Roman" w:hAnsi="Times New Roman" w:cs="Times New Roman"/>
          <w:color w:val="000000"/>
          <w:sz w:val="24"/>
          <w:szCs w:val="24"/>
          <w:lang w:val="en-US" w:eastAsia="zh-CN"/>
        </w:rPr>
        <w:t>diperlukan</w:t>
      </w:r>
      <w:proofErr w:type="spellEnd"/>
      <w:r>
        <w:rPr>
          <w:rFonts w:ascii="Times New Roman" w:eastAsia="Times New Roman" w:hAnsi="Times New Roman" w:cs="Times New Roman"/>
          <w:color w:val="000000"/>
          <w:sz w:val="24"/>
          <w:szCs w:val="24"/>
          <w:lang w:val="en-US" w:eastAsia="zh-CN"/>
        </w:rPr>
        <w:t xml:space="preserve"> dan </w:t>
      </w:r>
      <w:proofErr w:type="spellStart"/>
      <w:r>
        <w:rPr>
          <w:rFonts w:ascii="Times New Roman" w:eastAsia="Times New Roman" w:hAnsi="Times New Roman" w:cs="Times New Roman"/>
          <w:color w:val="000000"/>
          <w:sz w:val="24"/>
          <w:szCs w:val="24"/>
          <w:lang w:val="en-US" w:eastAsia="zh-CN"/>
        </w:rPr>
        <w:t>penting</w:t>
      </w:r>
      <w:proofErr w:type="spellEnd"/>
      <w:r>
        <w:rPr>
          <w:rFonts w:ascii="Times New Roman" w:eastAsia="Times New Roman" w:hAnsi="Times New Roman" w:cs="Times New Roman"/>
          <w:color w:val="000000"/>
          <w:sz w:val="24"/>
          <w:szCs w:val="24"/>
          <w:lang w:val="en-US" w:eastAsia="zh-CN"/>
        </w:rPr>
        <w:t xml:space="preserve"> </w:t>
      </w:r>
      <w:proofErr w:type="spellStart"/>
      <w:r>
        <w:rPr>
          <w:rFonts w:ascii="Times New Roman" w:eastAsia="Times New Roman" w:hAnsi="Times New Roman" w:cs="Times New Roman"/>
          <w:color w:val="000000"/>
          <w:sz w:val="24"/>
          <w:szCs w:val="24"/>
          <w:lang w:val="en-US" w:eastAsia="zh-CN"/>
        </w:rPr>
        <w:t>untuk</w:t>
      </w:r>
      <w:proofErr w:type="spellEnd"/>
      <w:r>
        <w:rPr>
          <w:rFonts w:ascii="Times New Roman" w:eastAsia="Times New Roman" w:hAnsi="Times New Roman" w:cs="Times New Roman"/>
          <w:color w:val="000000"/>
          <w:sz w:val="24"/>
          <w:szCs w:val="24"/>
          <w:lang w:val="en-US" w:eastAsia="zh-CN"/>
        </w:rPr>
        <w:t xml:space="preserve"> </w:t>
      </w:r>
      <w:proofErr w:type="spellStart"/>
      <w:r>
        <w:rPr>
          <w:rFonts w:ascii="Times New Roman" w:eastAsia="Times New Roman" w:hAnsi="Times New Roman" w:cs="Times New Roman"/>
          <w:color w:val="000000"/>
          <w:sz w:val="24"/>
          <w:szCs w:val="24"/>
          <w:lang w:val="en-US" w:eastAsia="zh-CN"/>
        </w:rPr>
        <w:t>pengolahan</w:t>
      </w:r>
      <w:proofErr w:type="spellEnd"/>
      <w:r>
        <w:rPr>
          <w:rFonts w:ascii="Times New Roman" w:eastAsia="Times New Roman" w:hAnsi="Times New Roman" w:cs="Times New Roman"/>
          <w:color w:val="000000"/>
          <w:sz w:val="24"/>
          <w:szCs w:val="24"/>
          <w:lang w:val="en-US" w:eastAsia="zh-CN"/>
        </w:rPr>
        <w:t xml:space="preserve"> data </w:t>
      </w:r>
      <w:proofErr w:type="spellStart"/>
      <w:r>
        <w:rPr>
          <w:rFonts w:ascii="Times New Roman" w:eastAsia="Times New Roman" w:hAnsi="Times New Roman" w:cs="Times New Roman"/>
          <w:color w:val="000000"/>
          <w:sz w:val="24"/>
          <w:szCs w:val="24"/>
          <w:lang w:val="en-US" w:eastAsia="zh-CN"/>
        </w:rPr>
        <w:t>peminjaman</w:t>
      </w:r>
      <w:proofErr w:type="spellEnd"/>
      <w:r>
        <w:rPr>
          <w:rFonts w:ascii="Times New Roman" w:eastAsia="Times New Roman" w:hAnsi="Times New Roman" w:cs="Times New Roman"/>
          <w:color w:val="000000"/>
          <w:sz w:val="24"/>
          <w:szCs w:val="24"/>
          <w:lang w:val="en-US" w:eastAsia="zh-CN"/>
        </w:rPr>
        <w:t xml:space="preserve"> </w:t>
      </w:r>
      <w:proofErr w:type="spellStart"/>
      <w:r>
        <w:rPr>
          <w:rFonts w:ascii="Times New Roman" w:eastAsia="Times New Roman" w:hAnsi="Times New Roman" w:cs="Times New Roman"/>
          <w:color w:val="000000"/>
          <w:sz w:val="24"/>
          <w:szCs w:val="24"/>
          <w:lang w:val="en-US" w:eastAsia="zh-CN"/>
        </w:rPr>
        <w:t>Sarpras</w:t>
      </w:r>
      <w:proofErr w:type="spellEnd"/>
      <w:r>
        <w:rPr>
          <w:rFonts w:ascii="Times New Roman" w:eastAsia="Times New Roman" w:hAnsi="Times New Roman" w:cs="Times New Roman"/>
          <w:color w:val="000000"/>
          <w:sz w:val="24"/>
          <w:szCs w:val="24"/>
          <w:lang w:val="en-US" w:eastAsia="zh-CN"/>
        </w:rPr>
        <w:t xml:space="preserve"> di STMIK PPKIA Pradnya Paramita. Hal </w:t>
      </w:r>
      <w:proofErr w:type="spellStart"/>
      <w:r>
        <w:rPr>
          <w:rFonts w:ascii="Times New Roman" w:eastAsia="Times New Roman" w:hAnsi="Times New Roman" w:cs="Times New Roman"/>
          <w:color w:val="000000"/>
          <w:sz w:val="24"/>
          <w:szCs w:val="24"/>
          <w:lang w:val="en-US" w:eastAsia="zh-CN"/>
        </w:rPr>
        <w:t>ini</w:t>
      </w:r>
      <w:proofErr w:type="spellEnd"/>
      <w:r>
        <w:rPr>
          <w:rFonts w:ascii="Times New Roman" w:eastAsia="Times New Roman" w:hAnsi="Times New Roman" w:cs="Times New Roman"/>
          <w:color w:val="000000"/>
          <w:sz w:val="24"/>
          <w:szCs w:val="24"/>
          <w:lang w:val="en-US" w:eastAsia="zh-CN"/>
        </w:rPr>
        <w:t xml:space="preserve"> </w:t>
      </w:r>
      <w:proofErr w:type="spellStart"/>
      <w:r>
        <w:rPr>
          <w:rFonts w:ascii="Times New Roman" w:eastAsia="Times New Roman" w:hAnsi="Times New Roman" w:cs="Times New Roman"/>
          <w:color w:val="000000"/>
          <w:sz w:val="24"/>
          <w:szCs w:val="24"/>
          <w:lang w:val="en-US" w:eastAsia="zh-CN"/>
        </w:rPr>
        <w:t>karena</w:t>
      </w:r>
      <w:proofErr w:type="spellEnd"/>
      <w:r>
        <w:rPr>
          <w:rFonts w:ascii="Times New Roman" w:eastAsia="Times New Roman" w:hAnsi="Times New Roman" w:cs="Times New Roman"/>
          <w:color w:val="000000"/>
          <w:sz w:val="24"/>
          <w:szCs w:val="24"/>
          <w:lang w:val="en-US" w:eastAsia="zh-CN"/>
        </w:rPr>
        <w:t xml:space="preserve">, </w:t>
      </w:r>
      <w:proofErr w:type="spellStart"/>
      <w:r>
        <w:rPr>
          <w:rFonts w:ascii="Times New Roman" w:eastAsia="Times New Roman" w:hAnsi="Times New Roman" w:cs="Times New Roman"/>
          <w:color w:val="000000"/>
          <w:sz w:val="24"/>
          <w:szCs w:val="24"/>
          <w:lang w:val="en-US" w:eastAsia="zh-CN"/>
        </w:rPr>
        <w:t>dengan</w:t>
      </w:r>
      <w:proofErr w:type="spellEnd"/>
      <w:r>
        <w:rPr>
          <w:rFonts w:ascii="Times New Roman" w:eastAsia="Times New Roman" w:hAnsi="Times New Roman" w:cs="Times New Roman"/>
          <w:color w:val="000000"/>
          <w:sz w:val="24"/>
          <w:szCs w:val="24"/>
          <w:lang w:val="en-US" w:eastAsia="zh-CN"/>
        </w:rPr>
        <w:t xml:space="preserve"> </w:t>
      </w:r>
      <w:proofErr w:type="spellStart"/>
      <w:r>
        <w:rPr>
          <w:rFonts w:ascii="Times New Roman" w:eastAsia="Times New Roman" w:hAnsi="Times New Roman" w:cs="Times New Roman"/>
          <w:color w:val="000000"/>
          <w:sz w:val="24"/>
          <w:szCs w:val="24"/>
          <w:lang w:val="en-US" w:eastAsia="zh-CN"/>
        </w:rPr>
        <w:t>menggunakan</w:t>
      </w:r>
      <w:proofErr w:type="spellEnd"/>
      <w:r>
        <w:rPr>
          <w:rFonts w:ascii="Times New Roman" w:eastAsia="Times New Roman" w:hAnsi="Times New Roman" w:cs="Times New Roman"/>
          <w:color w:val="000000"/>
          <w:sz w:val="24"/>
          <w:szCs w:val="24"/>
          <w:lang w:val="en-US" w:eastAsia="zh-CN"/>
        </w:rPr>
        <w:t xml:space="preserve"> </w:t>
      </w:r>
      <w:r>
        <w:rPr>
          <w:rFonts w:ascii="Times New Roman" w:eastAsia="Times New Roman" w:hAnsi="Times New Roman" w:cs="Times New Roman"/>
          <w:i/>
          <w:iCs/>
          <w:color w:val="000000"/>
          <w:sz w:val="24"/>
          <w:szCs w:val="24"/>
          <w:lang w:val="en-US" w:eastAsia="zh-CN"/>
        </w:rPr>
        <w:t xml:space="preserve">Website </w:t>
      </w:r>
      <w:proofErr w:type="spellStart"/>
      <w:r>
        <w:rPr>
          <w:rFonts w:ascii="Times New Roman" w:eastAsia="Times New Roman" w:hAnsi="Times New Roman" w:cs="Times New Roman"/>
          <w:color w:val="000000"/>
          <w:sz w:val="24"/>
          <w:szCs w:val="24"/>
          <w:lang w:val="en-US" w:eastAsia="zh-CN"/>
        </w:rPr>
        <w:t>pengolahan</w:t>
      </w:r>
      <w:proofErr w:type="spellEnd"/>
      <w:r>
        <w:rPr>
          <w:rFonts w:ascii="Times New Roman" w:eastAsia="Times New Roman" w:hAnsi="Times New Roman" w:cs="Times New Roman"/>
          <w:color w:val="000000"/>
          <w:sz w:val="24"/>
          <w:szCs w:val="24"/>
          <w:lang w:val="en-US" w:eastAsia="zh-CN"/>
        </w:rPr>
        <w:t xml:space="preserve"> data </w:t>
      </w:r>
      <w:proofErr w:type="spellStart"/>
      <w:r>
        <w:rPr>
          <w:rFonts w:ascii="Times New Roman" w:eastAsia="Times New Roman" w:hAnsi="Times New Roman" w:cs="Times New Roman"/>
          <w:color w:val="000000"/>
          <w:sz w:val="24"/>
          <w:szCs w:val="24"/>
          <w:lang w:val="en-US" w:eastAsia="zh-CN"/>
        </w:rPr>
        <w:t>peminjaman</w:t>
      </w:r>
      <w:proofErr w:type="spellEnd"/>
      <w:r>
        <w:rPr>
          <w:rFonts w:ascii="Times New Roman" w:eastAsia="Times New Roman" w:hAnsi="Times New Roman" w:cs="Times New Roman"/>
          <w:color w:val="000000"/>
          <w:sz w:val="24"/>
          <w:szCs w:val="24"/>
          <w:lang w:val="en-US" w:eastAsia="zh-CN"/>
        </w:rPr>
        <w:t xml:space="preserve"> </w:t>
      </w:r>
      <w:proofErr w:type="spellStart"/>
      <w:r>
        <w:rPr>
          <w:rFonts w:ascii="Times New Roman" w:eastAsia="Times New Roman" w:hAnsi="Times New Roman" w:cs="Times New Roman"/>
          <w:color w:val="000000"/>
          <w:sz w:val="24"/>
          <w:szCs w:val="24"/>
          <w:lang w:val="en-US" w:eastAsia="zh-CN"/>
        </w:rPr>
        <w:t>Sarpras</w:t>
      </w:r>
      <w:proofErr w:type="spellEnd"/>
      <w:r>
        <w:rPr>
          <w:rFonts w:ascii="Times New Roman" w:eastAsia="Times New Roman" w:hAnsi="Times New Roman" w:cs="Times New Roman"/>
          <w:color w:val="000000"/>
          <w:sz w:val="24"/>
          <w:szCs w:val="24"/>
          <w:lang w:val="en-US" w:eastAsia="zh-CN"/>
        </w:rPr>
        <w:t xml:space="preserve"> </w:t>
      </w:r>
      <w:proofErr w:type="spellStart"/>
      <w:r>
        <w:rPr>
          <w:rFonts w:ascii="Times New Roman" w:eastAsia="Times New Roman" w:hAnsi="Times New Roman" w:cs="Times New Roman"/>
          <w:color w:val="000000"/>
          <w:sz w:val="24"/>
          <w:szCs w:val="24"/>
          <w:lang w:val="en-US" w:eastAsia="zh-CN"/>
        </w:rPr>
        <w:t>dapat</w:t>
      </w:r>
      <w:proofErr w:type="spellEnd"/>
      <w:r>
        <w:rPr>
          <w:rFonts w:ascii="Times New Roman" w:eastAsia="Times New Roman" w:hAnsi="Times New Roman" w:cs="Times New Roman"/>
          <w:color w:val="000000"/>
          <w:sz w:val="24"/>
          <w:szCs w:val="24"/>
          <w:lang w:val="en-US" w:eastAsia="zh-CN"/>
        </w:rPr>
        <w:t xml:space="preserve"> </w:t>
      </w:r>
      <w:proofErr w:type="spellStart"/>
      <w:r>
        <w:rPr>
          <w:rFonts w:ascii="Times New Roman" w:eastAsia="Times New Roman" w:hAnsi="Times New Roman" w:cs="Times New Roman"/>
          <w:color w:val="000000"/>
          <w:sz w:val="24"/>
          <w:szCs w:val="24"/>
          <w:lang w:val="en-US" w:eastAsia="zh-CN"/>
        </w:rPr>
        <w:t>memudahkan</w:t>
      </w:r>
      <w:proofErr w:type="spellEnd"/>
      <w:r>
        <w:rPr>
          <w:rFonts w:ascii="Times New Roman" w:eastAsia="Times New Roman" w:hAnsi="Times New Roman" w:cs="Times New Roman"/>
          <w:color w:val="000000"/>
          <w:sz w:val="24"/>
          <w:szCs w:val="24"/>
          <w:lang w:val="en-US" w:eastAsia="zh-CN"/>
        </w:rPr>
        <w:t xml:space="preserve"> </w:t>
      </w:r>
      <w:proofErr w:type="spellStart"/>
      <w:r>
        <w:rPr>
          <w:rFonts w:ascii="Times New Roman" w:eastAsia="Times New Roman" w:hAnsi="Times New Roman" w:cs="Times New Roman"/>
          <w:color w:val="000000"/>
          <w:sz w:val="24"/>
          <w:szCs w:val="24"/>
          <w:lang w:val="en-US" w:eastAsia="zh-CN"/>
        </w:rPr>
        <w:t>pengelola</w:t>
      </w:r>
      <w:proofErr w:type="spellEnd"/>
      <w:r>
        <w:rPr>
          <w:rFonts w:ascii="Times New Roman" w:eastAsia="Times New Roman" w:hAnsi="Times New Roman" w:cs="Times New Roman"/>
          <w:color w:val="000000"/>
          <w:sz w:val="24"/>
          <w:szCs w:val="24"/>
          <w:lang w:val="en-US" w:eastAsia="zh-CN"/>
        </w:rPr>
        <w:t xml:space="preserve">. Selain </w:t>
      </w:r>
      <w:proofErr w:type="spellStart"/>
      <w:r>
        <w:rPr>
          <w:rFonts w:ascii="Times New Roman" w:eastAsia="Times New Roman" w:hAnsi="Times New Roman" w:cs="Times New Roman"/>
          <w:color w:val="000000"/>
          <w:sz w:val="24"/>
          <w:szCs w:val="24"/>
          <w:lang w:val="en-US" w:eastAsia="zh-CN"/>
        </w:rPr>
        <w:t>itu</w:t>
      </w:r>
      <w:proofErr w:type="spellEnd"/>
      <w:r>
        <w:rPr>
          <w:rFonts w:ascii="Times New Roman" w:eastAsia="Times New Roman" w:hAnsi="Times New Roman" w:cs="Times New Roman"/>
          <w:color w:val="000000"/>
          <w:sz w:val="24"/>
          <w:szCs w:val="24"/>
          <w:lang w:val="en-US" w:eastAsia="zh-CN"/>
        </w:rPr>
        <w:t xml:space="preserve">, </w:t>
      </w:r>
      <w:proofErr w:type="spellStart"/>
      <w:r>
        <w:rPr>
          <w:rFonts w:ascii="Times New Roman" w:eastAsia="Times New Roman" w:hAnsi="Times New Roman" w:cs="Times New Roman"/>
          <w:color w:val="000000"/>
          <w:sz w:val="24"/>
          <w:szCs w:val="24"/>
          <w:lang w:val="en-US" w:eastAsia="zh-CN"/>
        </w:rPr>
        <w:t>melalui</w:t>
      </w:r>
      <w:proofErr w:type="spellEnd"/>
      <w:r>
        <w:rPr>
          <w:rFonts w:ascii="Times New Roman" w:eastAsia="Times New Roman" w:hAnsi="Times New Roman" w:cs="Times New Roman"/>
          <w:color w:val="000000"/>
          <w:sz w:val="24"/>
          <w:szCs w:val="24"/>
          <w:lang w:val="en-US" w:eastAsia="zh-CN"/>
        </w:rPr>
        <w:t xml:space="preserve"> </w:t>
      </w:r>
      <w:r>
        <w:rPr>
          <w:rFonts w:ascii="Times New Roman" w:eastAsia="Times New Roman" w:hAnsi="Times New Roman" w:cs="Times New Roman"/>
          <w:i/>
          <w:iCs/>
          <w:color w:val="000000"/>
          <w:sz w:val="24"/>
          <w:szCs w:val="24"/>
          <w:lang w:val="en-US" w:eastAsia="zh-CN"/>
        </w:rPr>
        <w:t>Website</w:t>
      </w:r>
      <w:r>
        <w:rPr>
          <w:rFonts w:ascii="Times New Roman" w:eastAsia="Times New Roman" w:hAnsi="Times New Roman" w:cs="Times New Roman"/>
          <w:color w:val="000000"/>
          <w:sz w:val="24"/>
          <w:szCs w:val="24"/>
          <w:lang w:val="en-US" w:eastAsia="zh-CN"/>
        </w:rPr>
        <w:t xml:space="preserve"> </w:t>
      </w:r>
      <w:proofErr w:type="spellStart"/>
      <w:r>
        <w:rPr>
          <w:rFonts w:ascii="Times New Roman" w:eastAsia="Times New Roman" w:hAnsi="Times New Roman" w:cs="Times New Roman"/>
          <w:color w:val="000000"/>
          <w:sz w:val="24"/>
          <w:szCs w:val="24"/>
          <w:lang w:val="en-US" w:eastAsia="zh-CN"/>
        </w:rPr>
        <w:t>mampu</w:t>
      </w:r>
      <w:proofErr w:type="spellEnd"/>
      <w:r>
        <w:rPr>
          <w:rFonts w:ascii="Times New Roman" w:eastAsia="Times New Roman" w:hAnsi="Times New Roman" w:cs="Times New Roman"/>
          <w:color w:val="000000"/>
          <w:sz w:val="24"/>
          <w:szCs w:val="24"/>
          <w:lang w:val="en-US" w:eastAsia="zh-CN"/>
        </w:rPr>
        <w:t xml:space="preserve"> </w:t>
      </w:r>
      <w:proofErr w:type="spellStart"/>
      <w:r>
        <w:rPr>
          <w:rFonts w:ascii="Times New Roman" w:eastAsia="Times New Roman" w:hAnsi="Times New Roman" w:cs="Times New Roman"/>
          <w:color w:val="000000"/>
          <w:sz w:val="24"/>
          <w:szCs w:val="24"/>
          <w:lang w:val="en-US" w:eastAsia="zh-CN"/>
        </w:rPr>
        <w:t>memberikan</w:t>
      </w:r>
      <w:proofErr w:type="spellEnd"/>
      <w:r>
        <w:rPr>
          <w:rFonts w:ascii="Times New Roman" w:eastAsia="Times New Roman" w:hAnsi="Times New Roman" w:cs="Times New Roman"/>
          <w:color w:val="000000"/>
          <w:sz w:val="24"/>
          <w:szCs w:val="24"/>
          <w:lang w:val="en-US" w:eastAsia="zh-CN"/>
        </w:rPr>
        <w:t xml:space="preserve"> output </w:t>
      </w:r>
      <w:proofErr w:type="spellStart"/>
      <w:r>
        <w:rPr>
          <w:rFonts w:ascii="Times New Roman" w:eastAsia="Times New Roman" w:hAnsi="Times New Roman" w:cs="Times New Roman"/>
          <w:color w:val="000000"/>
          <w:sz w:val="24"/>
          <w:szCs w:val="24"/>
          <w:lang w:val="en-US" w:eastAsia="zh-CN"/>
        </w:rPr>
        <w:t>berupa</w:t>
      </w:r>
      <w:proofErr w:type="spellEnd"/>
      <w:r>
        <w:rPr>
          <w:rFonts w:ascii="Times New Roman" w:eastAsia="Times New Roman" w:hAnsi="Times New Roman" w:cs="Times New Roman"/>
          <w:color w:val="000000"/>
          <w:sz w:val="24"/>
          <w:szCs w:val="24"/>
          <w:lang w:val="en-US" w:eastAsia="zh-CN"/>
        </w:rPr>
        <w:t xml:space="preserve"> </w:t>
      </w:r>
      <w:proofErr w:type="spellStart"/>
      <w:r>
        <w:rPr>
          <w:rFonts w:ascii="Times New Roman" w:eastAsia="Times New Roman" w:hAnsi="Times New Roman" w:cs="Times New Roman"/>
          <w:color w:val="000000"/>
          <w:sz w:val="24"/>
          <w:szCs w:val="24"/>
          <w:lang w:val="en-US" w:eastAsia="zh-CN"/>
        </w:rPr>
        <w:t>laporan</w:t>
      </w:r>
      <w:proofErr w:type="spellEnd"/>
      <w:r>
        <w:rPr>
          <w:rFonts w:ascii="Times New Roman" w:eastAsia="Times New Roman" w:hAnsi="Times New Roman" w:cs="Times New Roman"/>
          <w:color w:val="000000"/>
          <w:sz w:val="24"/>
          <w:szCs w:val="24"/>
          <w:lang w:val="en-US" w:eastAsia="zh-CN"/>
        </w:rPr>
        <w:t xml:space="preserve"> </w:t>
      </w:r>
      <w:proofErr w:type="spellStart"/>
      <w:r>
        <w:rPr>
          <w:rFonts w:ascii="Times New Roman" w:eastAsia="Times New Roman" w:hAnsi="Times New Roman" w:cs="Times New Roman"/>
          <w:color w:val="000000"/>
          <w:sz w:val="24"/>
          <w:szCs w:val="24"/>
          <w:lang w:val="en-US" w:eastAsia="zh-CN"/>
        </w:rPr>
        <w:t>hasil</w:t>
      </w:r>
      <w:proofErr w:type="spellEnd"/>
      <w:r>
        <w:rPr>
          <w:rFonts w:ascii="Times New Roman" w:eastAsia="Times New Roman" w:hAnsi="Times New Roman" w:cs="Times New Roman"/>
          <w:color w:val="000000"/>
          <w:sz w:val="24"/>
          <w:szCs w:val="24"/>
          <w:lang w:val="en-US" w:eastAsia="zh-CN"/>
        </w:rPr>
        <w:t xml:space="preserve"> </w:t>
      </w:r>
      <w:proofErr w:type="spellStart"/>
      <w:r>
        <w:rPr>
          <w:rFonts w:ascii="Times New Roman" w:eastAsia="Times New Roman" w:hAnsi="Times New Roman" w:cs="Times New Roman"/>
          <w:color w:val="000000"/>
          <w:sz w:val="24"/>
          <w:szCs w:val="24"/>
          <w:lang w:val="en-US" w:eastAsia="zh-CN"/>
        </w:rPr>
        <w:t>peminjaman</w:t>
      </w:r>
      <w:proofErr w:type="spellEnd"/>
      <w:r>
        <w:rPr>
          <w:rFonts w:ascii="Times New Roman" w:eastAsia="Times New Roman" w:hAnsi="Times New Roman" w:cs="Times New Roman"/>
          <w:color w:val="000000"/>
          <w:sz w:val="24"/>
          <w:szCs w:val="24"/>
          <w:lang w:val="en-US" w:eastAsia="zh-CN"/>
        </w:rPr>
        <w:t xml:space="preserve">, </w:t>
      </w:r>
      <w:proofErr w:type="spellStart"/>
      <w:r>
        <w:rPr>
          <w:rFonts w:ascii="Times New Roman" w:eastAsia="Times New Roman" w:hAnsi="Times New Roman" w:cs="Times New Roman"/>
          <w:color w:val="000000"/>
          <w:sz w:val="24"/>
          <w:szCs w:val="24"/>
          <w:lang w:val="en-US" w:eastAsia="zh-CN"/>
        </w:rPr>
        <w:t>laporan</w:t>
      </w:r>
      <w:proofErr w:type="spellEnd"/>
      <w:r>
        <w:rPr>
          <w:rFonts w:ascii="Times New Roman" w:eastAsia="Times New Roman" w:hAnsi="Times New Roman" w:cs="Times New Roman"/>
          <w:color w:val="000000"/>
          <w:sz w:val="24"/>
          <w:szCs w:val="24"/>
          <w:lang w:val="en-US" w:eastAsia="zh-CN"/>
        </w:rPr>
        <w:t xml:space="preserve"> </w:t>
      </w:r>
      <w:proofErr w:type="spellStart"/>
      <w:r>
        <w:rPr>
          <w:rFonts w:ascii="Times New Roman" w:eastAsia="Times New Roman" w:hAnsi="Times New Roman" w:cs="Times New Roman"/>
          <w:color w:val="000000"/>
          <w:sz w:val="24"/>
          <w:szCs w:val="24"/>
          <w:lang w:val="en-US" w:eastAsia="zh-CN"/>
        </w:rPr>
        <w:t>barang</w:t>
      </w:r>
      <w:proofErr w:type="spellEnd"/>
      <w:r>
        <w:rPr>
          <w:rFonts w:ascii="Times New Roman" w:eastAsia="Times New Roman" w:hAnsi="Times New Roman" w:cs="Times New Roman"/>
          <w:color w:val="000000"/>
          <w:sz w:val="24"/>
          <w:szCs w:val="24"/>
          <w:lang w:val="en-US" w:eastAsia="zh-CN"/>
        </w:rPr>
        <w:t xml:space="preserve"> yang </w:t>
      </w:r>
      <w:proofErr w:type="spellStart"/>
      <w:r>
        <w:rPr>
          <w:rFonts w:ascii="Times New Roman" w:eastAsia="Times New Roman" w:hAnsi="Times New Roman" w:cs="Times New Roman"/>
          <w:color w:val="000000"/>
          <w:sz w:val="24"/>
          <w:szCs w:val="24"/>
          <w:lang w:val="en-US" w:eastAsia="zh-CN"/>
        </w:rPr>
        <w:t>dipinjam</w:t>
      </w:r>
      <w:proofErr w:type="spellEnd"/>
      <w:r>
        <w:rPr>
          <w:rFonts w:ascii="Times New Roman" w:eastAsia="Times New Roman" w:hAnsi="Times New Roman" w:cs="Times New Roman"/>
          <w:color w:val="000000"/>
          <w:sz w:val="24"/>
          <w:szCs w:val="24"/>
          <w:lang w:val="en-US" w:eastAsia="zh-CN"/>
        </w:rPr>
        <w:t xml:space="preserve">, </w:t>
      </w:r>
      <w:proofErr w:type="spellStart"/>
      <w:r>
        <w:rPr>
          <w:rFonts w:ascii="Times New Roman" w:eastAsia="Times New Roman" w:hAnsi="Times New Roman" w:cs="Times New Roman"/>
          <w:color w:val="000000"/>
          <w:sz w:val="24"/>
          <w:szCs w:val="24"/>
          <w:lang w:val="en-US" w:eastAsia="zh-CN"/>
        </w:rPr>
        <w:t>laporan</w:t>
      </w:r>
      <w:proofErr w:type="spellEnd"/>
      <w:r>
        <w:rPr>
          <w:rFonts w:ascii="Times New Roman" w:eastAsia="Times New Roman" w:hAnsi="Times New Roman" w:cs="Times New Roman"/>
          <w:color w:val="000000"/>
          <w:sz w:val="24"/>
          <w:szCs w:val="24"/>
          <w:lang w:val="en-US" w:eastAsia="zh-CN"/>
        </w:rPr>
        <w:t xml:space="preserve"> </w:t>
      </w:r>
      <w:proofErr w:type="spellStart"/>
      <w:r>
        <w:rPr>
          <w:rFonts w:ascii="Times New Roman" w:eastAsia="Times New Roman" w:hAnsi="Times New Roman" w:cs="Times New Roman"/>
          <w:color w:val="000000"/>
          <w:sz w:val="24"/>
          <w:szCs w:val="24"/>
          <w:lang w:val="en-US" w:eastAsia="zh-CN"/>
        </w:rPr>
        <w:t>pengembalian</w:t>
      </w:r>
      <w:proofErr w:type="spellEnd"/>
      <w:r>
        <w:rPr>
          <w:rFonts w:ascii="Times New Roman" w:eastAsia="Times New Roman" w:hAnsi="Times New Roman" w:cs="Times New Roman"/>
          <w:color w:val="000000"/>
          <w:sz w:val="24"/>
          <w:szCs w:val="24"/>
          <w:lang w:val="en-US" w:eastAsia="zh-CN"/>
        </w:rPr>
        <w:t xml:space="preserve">, dan </w:t>
      </w:r>
      <w:proofErr w:type="spellStart"/>
      <w:r>
        <w:rPr>
          <w:rFonts w:ascii="Times New Roman" w:eastAsia="Times New Roman" w:hAnsi="Times New Roman" w:cs="Times New Roman"/>
          <w:color w:val="000000"/>
          <w:sz w:val="24"/>
          <w:szCs w:val="24"/>
          <w:lang w:val="en-US" w:eastAsia="zh-CN"/>
        </w:rPr>
        <w:t>laporan</w:t>
      </w:r>
      <w:proofErr w:type="spellEnd"/>
      <w:r>
        <w:rPr>
          <w:rFonts w:ascii="Times New Roman" w:eastAsia="Times New Roman" w:hAnsi="Times New Roman" w:cs="Times New Roman"/>
          <w:color w:val="000000"/>
          <w:sz w:val="24"/>
          <w:szCs w:val="24"/>
          <w:lang w:val="en-US" w:eastAsia="zh-CN"/>
        </w:rPr>
        <w:t xml:space="preserve"> </w:t>
      </w:r>
      <w:proofErr w:type="spellStart"/>
      <w:r>
        <w:rPr>
          <w:rFonts w:ascii="Times New Roman" w:eastAsia="Times New Roman" w:hAnsi="Times New Roman" w:cs="Times New Roman"/>
          <w:color w:val="000000"/>
          <w:sz w:val="24"/>
          <w:szCs w:val="24"/>
          <w:lang w:val="en-US" w:eastAsia="zh-CN"/>
        </w:rPr>
        <w:t>peminjam</w:t>
      </w:r>
      <w:proofErr w:type="spellEnd"/>
      <w:r>
        <w:rPr>
          <w:rFonts w:ascii="Times New Roman" w:eastAsia="Times New Roman" w:hAnsi="Times New Roman" w:cs="Times New Roman"/>
          <w:color w:val="000000"/>
          <w:sz w:val="24"/>
          <w:szCs w:val="24"/>
          <w:lang w:val="en-US" w:eastAsia="zh-CN"/>
        </w:rPr>
        <w:t>.</w:t>
      </w:r>
    </w:p>
    <w:p w14:paraId="65F9607D" w14:textId="2195D36D" w:rsidR="00882382" w:rsidRPr="004D379B" w:rsidRDefault="00882382" w:rsidP="005C0E6D">
      <w:pPr>
        <w:pStyle w:val="ListParagraph"/>
        <w:numPr>
          <w:ilvl w:val="0"/>
          <w:numId w:val="15"/>
        </w:numPr>
        <w:ind w:left="709" w:hanging="709"/>
        <w:rPr>
          <w:rFonts w:ascii="Calibri" w:eastAsia="MS Mincho" w:hAnsi="Calibri" w:cs="Arial"/>
          <w:sz w:val="24"/>
          <w:szCs w:val="24"/>
          <w:lang w:val="zh-CN" w:eastAsia="zh-CN"/>
        </w:rPr>
      </w:pPr>
      <w:r w:rsidRPr="004D379B">
        <w:rPr>
          <w:rFonts w:ascii="Times New Roman" w:hAnsi="Times New Roman" w:cs="Times New Roman"/>
          <w:b/>
          <w:bCs/>
          <w:color w:val="000000"/>
          <w:sz w:val="24"/>
          <w:szCs w:val="24"/>
        </w:rPr>
        <w:t>Pengertian PHP</w:t>
      </w:r>
      <w:r w:rsidRPr="004D379B">
        <w:rPr>
          <w:rFonts w:ascii="Times New Roman" w:hAnsi="Times New Roman" w:cs="Times New Roman"/>
          <w:b/>
          <w:bCs/>
          <w:sz w:val="24"/>
          <w:szCs w:val="24"/>
          <w:lang w:val="en-US"/>
        </w:rPr>
        <w:t xml:space="preserve"> </w:t>
      </w:r>
      <w:r w:rsidRPr="004D379B">
        <w:rPr>
          <w:rFonts w:ascii="Times New Roman" w:hAnsi="Times New Roman" w:cs="Times New Roman"/>
          <w:b/>
          <w:bCs/>
          <w:sz w:val="24"/>
          <w:szCs w:val="24"/>
        </w:rPr>
        <w:t>(</w:t>
      </w:r>
      <w:r w:rsidRPr="004D379B">
        <w:rPr>
          <w:rFonts w:ascii="Times New Roman" w:hAnsi="Times New Roman" w:cs="Times New Roman"/>
          <w:b/>
          <w:bCs/>
          <w:i/>
          <w:iCs/>
          <w:sz w:val="24"/>
          <w:szCs w:val="24"/>
        </w:rPr>
        <w:t>Hypertext Prepocessor</w:t>
      </w:r>
      <w:r w:rsidRPr="004D379B">
        <w:rPr>
          <w:rFonts w:ascii="Times New Roman" w:hAnsi="Times New Roman" w:cs="Times New Roman"/>
          <w:b/>
          <w:bCs/>
          <w:sz w:val="24"/>
          <w:szCs w:val="24"/>
        </w:rPr>
        <w:t>)</w:t>
      </w:r>
    </w:p>
    <w:p w14:paraId="2AF77C12" w14:textId="77777777" w:rsidR="00882382" w:rsidRDefault="00882382" w:rsidP="00882382">
      <w:pPr>
        <w:spacing w:after="0" w:line="480" w:lineRule="auto"/>
        <w:ind w:firstLine="720"/>
        <w:jc w:val="both"/>
        <w:rPr>
          <w:rFonts w:ascii="Times New Roman" w:eastAsia="Times New Roman" w:hAnsi="Times New Roman" w:cs="Times New Roman"/>
          <w:color w:val="000000"/>
          <w:sz w:val="24"/>
          <w:szCs w:val="24"/>
          <w:lang w:val="zh-CN" w:eastAsia="zh-CN"/>
        </w:rPr>
      </w:pPr>
      <w:r>
        <w:rPr>
          <w:rFonts w:ascii="Times New Roman" w:eastAsia="Times New Roman" w:hAnsi="Times New Roman" w:cs="Times New Roman"/>
          <w:color w:val="000000"/>
          <w:sz w:val="24"/>
          <w:szCs w:val="24"/>
          <w:lang w:val="zh-CN" w:eastAsia="zh-CN"/>
        </w:rPr>
        <w:t xml:space="preserve">PHP adalah bahasa pelengkap HTML yang memungkinkan terciptanya aplikasi dinamis yang memungkinkan pemrosesan dan manipulasi data. Semua sintaks yang disediakan berjalan sepenuhnya di server, dan hanya hasil yang dikirim ke browser. Kedua, ini adalah bahasa skrip yang disimpan di server dan diproses di server. Hasilnya dikirim ke klien, tempat pengguna menggunakan browser. PHP dikenal sebagai bahasa scripting yang diintegrasikan ke dalam tag HTML, berjalan pada server, dan digunakan untuk membuat halaman web  dinamis, seperti Active Server Pages (ASP) dan Java Server Pages (JSP) menjadi PHP adalah perangkat lunak sumber terbuka </w:t>
      </w:r>
      <w:r>
        <w:rPr>
          <w:rFonts w:ascii="Times New Roman" w:eastAsia="Times New Roman" w:hAnsi="Times New Roman" w:cs="Times New Roman"/>
          <w:color w:val="000000"/>
          <w:sz w:val="24"/>
          <w:szCs w:val="24"/>
          <w:lang w:val="zh-CN" w:eastAsia="zh-CN"/>
        </w:rPr>
        <w:fldChar w:fldCharType="begin" w:fldLock="1"/>
      </w:r>
      <w:r>
        <w:rPr>
          <w:rFonts w:ascii="Times New Roman" w:eastAsia="Times New Roman" w:hAnsi="Times New Roman" w:cs="Times New Roman"/>
          <w:color w:val="000000"/>
          <w:sz w:val="24"/>
          <w:szCs w:val="24"/>
          <w:lang w:val="zh-CN" w:eastAsia="zh-CN"/>
        </w:rPr>
        <w:instrText>ADDIN CSL_CITATION {"citationItems":[{"id":"ITEM-1","itemData":{"DOI":"10.37676/jmi.v17i1.1317","ISSN":"1858-2680","abstract":"Toko Raja Komputer Bengkulu merupakan Toko komputer yang menyediakan laptop, komputer dan accesoris komputer. Toko Raja Komputer Bengkulu masih menerapkan prosedur belanja manual atau pelanggan harus langsung datang ke toko tersebut. Serta sistem manual seperti pencatatan data-data dan transaksi penjualannya. Untuk menyelesaikan masalah di atas, meningkatkan penjualan dan menjangkau pangsa pasar yang lebih luas Toko Raja Komputer Bengkulu menggunakan teknologi dalam strategi pemasaran dan penjualannya dengan mengimplementasikan E-Commerce. Untuk pemodelan datanya menggunakan metode terstruktur yaitu Entity Relationship Diagram (ERD) untuk menggambarkan model data dan Data Flow Diagram (DFD) untuk menggambarkan model fungsional. Aplikasi E-commrce ini dapat membantu pelanggan untuk mendapatkan informasi tentang produk yang ditawarkan oleh pihak Distro No Way, serta mempermudah pelanggan dalam proses pemesanan suatu produk, dan dapat membantu meningkatkan penjualan bagi Toko Raja Komputer Bengkulu.\r Kata Kunci : Raja Komputer Bengkulu, E-Commerce","author":[{"dropping-particle":"","family":"Hermiati","given":"Reza","non-dropping-particle":"","parse-names":false,"suffix":""},{"dropping-particle":"","family":"Asnawati","given":"Asnawati","non-dropping-particle":"","parse-names":false,"suffix":""},{"dropping-particle":"","family":"Kanedi","given":"Indra","non-dropping-particle":"","parse-names":false,"suffix":""}],"container-title":"Jurnal Media Infotama","id":"ITEM-1","issue":"1","issued":{"date-parts":[["2021"]]},"page":"54-66","title":"Pembuatan E-Commerce Pada Raja Komputer Menggunakan Bahasa Pemrograman Php Dan Database Mysql","type":"article-journal","volume":"17"},"uris":["http://www.mendeley.com/documents/?uuid=8e487391-bad7-469a-adb8-54b2349c5ca2"]}],"mendeley":{"formattedCitation":"(Hermiati et al., 2021)","plainTextFormattedCitation":"(Hermiati et al., 2021)","previouslyFormattedCitation":"(Hermiati et al., 2021)"},"properties":{"noteIndex":0},"schema":"https://github.com/citation-style-language/schema/raw/master/csl-citation.json"}</w:instrText>
      </w:r>
      <w:r>
        <w:rPr>
          <w:rFonts w:ascii="Times New Roman" w:eastAsia="Times New Roman" w:hAnsi="Times New Roman" w:cs="Times New Roman"/>
          <w:color w:val="000000"/>
          <w:sz w:val="24"/>
          <w:szCs w:val="24"/>
          <w:lang w:val="zh-CN" w:eastAsia="zh-CN"/>
        </w:rPr>
        <w:fldChar w:fldCharType="separate"/>
      </w:r>
      <w:r>
        <w:rPr>
          <w:rFonts w:ascii="Times New Roman" w:eastAsia="Times New Roman" w:hAnsi="Times New Roman" w:cs="Times New Roman"/>
          <w:noProof/>
          <w:color w:val="000000"/>
          <w:sz w:val="24"/>
          <w:szCs w:val="24"/>
          <w:lang w:val="zh-CN" w:eastAsia="zh-CN"/>
        </w:rPr>
        <w:t>(Hermiati et al., 2021)</w:t>
      </w:r>
      <w:r>
        <w:rPr>
          <w:rFonts w:ascii="Times New Roman" w:eastAsia="Times New Roman" w:hAnsi="Times New Roman" w:cs="Times New Roman"/>
          <w:color w:val="000000"/>
          <w:sz w:val="24"/>
          <w:szCs w:val="24"/>
          <w:lang w:val="zh-CN" w:eastAsia="zh-CN"/>
        </w:rPr>
        <w:fldChar w:fldCharType="end"/>
      </w:r>
      <w:r>
        <w:rPr>
          <w:rFonts w:ascii="Times New Roman" w:eastAsia="Times New Roman" w:hAnsi="Times New Roman" w:cs="Times New Roman"/>
          <w:color w:val="000000"/>
          <w:sz w:val="24"/>
          <w:szCs w:val="24"/>
          <w:lang w:val="zh-CN" w:eastAsia="zh-CN"/>
        </w:rPr>
        <w:t>.</w:t>
      </w:r>
    </w:p>
    <w:p w14:paraId="735F7E26" w14:textId="77777777" w:rsidR="00882382" w:rsidRDefault="00882382" w:rsidP="00882382">
      <w:pPr>
        <w:spacing w:after="0" w:line="480" w:lineRule="auto"/>
        <w:jc w:val="both"/>
        <w:rPr>
          <w:rFonts w:ascii="Times New Roman" w:eastAsia="Times New Roman" w:hAnsi="Times New Roman" w:cs="Times New Roman"/>
          <w:sz w:val="24"/>
          <w:szCs w:val="24"/>
          <w:lang w:val="zh-CN" w:eastAsia="zh-CN"/>
        </w:rPr>
      </w:pPr>
      <w:r>
        <w:rPr>
          <w:rFonts w:ascii="Times New Roman" w:eastAsia="Times New Roman" w:hAnsi="Times New Roman" w:cs="Times New Roman"/>
          <w:b/>
          <w:bCs/>
          <w:color w:val="000000"/>
          <w:sz w:val="28"/>
          <w:szCs w:val="28"/>
          <w:lang w:val="zh-CN" w:eastAsia="zh-CN"/>
        </w:rPr>
        <w:tab/>
      </w:r>
      <w:r>
        <w:rPr>
          <w:rFonts w:ascii="Times New Roman" w:eastAsia="Times New Roman" w:hAnsi="Times New Roman" w:cs="Times New Roman"/>
          <w:color w:val="000000"/>
          <w:sz w:val="24"/>
          <w:szCs w:val="24"/>
          <w:lang w:val="zh-CN" w:eastAsia="zh-CN"/>
        </w:rPr>
        <w:t>PHP</w:t>
      </w:r>
      <w:r>
        <w:rPr>
          <w:rFonts w:ascii="Times New Roman" w:eastAsia="Times New Roman" w:hAnsi="Times New Roman" w:cs="Times New Roman"/>
          <w:i/>
          <w:iCs/>
          <w:color w:val="000000"/>
          <w:sz w:val="24"/>
          <w:szCs w:val="24"/>
          <w:lang w:val="zh-CN" w:eastAsia="zh-CN"/>
        </w:rPr>
        <w:t xml:space="preserve"> </w:t>
      </w:r>
      <w:r>
        <w:rPr>
          <w:rFonts w:ascii="Times New Roman" w:eastAsia="Times New Roman" w:hAnsi="Times New Roman" w:cs="Times New Roman"/>
          <w:color w:val="000000"/>
          <w:sz w:val="24"/>
          <w:szCs w:val="24"/>
          <w:lang w:val="zh-CN" w:eastAsia="zh-CN"/>
        </w:rPr>
        <w:t xml:space="preserve">merupakan bahasa sistem yang umum digunakan untuk membangun aplikasi berbasis </w:t>
      </w:r>
      <w:r>
        <w:rPr>
          <w:rFonts w:ascii="Times New Roman" w:eastAsia="Times New Roman" w:hAnsi="Times New Roman" w:cs="Times New Roman"/>
          <w:i/>
          <w:iCs/>
          <w:color w:val="000000"/>
          <w:sz w:val="24"/>
          <w:szCs w:val="24"/>
          <w:lang w:val="zh-CN" w:eastAsia="zh-CN"/>
        </w:rPr>
        <w:t>web</w:t>
      </w:r>
      <w:r>
        <w:rPr>
          <w:rFonts w:ascii="Times New Roman" w:eastAsia="Times New Roman" w:hAnsi="Times New Roman" w:cs="Times New Roman"/>
          <w:color w:val="000000"/>
          <w:sz w:val="24"/>
          <w:szCs w:val="24"/>
          <w:lang w:val="zh-CN" w:eastAsia="zh-CN"/>
        </w:rPr>
        <w:t xml:space="preserve">. PHP juga merupakan </w:t>
      </w:r>
      <w:r>
        <w:rPr>
          <w:rFonts w:ascii="Times New Roman" w:eastAsia="Times New Roman" w:hAnsi="Times New Roman" w:cs="Times New Roman"/>
          <w:i/>
          <w:iCs/>
          <w:color w:val="000000"/>
          <w:sz w:val="24"/>
          <w:szCs w:val="24"/>
          <w:lang w:val="zh-CN" w:eastAsia="zh-CN"/>
        </w:rPr>
        <w:t xml:space="preserve">skrip open source </w:t>
      </w:r>
      <w:r>
        <w:rPr>
          <w:rFonts w:ascii="Times New Roman" w:eastAsia="Times New Roman" w:hAnsi="Times New Roman" w:cs="Times New Roman"/>
          <w:color w:val="000000"/>
          <w:sz w:val="24"/>
          <w:szCs w:val="24"/>
          <w:lang w:val="zh-CN" w:eastAsia="zh-CN"/>
        </w:rPr>
        <w:t xml:space="preserve">yang memiliki tujuan </w:t>
      </w:r>
      <w:r>
        <w:rPr>
          <w:rFonts w:ascii="Times New Roman" w:eastAsia="Times New Roman" w:hAnsi="Times New Roman" w:cs="Times New Roman"/>
          <w:color w:val="000000"/>
          <w:sz w:val="24"/>
          <w:szCs w:val="24"/>
          <w:lang w:val="zh-CN" w:eastAsia="zh-CN"/>
        </w:rPr>
        <w:lastRenderedPageBreak/>
        <w:t xml:space="preserve">umum untuk membuat situs </w:t>
      </w:r>
      <w:r>
        <w:rPr>
          <w:rFonts w:ascii="Times New Roman" w:eastAsia="Times New Roman" w:hAnsi="Times New Roman" w:cs="Times New Roman"/>
          <w:i/>
          <w:iCs/>
          <w:color w:val="000000"/>
          <w:sz w:val="24"/>
          <w:szCs w:val="24"/>
          <w:lang w:val="zh-CN" w:eastAsia="zh-CN"/>
        </w:rPr>
        <w:t xml:space="preserve">web </w:t>
      </w:r>
      <w:r>
        <w:rPr>
          <w:rFonts w:ascii="Times New Roman" w:eastAsia="Times New Roman" w:hAnsi="Times New Roman" w:cs="Times New Roman"/>
          <w:color w:val="000000"/>
          <w:sz w:val="24"/>
          <w:szCs w:val="24"/>
          <w:lang w:val="zh-CN" w:eastAsia="zh-CN"/>
        </w:rPr>
        <w:t xml:space="preserve">menggunakan </w:t>
      </w:r>
      <w:r>
        <w:rPr>
          <w:rFonts w:ascii="Times New Roman" w:eastAsia="Times New Roman" w:hAnsi="Times New Roman" w:cs="Times New Roman"/>
          <w:i/>
          <w:iCs/>
          <w:color w:val="000000"/>
          <w:sz w:val="24"/>
          <w:szCs w:val="24"/>
          <w:lang w:val="zh-CN" w:eastAsia="zh-CN"/>
        </w:rPr>
        <w:t>HTML (Hypertext Markup Language)</w:t>
      </w:r>
      <w:r>
        <w:rPr>
          <w:rFonts w:ascii="Times New Roman" w:eastAsia="Times New Roman" w:hAnsi="Times New Roman" w:cs="Times New Roman"/>
          <w:color w:val="000000"/>
          <w:sz w:val="24"/>
          <w:szCs w:val="24"/>
          <w:lang w:val="zh-CN" w:eastAsia="zh-CN"/>
        </w:rPr>
        <w:t xml:space="preserve">. Ada beberapa hal yang membuat PHP berbeda dengan bahasa pemrograman lainnya. Salah satunya adalah disisi pembuatan kode yang dijalankan </w:t>
      </w:r>
    </w:p>
    <w:p w14:paraId="507D084D" w14:textId="6F22ED83" w:rsidR="00882382" w:rsidRPr="00EC424A" w:rsidRDefault="00882382" w:rsidP="00882382">
      <w:pPr>
        <w:spacing w:after="0" w:line="480" w:lineRule="auto"/>
        <w:jc w:val="both"/>
        <w:rPr>
          <w:rFonts w:ascii="Times New Roman" w:eastAsia="SimSun" w:hAnsi="Times New Roman" w:cs="Times New Roman"/>
          <w:color w:val="000000"/>
          <w:sz w:val="24"/>
          <w:szCs w:val="24"/>
          <w:lang w:val="zh-CN" w:eastAsia="zh-CN"/>
        </w:rPr>
      </w:pPr>
      <w:r>
        <w:rPr>
          <w:rFonts w:ascii="Times New Roman" w:eastAsia="Times New Roman" w:hAnsi="Times New Roman" w:cs="Times New Roman"/>
          <w:i/>
          <w:iCs/>
          <w:color w:val="000000"/>
          <w:sz w:val="24"/>
          <w:szCs w:val="24"/>
          <w:lang w:val="zh-CN" w:eastAsia="zh-CN"/>
        </w:rPr>
        <w:t>server</w:t>
      </w:r>
      <w:r>
        <w:rPr>
          <w:rFonts w:ascii="Times New Roman" w:eastAsia="Times New Roman" w:hAnsi="Times New Roman" w:cs="Times New Roman"/>
          <w:color w:val="000000"/>
          <w:sz w:val="24"/>
          <w:szCs w:val="24"/>
          <w:lang w:val="zh-CN" w:eastAsia="zh-CN"/>
        </w:rPr>
        <w:t xml:space="preserve">, sehingga pengguna tidak mengetahui apa yang sedang di program </w:t>
      </w:r>
      <w:r>
        <w:rPr>
          <w:rFonts w:ascii="Times New Roman" w:eastAsia="Times New Roman" w:hAnsi="Times New Roman" w:cs="Times New Roman"/>
          <w:color w:val="000000"/>
          <w:sz w:val="24"/>
          <w:szCs w:val="24"/>
          <w:lang w:val="zh-CN" w:eastAsia="zh-CN"/>
        </w:rPr>
        <w:fldChar w:fldCharType="begin" w:fldLock="1"/>
      </w:r>
      <w:r>
        <w:rPr>
          <w:rFonts w:ascii="Times New Roman" w:eastAsia="Times New Roman" w:hAnsi="Times New Roman" w:cs="Times New Roman"/>
          <w:color w:val="000000"/>
          <w:sz w:val="24"/>
          <w:szCs w:val="24"/>
          <w:lang w:val="zh-CN" w:eastAsia="zh-CN"/>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approach.","author":[{"dropping-particle":"","family":"Bakhar","given":"M.","non-dropping-particle":"","parse-names":false,"suffix":""},{"dropping-particle":"","family":"Pratiwi","given":"N. A.","non-dropping-particle":"","parse-names":false,"suffix":""},{"dropping-particle":"","family":"Mustofa","given":"R.","non-dropping-particle":"","parse-names":false,"suffix":""}],"container-title":"Angewandte Chemie International Edition, 6(11), 951–952.","id":"ITEM-1","issue":"1","issued":{"date-parts":[["2023"]]},"page":"192-199","title":"Sistem Informasi Website Pencarian Apotek 24 Jam Menggunakan Location Based Service (Lbs)","type":"article-journal","volume":"3"},"uris":["http://www.mendeley.com/documents/?uuid=c1860414-2f2a-4f1b-8c47-e3bfcc76e585"]}],"mendeley":{"formattedCitation":"(Bakhar et al., 2023)","plainTextFormattedCitation":"(Bakhar et al., 2023)","previouslyFormattedCitation":"(Bakhar et al., 2023)"},"properties":{"noteIndex":0},"schema":"https://github.com/citation-style-language/schema/raw/master/csl-citation.json"}</w:instrText>
      </w:r>
      <w:r>
        <w:rPr>
          <w:rFonts w:ascii="Times New Roman" w:eastAsia="Times New Roman" w:hAnsi="Times New Roman" w:cs="Times New Roman"/>
          <w:color w:val="000000"/>
          <w:sz w:val="24"/>
          <w:szCs w:val="24"/>
          <w:lang w:val="zh-CN" w:eastAsia="zh-CN"/>
        </w:rPr>
        <w:fldChar w:fldCharType="separate"/>
      </w:r>
      <w:r>
        <w:rPr>
          <w:rFonts w:ascii="Times New Roman" w:eastAsia="Times New Roman" w:hAnsi="Times New Roman" w:cs="Times New Roman"/>
          <w:noProof/>
          <w:color w:val="000000"/>
          <w:sz w:val="24"/>
          <w:szCs w:val="24"/>
          <w:lang w:val="zh-CN" w:eastAsia="zh-CN"/>
        </w:rPr>
        <w:t>(Bakhar et al., 2023)</w:t>
      </w:r>
      <w:r>
        <w:rPr>
          <w:rFonts w:ascii="Times New Roman" w:eastAsia="Times New Roman" w:hAnsi="Times New Roman" w:cs="Times New Roman"/>
          <w:color w:val="000000"/>
          <w:sz w:val="24"/>
          <w:szCs w:val="24"/>
          <w:lang w:val="zh-CN" w:eastAsia="zh-CN"/>
        </w:rPr>
        <w:fldChar w:fldCharType="end"/>
      </w:r>
      <w:r>
        <w:rPr>
          <w:rFonts w:ascii="Times New Roman" w:eastAsia="Times New Roman" w:hAnsi="Times New Roman" w:cs="Times New Roman"/>
          <w:color w:val="000000"/>
          <w:sz w:val="24"/>
          <w:szCs w:val="24"/>
          <w:lang w:val="zh-CN" w:eastAsia="zh-CN"/>
        </w:rPr>
        <w:t>.</w:t>
      </w:r>
    </w:p>
    <w:p w14:paraId="67B45686" w14:textId="6FEBA89D" w:rsidR="00882382" w:rsidRPr="005C0E6D" w:rsidRDefault="00882382" w:rsidP="005C0E6D">
      <w:pPr>
        <w:pStyle w:val="ListParagraph"/>
        <w:numPr>
          <w:ilvl w:val="0"/>
          <w:numId w:val="15"/>
        </w:numPr>
        <w:spacing w:after="0" w:line="480" w:lineRule="auto"/>
        <w:ind w:left="709" w:hanging="709"/>
        <w:jc w:val="both"/>
        <w:rPr>
          <w:rFonts w:ascii="Times New Roman" w:eastAsia="Times New Roman" w:hAnsi="Times New Roman" w:cs="Times New Roman"/>
          <w:b/>
          <w:bCs/>
          <w:i/>
          <w:iCs/>
          <w:color w:val="000000"/>
          <w:sz w:val="24"/>
          <w:szCs w:val="24"/>
          <w:lang w:val="zh-CN" w:eastAsia="zh-CN"/>
        </w:rPr>
      </w:pPr>
      <w:r w:rsidRPr="005C0E6D">
        <w:rPr>
          <w:rFonts w:ascii="Times New Roman" w:eastAsia="Times New Roman" w:hAnsi="Times New Roman" w:cs="Times New Roman"/>
          <w:b/>
          <w:bCs/>
          <w:sz w:val="24"/>
          <w:szCs w:val="24"/>
          <w:lang w:val="zh-CN" w:eastAsia="zh-CN"/>
        </w:rPr>
        <w:t>Database MySQL</w:t>
      </w:r>
    </w:p>
    <w:p w14:paraId="0C6849BF" w14:textId="77777777" w:rsidR="00882382" w:rsidRDefault="00882382" w:rsidP="00882382">
      <w:pPr>
        <w:spacing w:after="0" w:line="480" w:lineRule="auto"/>
        <w:ind w:firstLine="720"/>
        <w:jc w:val="both"/>
        <w:rPr>
          <w:rFonts w:ascii="Times New Roman" w:eastAsia="Times New Roman" w:hAnsi="Times New Roman" w:cs="Times New Roman"/>
          <w:sz w:val="24"/>
          <w:szCs w:val="24"/>
          <w:lang w:val="zh-CN" w:eastAsia="zh-CN"/>
        </w:rPr>
      </w:pPr>
      <w:r>
        <w:rPr>
          <w:rFonts w:ascii="Times New Roman" w:eastAsia="Times New Roman" w:hAnsi="Times New Roman" w:cs="Times New Roman"/>
          <w:sz w:val="24"/>
          <w:szCs w:val="24"/>
          <w:lang w:val="zh-CN" w:eastAsia="zh-CN"/>
        </w:rPr>
        <w:t xml:space="preserve">Database MySQL adalah perangkat lunak manajemen database relasional. MySQL adalah database open source (kode sumber tersedia untuk umum) memiliki beberapa fitur antara lain: </w:t>
      </w:r>
    </w:p>
    <w:p w14:paraId="17E1C98E" w14:textId="666969FF" w:rsidR="00882382" w:rsidRPr="00882382" w:rsidRDefault="00882382" w:rsidP="002A37F2">
      <w:pPr>
        <w:pStyle w:val="ListParagraph"/>
        <w:numPr>
          <w:ilvl w:val="3"/>
          <w:numId w:val="24"/>
        </w:numPr>
        <w:spacing w:after="0" w:line="480" w:lineRule="auto"/>
        <w:ind w:left="709" w:hanging="425"/>
        <w:jc w:val="both"/>
        <w:rPr>
          <w:rFonts w:ascii="Times New Roman" w:eastAsia="Times New Roman" w:hAnsi="Times New Roman" w:cs="Times New Roman"/>
          <w:sz w:val="24"/>
          <w:szCs w:val="24"/>
          <w:lang w:val="zh-CN" w:eastAsia="zh-CN"/>
        </w:rPr>
      </w:pPr>
      <w:r w:rsidRPr="00882382">
        <w:rPr>
          <w:rFonts w:ascii="Times New Roman" w:eastAsia="Times New Roman" w:hAnsi="Times New Roman" w:cs="Times New Roman"/>
          <w:sz w:val="24"/>
          <w:szCs w:val="24"/>
          <w:lang w:val="zh-CN" w:eastAsia="zh-CN"/>
        </w:rPr>
        <w:t>Bersifat open source, jadi kode sumbernya terbuka (bebas untuk dilihat dan dimodifikasi) dan semua lisensi berada di bawah GPL, LGPL, atau BSD.</w:t>
      </w:r>
    </w:p>
    <w:p w14:paraId="4BFE03A8" w14:textId="160CCB30" w:rsidR="00882382" w:rsidRPr="00882382" w:rsidRDefault="00882382" w:rsidP="002A37F2">
      <w:pPr>
        <w:pStyle w:val="ListParagraph"/>
        <w:numPr>
          <w:ilvl w:val="3"/>
          <w:numId w:val="24"/>
        </w:numPr>
        <w:spacing w:after="0" w:line="480" w:lineRule="auto"/>
        <w:ind w:left="709" w:hanging="425"/>
        <w:jc w:val="both"/>
        <w:rPr>
          <w:rFonts w:ascii="Times New Roman" w:eastAsia="Times New Roman" w:hAnsi="Times New Roman" w:cs="Times New Roman"/>
          <w:sz w:val="24"/>
          <w:szCs w:val="24"/>
          <w:lang w:val="zh-CN" w:eastAsia="zh-CN"/>
        </w:rPr>
      </w:pPr>
      <w:r w:rsidRPr="00882382">
        <w:rPr>
          <w:rFonts w:ascii="Times New Roman" w:eastAsia="Times New Roman" w:hAnsi="Times New Roman" w:cs="Times New Roman"/>
          <w:sz w:val="24"/>
          <w:szCs w:val="24"/>
          <w:lang w:val="zh-CN" w:eastAsia="zh-CN"/>
        </w:rPr>
        <w:t>Penyimpanan tersedia dalam berbagai opsi untuk menggunakan penyimpanan berkinerja tinggi dan tipe sumber data dari platform database lain.</w:t>
      </w:r>
    </w:p>
    <w:p w14:paraId="6ADF3146" w14:textId="6EC9D819" w:rsidR="00882382" w:rsidRPr="00882382" w:rsidRDefault="00882382" w:rsidP="00882382">
      <w:pPr>
        <w:pStyle w:val="ListParagraph"/>
        <w:numPr>
          <w:ilvl w:val="3"/>
          <w:numId w:val="24"/>
        </w:numPr>
        <w:spacing w:after="0" w:line="480" w:lineRule="auto"/>
        <w:ind w:left="709" w:hanging="425"/>
        <w:jc w:val="both"/>
        <w:rPr>
          <w:rFonts w:ascii="Times New Roman" w:eastAsia="Times New Roman" w:hAnsi="Times New Roman" w:cs="Times New Roman"/>
          <w:sz w:val="24"/>
          <w:szCs w:val="24"/>
          <w:lang w:val="zh-CN" w:eastAsia="zh-CN"/>
        </w:rPr>
      </w:pPr>
      <w:r w:rsidRPr="00882382">
        <w:rPr>
          <w:rFonts w:ascii="Times New Roman" w:eastAsia="Times New Roman" w:hAnsi="Times New Roman" w:cs="Times New Roman"/>
          <w:sz w:val="24"/>
          <w:szCs w:val="24"/>
          <w:lang w:val="zh-CN" w:eastAsia="zh-CN"/>
        </w:rPr>
        <w:t>Dapat berjalan pada sistem operasi yang berbeda, mendukung berbagai jenis bahasa pemrograman.</w:t>
      </w:r>
    </w:p>
    <w:p w14:paraId="0F724431" w14:textId="1D6A637A" w:rsidR="00882382" w:rsidRPr="002A37F2" w:rsidRDefault="00882382" w:rsidP="002A37F2">
      <w:pPr>
        <w:pStyle w:val="ListParagraph"/>
        <w:numPr>
          <w:ilvl w:val="3"/>
          <w:numId w:val="24"/>
        </w:numPr>
        <w:spacing w:after="0" w:line="480" w:lineRule="auto"/>
        <w:ind w:left="709" w:hanging="425"/>
        <w:jc w:val="both"/>
        <w:rPr>
          <w:rFonts w:ascii="Times New Roman" w:eastAsia="Times New Roman" w:hAnsi="Times New Roman" w:cs="Times New Roman"/>
          <w:sz w:val="24"/>
          <w:szCs w:val="24"/>
          <w:lang w:val="zh-CN" w:eastAsia="zh-CN"/>
        </w:rPr>
      </w:pPr>
      <w:r w:rsidRPr="002A37F2">
        <w:rPr>
          <w:rFonts w:ascii="Times New Roman" w:eastAsia="Times New Roman" w:hAnsi="Times New Roman" w:cs="Times New Roman"/>
          <w:sz w:val="24"/>
          <w:szCs w:val="24"/>
          <w:lang w:val="zh-CN" w:eastAsia="zh-CN"/>
        </w:rPr>
        <w:t xml:space="preserve">Ini menggunakan bahasa kueri standar dan  sangat mudah  dipelajari dan dipahami </w:t>
      </w:r>
      <w:r w:rsidRPr="002A37F2">
        <w:rPr>
          <w:rFonts w:ascii="Times New Roman" w:eastAsia="Times New Roman" w:hAnsi="Times New Roman" w:cs="Times New Roman"/>
          <w:sz w:val="24"/>
          <w:szCs w:val="24"/>
          <w:lang w:val="zh-CN" w:eastAsia="zh-CN"/>
        </w:rPr>
        <w:fldChar w:fldCharType="begin" w:fldLock="1"/>
      </w:r>
      <w:r w:rsidRPr="002A37F2">
        <w:rPr>
          <w:rFonts w:ascii="Times New Roman" w:eastAsia="Times New Roman" w:hAnsi="Times New Roman" w:cs="Times New Roman"/>
          <w:sz w:val="24"/>
          <w:szCs w:val="24"/>
          <w:lang w:val="zh-CN" w:eastAsia="zh-CN"/>
        </w:rPr>
        <w:instrText>ADDIN CSL_CITATION {"citationItems":[{"id":"ITEM-1","itemData":{"abstract":"… ini merancang dan mengimplementasikan sistem informasi manajemen agar dapat mempermudah … Sistem ini dirancang menggunakan framework laravel dan database mysql. Hasil …","author":[{"dropping-particle":"","family":"Musliyana","given":"Z","non-dropping-particle":"","parse-names":false,"suffix":""},{"dropping-particle":"","family":"Nikmattullah","given":"N","non-dropping-particle":"","parse-names":false,"suffix":""},{"dropping-particle":"","family":"Helinda","given":"A","non-dropping-particle":"","parse-names":false,"suffix":""},{"dropping-particle":"","family":"...","given":"","non-dropping-particle":"","parse-names":false,"suffix":""}],"container-title":"Jurnal Pengabdian …","id":"ITEM-1","issue":"2","issued":{"date-parts":[["2022"]]},"page":"55-59","title":"Implementasi Sistem Informasi Manajemen Tugas Akhir Pada Lp3I Banda Aceh Menggunakan Framework Laravel Dan Database Mysql","type":"article-journal","volume":"4"},"uris":["http://www.mendeley.com/documents/?uuid=489082db-a23d-4d07-89a3-4de35c30ffb6"]}],"mendeley":{"formattedCitation":"(Musliyana et al., 2022)","plainTextFormattedCitation":"(Musliyana et al., 2022)","previouslyFormattedCitation":"(Musliyana et al., 2022)"},"properties":{"noteIndex":0},"schema":"https://github.com/citation-style-language/schema/raw/master/csl-citation.json"}</w:instrText>
      </w:r>
      <w:r w:rsidRPr="002A37F2">
        <w:rPr>
          <w:rFonts w:ascii="Times New Roman" w:eastAsia="Times New Roman" w:hAnsi="Times New Roman" w:cs="Times New Roman"/>
          <w:sz w:val="24"/>
          <w:szCs w:val="24"/>
          <w:lang w:val="zh-CN" w:eastAsia="zh-CN"/>
        </w:rPr>
        <w:fldChar w:fldCharType="separate"/>
      </w:r>
      <w:r w:rsidRPr="002A37F2">
        <w:rPr>
          <w:rFonts w:ascii="Times New Roman" w:eastAsia="Times New Roman" w:hAnsi="Times New Roman" w:cs="Times New Roman"/>
          <w:noProof/>
          <w:sz w:val="24"/>
          <w:szCs w:val="24"/>
          <w:lang w:val="zh-CN" w:eastAsia="zh-CN"/>
        </w:rPr>
        <w:t>(Musliyana et al., 2022)</w:t>
      </w:r>
      <w:r w:rsidRPr="002A37F2">
        <w:rPr>
          <w:rFonts w:ascii="Times New Roman" w:eastAsia="Times New Roman" w:hAnsi="Times New Roman" w:cs="Times New Roman"/>
          <w:sz w:val="24"/>
          <w:szCs w:val="24"/>
          <w:lang w:val="zh-CN" w:eastAsia="zh-CN"/>
        </w:rPr>
        <w:fldChar w:fldCharType="end"/>
      </w:r>
      <w:r w:rsidRPr="002A37F2">
        <w:rPr>
          <w:rFonts w:ascii="Times New Roman" w:eastAsia="Times New Roman" w:hAnsi="Times New Roman" w:cs="Times New Roman"/>
          <w:sz w:val="24"/>
          <w:szCs w:val="24"/>
          <w:lang w:val="zh-CN" w:eastAsia="zh-CN"/>
        </w:rPr>
        <w:t>.</w:t>
      </w:r>
    </w:p>
    <w:p w14:paraId="24E40D58" w14:textId="29FE9C39" w:rsidR="00882382" w:rsidRDefault="00882382" w:rsidP="00EC424A">
      <w:pPr>
        <w:spacing w:after="0" w:line="480" w:lineRule="auto"/>
        <w:ind w:firstLine="720"/>
        <w:jc w:val="both"/>
        <w:rPr>
          <w:rFonts w:ascii="Times New Roman" w:eastAsia="Times New Roman" w:hAnsi="Times New Roman" w:cs="Times New Roman"/>
          <w:sz w:val="24"/>
          <w:szCs w:val="24"/>
          <w:lang w:val="en-US" w:eastAsia="zh-CN"/>
        </w:rPr>
      </w:pPr>
      <w:r>
        <w:rPr>
          <w:rFonts w:ascii="Times New Roman" w:eastAsia="Times New Roman" w:hAnsi="Times New Roman" w:cs="Times New Roman"/>
          <w:sz w:val="24"/>
          <w:szCs w:val="24"/>
          <w:lang w:val="zh-CN" w:eastAsia="zh-CN"/>
        </w:rPr>
        <w:t>Database adalah kumpulan data yang terhubung yang diorganisasikan menurut skema atau struktur tertentu dan disimpan bersama pada suatu media. Basis data  juga dapat diartikan sebagai kumpulan data yang disusun dalam bentuk beberapa  tabel yang saling berhubungan atau berdiri sendiri yang dirancang untuk  memenuhi kebutuhan informasi organisasi</w:t>
      </w:r>
      <w:r>
        <w:rPr>
          <w:rFonts w:ascii="Times New Roman" w:eastAsia="Times New Roman" w:hAnsi="Times New Roman" w:cs="Times New Roman"/>
          <w:sz w:val="24"/>
          <w:szCs w:val="24"/>
          <w:lang w:val="zh-CN" w:eastAsia="zh-CN"/>
        </w:rPr>
        <w:fldChar w:fldCharType="begin" w:fldLock="1"/>
      </w:r>
      <w:r>
        <w:rPr>
          <w:rFonts w:ascii="Times New Roman" w:eastAsia="Times New Roman" w:hAnsi="Times New Roman" w:cs="Times New Roman"/>
          <w:sz w:val="24"/>
          <w:szCs w:val="24"/>
          <w:lang w:val="zh-CN" w:eastAsia="zh-CN"/>
        </w:rPr>
        <w:instrText>ADDIN CSL_CITATION {"citationItems":[{"id":"ITEM-1","itemData":{"abstract":"Business Intelligence merupakan sebuah sistem dan aplikasi yang berfungsi untuk memproses data-data dalam suatu perusahaan atau organisasi (data operasional, data transaksional, atau data lainnya) ke dalam bentuk pengetahuan. Direktorat Jenderal Anggaran (DJA) merupakan Lembaga Pemerintah level unit eselon I yang berada di bawah Kementerian Keuangan yang memiliki fungsi merumuskan serta melaksanakan kebijakan dan standarisasi teknis di bidang penganggaran. Salah satu bidang yang dikelola DJA dalam hal ini adalah Penerimaan Negara Bukan Pajak (PNBP). Sebagai unit yang mengelola keuangan khususnya dalam bidang PNBP, DJA tentunya membutuhkan sebuah aplikasi yang dapat merangkum semua laporan perencanaan, pelaksanaan dan evaluasi yang terintegrasi dalam penentuan rencana strategis dan kebijakan. Didorong oleh adanya kebutuhan di atas maka dibangunlah aplikasi Business Intelligence untuk bidang PNBP untuk kebutuhan DJA, yang diharapkan dapat meningkatkan kinerja organisasi, optimalisasi dan pembuatan keputusan dan kebijakan yang tepat untuk tujuan organisasi. Dalam melaksanakan penelitian dalamhal mengumpulkan data - data sebagai sumber untuk menyusun tulisan ini, dilakukan dengan menggunakan beberapa metode penelitian antara lain wawancara, observasi, dan kepustakaan.\n&amp;nbsp;\nKata Kunci : Business Intelligence, PNBP\n&amp;nbsp;\nAbstract: Business Intelligence is a system and application that serves to process the data in a company or organization (operational data, transactional data, or other data) into the form of knowledge. Directorate General of Budget (DJA) is an echelon I level government institution under the Ministry of Finance that has the function of formulating and implementing technical policies and standardization in the field of budgeting. One of the areas managed by DJA in this case is Non-Tax State Revenue (PNBP). As a unit that manages finances particularly in the field of PNBP, DJA certainly requires an application that can summarize all integrated planning, implementation and evaluation reports in the determination of strategic plans and policies. Driven by the above requirement, Business Intelligence application for PNBP field is developed for DJA requirement, which is expected to improve organizational performance, optimization and decision making and appropriate policy for organizational goals. In conducting research, especially in collecting data as a source to compose this paper, the author uses several research methods such as interviews,…","author":[{"dropping-particle":"","family":"Junaedi","given":"Ifan","non-dropping-particle":"","parse-names":false,"suffix":""},{"dropping-particle":"","family":"Abdillah","given":"Dimas","non-dropping-particle":"","parse-names":false,"suffix":""},{"dropping-particle":"","family":"Yasin","given":"Verdi","non-dropping-particle":"","parse-names":false,"suffix":""}],"container-title":"JISAMAR (Journal of Information System, Applied, Management, Accounting and Researh)","id":"ITEM-1","issue":"3","issued":{"date-parts":[["2020"]]},"page":"88","title":"Analisis Perancangan Dan Pembangunan Aplikasi Business Intelligence Penerimaan Negara Bukan Pajak Kementerian Keuangan Ri","type":"article-journal","volume":"4"},"uris":["http://www.mendeley.com/documents/?uuid=3b55146b-2ef9-413d-94ab-c4b824992b58"]}],"mendeley":{"formattedCitation":"(Junaedi et al., 2020)","plainTextFormattedCitation":"(Junaedi et al., 2020)","previouslyFormattedCitation":"(Junaedi et al., 2020)"},"properties":{"noteIndex":0},"schema":"https://github.com/citation-style-language/schema/raw/master/csl-citation.json"}</w:instrText>
      </w:r>
      <w:r>
        <w:rPr>
          <w:rFonts w:ascii="Times New Roman" w:eastAsia="Times New Roman" w:hAnsi="Times New Roman" w:cs="Times New Roman"/>
          <w:sz w:val="24"/>
          <w:szCs w:val="24"/>
          <w:lang w:val="zh-CN" w:eastAsia="zh-CN"/>
        </w:rPr>
        <w:fldChar w:fldCharType="separate"/>
      </w:r>
      <w:r>
        <w:rPr>
          <w:rFonts w:ascii="Times New Roman" w:eastAsia="Times New Roman" w:hAnsi="Times New Roman" w:cs="Times New Roman"/>
          <w:noProof/>
          <w:sz w:val="24"/>
          <w:szCs w:val="24"/>
          <w:lang w:val="zh-CN" w:eastAsia="zh-CN"/>
        </w:rPr>
        <w:t>(Junaedi et al., 2020)</w:t>
      </w:r>
      <w:r>
        <w:rPr>
          <w:rFonts w:ascii="Times New Roman" w:eastAsia="Times New Roman" w:hAnsi="Times New Roman" w:cs="Times New Roman"/>
          <w:sz w:val="24"/>
          <w:szCs w:val="24"/>
          <w:lang w:val="zh-CN" w:eastAsia="zh-CN"/>
        </w:rPr>
        <w:fldChar w:fldCharType="end"/>
      </w:r>
      <w:r>
        <w:rPr>
          <w:rFonts w:ascii="Times New Roman" w:eastAsia="Times New Roman" w:hAnsi="Times New Roman" w:cs="Times New Roman"/>
          <w:sz w:val="24"/>
          <w:szCs w:val="24"/>
          <w:lang w:val="zh-CN" w:eastAsia="zh-CN"/>
        </w:rPr>
        <w:t>.</w:t>
      </w:r>
    </w:p>
    <w:p w14:paraId="1CB2D8D0" w14:textId="77777777" w:rsidR="008A68EB" w:rsidRPr="008A68EB" w:rsidRDefault="008A68EB" w:rsidP="00EC424A">
      <w:pPr>
        <w:spacing w:after="0" w:line="480" w:lineRule="auto"/>
        <w:ind w:firstLine="720"/>
        <w:jc w:val="both"/>
        <w:rPr>
          <w:rFonts w:ascii="Times New Roman" w:eastAsia="SimSun" w:hAnsi="Times New Roman" w:cs="Times New Roman"/>
          <w:sz w:val="24"/>
          <w:szCs w:val="24"/>
          <w:lang w:val="en-US" w:eastAsia="zh-CN"/>
        </w:rPr>
      </w:pPr>
    </w:p>
    <w:p w14:paraId="5BE0B937" w14:textId="77777777" w:rsidR="00882382" w:rsidRDefault="00882382" w:rsidP="00882382">
      <w:pPr>
        <w:spacing w:after="0" w:line="480" w:lineRule="auto"/>
        <w:jc w:val="both"/>
        <w:rPr>
          <w:rFonts w:ascii="Times New Roman" w:eastAsia="Times New Roman" w:hAnsi="Times New Roman" w:cs="Times New Roman"/>
          <w:b/>
          <w:bCs/>
          <w:sz w:val="24"/>
          <w:szCs w:val="24"/>
          <w:lang w:val="zh-CN" w:eastAsia="zh-CN"/>
        </w:rPr>
      </w:pPr>
      <w:r>
        <w:rPr>
          <w:rFonts w:ascii="Times New Roman" w:eastAsia="Times New Roman" w:hAnsi="Times New Roman" w:cs="Times New Roman"/>
          <w:b/>
          <w:bCs/>
          <w:sz w:val="24"/>
          <w:szCs w:val="24"/>
          <w:lang w:val="zh-CN" w:eastAsia="zh-CN"/>
        </w:rPr>
        <w:lastRenderedPageBreak/>
        <w:t>2.6</w:t>
      </w:r>
      <w:r>
        <w:rPr>
          <w:rFonts w:ascii="Times New Roman" w:eastAsia="Times New Roman" w:hAnsi="Times New Roman" w:cs="Times New Roman"/>
          <w:b/>
          <w:bCs/>
          <w:sz w:val="24"/>
          <w:szCs w:val="24"/>
          <w:lang w:val="zh-CN" w:eastAsia="zh-CN"/>
        </w:rPr>
        <w:tab/>
        <w:t>Laravel Framework</w:t>
      </w:r>
    </w:p>
    <w:p w14:paraId="572E616C" w14:textId="77777777" w:rsidR="00882382" w:rsidRDefault="00882382" w:rsidP="00882382">
      <w:pPr>
        <w:spacing w:after="0" w:line="480" w:lineRule="auto"/>
        <w:ind w:firstLine="720"/>
        <w:jc w:val="both"/>
        <w:rPr>
          <w:rFonts w:ascii="Times New Roman" w:eastAsia="Times New Roman" w:hAnsi="Times New Roman" w:cs="Times New Roman"/>
          <w:sz w:val="24"/>
          <w:szCs w:val="24"/>
          <w:lang w:val="zh-CN" w:eastAsia="zh-CN"/>
        </w:rPr>
      </w:pPr>
      <w:r>
        <w:rPr>
          <w:rFonts w:ascii="Times New Roman" w:eastAsia="Times New Roman" w:hAnsi="Times New Roman" w:cs="Times New Roman"/>
          <w:sz w:val="24"/>
          <w:szCs w:val="24"/>
          <w:lang w:val="zh-CN" w:eastAsia="zh-CN"/>
        </w:rPr>
        <w:t xml:space="preserve"> Laravel adalah framework PHP open-source yang dirancang untuk membangun aplikasi web menggunakan metodologi Model-View-Controller (MVC). Laravel menyediakan berbagai fitur dan alat seperti routing, migrasi database, dan otentikasi. Menyederhanakan proses pengembangan aplikasi web. Laravel juga memiliki dokumentasi yang sangat baik dan komunitas yang aktif, menjadikannya salah satu dari framework PHP terpopuler saat ini </w:t>
      </w:r>
      <w:r>
        <w:rPr>
          <w:rFonts w:ascii="Times New Roman" w:eastAsia="Times New Roman" w:hAnsi="Times New Roman" w:cs="Times New Roman"/>
          <w:sz w:val="24"/>
          <w:szCs w:val="24"/>
          <w:lang w:val="zh-CN" w:eastAsia="zh-CN"/>
        </w:rPr>
        <w:fldChar w:fldCharType="begin" w:fldLock="1"/>
      </w:r>
      <w:r>
        <w:rPr>
          <w:rFonts w:ascii="Times New Roman" w:eastAsia="Times New Roman" w:hAnsi="Times New Roman" w:cs="Times New Roman"/>
          <w:sz w:val="24"/>
          <w:szCs w:val="24"/>
          <w:lang w:val="zh-CN" w:eastAsia="zh-CN"/>
        </w:rPr>
        <w:instrText>ADDIN CSL_CITATION {"citationItems":[{"id":"ITEM-1","itemData":{"abstract":"… ini merancang dan mengimplementasikan sistem informasi manajemen agar dapat mempermudah … Sistem ini dirancang menggunakan framework laravel dan database mysql. Hasil …","author":[{"dropping-particle":"","family":"Musliyana","given":"Z","non-dropping-particle":"","parse-names":false,"suffix":""},{"dropping-particle":"","family":"Nikmattullah","given":"N","non-dropping-particle":"","parse-names":false,"suffix":""},{"dropping-particle":"","family":"Helinda","given":"A","non-dropping-particle":"","parse-names":false,"suffix":""},{"dropping-particle":"","family":"...","given":"","non-dropping-particle":"","parse-names":false,"suffix":""}],"container-title":"Jurnal Pengabdian …","id":"ITEM-1","issue":"2","issued":{"date-parts":[["2022"]]},"page":"55-59","title":"Implementasi Sistem Informasi Manajemen Tugas Akhir Pada Lp3I Banda Aceh Menggunakan Framework Laravel Dan Database Mysql","type":"article-journal","volume":"4"},"uris":["http://www.mendeley.com/documents/?uuid=489082db-a23d-4d07-89a3-4de35c30ffb6"]}],"mendeley":{"formattedCitation":"(Musliyana et al., 2022)","plainTextFormattedCitation":"(Musliyana et al., 2022)","previouslyFormattedCitation":"(Musliyana et al., 2022)"},"properties":{"noteIndex":0},"schema":"https://github.com/citation-style-language/schema/raw/master/csl-citation.json"}</w:instrText>
      </w:r>
      <w:r>
        <w:rPr>
          <w:rFonts w:ascii="Times New Roman" w:eastAsia="Times New Roman" w:hAnsi="Times New Roman" w:cs="Times New Roman"/>
          <w:sz w:val="24"/>
          <w:szCs w:val="24"/>
          <w:lang w:val="zh-CN" w:eastAsia="zh-CN"/>
        </w:rPr>
        <w:fldChar w:fldCharType="separate"/>
      </w:r>
      <w:r>
        <w:rPr>
          <w:rFonts w:ascii="Times New Roman" w:eastAsia="Times New Roman" w:hAnsi="Times New Roman" w:cs="Times New Roman"/>
          <w:noProof/>
          <w:sz w:val="24"/>
          <w:szCs w:val="24"/>
          <w:lang w:val="zh-CN" w:eastAsia="zh-CN"/>
        </w:rPr>
        <w:t>(Musliyana et al., 2022)</w:t>
      </w:r>
      <w:r>
        <w:rPr>
          <w:rFonts w:ascii="Times New Roman" w:eastAsia="Times New Roman" w:hAnsi="Times New Roman" w:cs="Times New Roman"/>
          <w:sz w:val="24"/>
          <w:szCs w:val="24"/>
          <w:lang w:val="zh-CN" w:eastAsia="zh-CN"/>
        </w:rPr>
        <w:fldChar w:fldCharType="end"/>
      </w:r>
      <w:r>
        <w:rPr>
          <w:rFonts w:ascii="Times New Roman" w:eastAsia="Times New Roman" w:hAnsi="Times New Roman" w:cs="Times New Roman"/>
          <w:sz w:val="24"/>
          <w:szCs w:val="24"/>
          <w:lang w:val="zh-CN" w:eastAsia="zh-CN"/>
        </w:rPr>
        <w:t>.</w:t>
      </w:r>
    </w:p>
    <w:p w14:paraId="295C6266" w14:textId="77777777" w:rsidR="00882382" w:rsidDel="008435F1" w:rsidRDefault="00882382" w:rsidP="00882382">
      <w:pPr>
        <w:spacing w:after="0" w:line="480" w:lineRule="auto"/>
        <w:ind w:firstLine="720"/>
        <w:jc w:val="both"/>
        <w:rPr>
          <w:del w:id="29" w:author="ditaratnasari29@outlook.com" w:date="2024-01-15T08:55:00Z"/>
          <w:rFonts w:ascii="Times New Roman" w:eastAsia="Times New Roman" w:hAnsi="Times New Roman" w:cs="Times New Roman"/>
          <w:sz w:val="24"/>
          <w:szCs w:val="24"/>
          <w:lang w:val="zh-CN" w:eastAsia="zh-CN"/>
        </w:rPr>
      </w:pPr>
      <w:r>
        <w:rPr>
          <w:rFonts w:ascii="Times New Roman" w:eastAsia="Times New Roman" w:hAnsi="Times New Roman" w:cs="Times New Roman"/>
          <w:sz w:val="24"/>
          <w:szCs w:val="24"/>
          <w:lang w:val="zh-CN" w:eastAsia="zh-CN"/>
        </w:rPr>
        <w:t xml:space="preserve">Laravel adalah framework berbasis PHP (PHP: Hypertext Preprocessor) dengan framework sistematis menggunakan konsep MVC (Model View Controller).  Laravel dirilis pada tanggal 5 Juni 2011 di bawah Lisensi MIT dan menggunakan GitHub sebagai  tempat berbagi kode. Setelah banyak perbaikan dan pengembangan, Laravel Stable dirilis pada 6 Juni 2016 dalam versi Laravel 5. 2. 36 (9) (10), dibangun dengan bahasa pemrograman  PHP dan sistem operasi lintas platform </w:t>
      </w:r>
      <w:r>
        <w:rPr>
          <w:rFonts w:ascii="Times New Roman" w:eastAsia="Times New Roman" w:hAnsi="Times New Roman" w:cs="Times New Roman"/>
          <w:sz w:val="24"/>
          <w:szCs w:val="24"/>
          <w:lang w:val="zh-CN" w:eastAsia="zh-CN"/>
        </w:rPr>
        <w:fldChar w:fldCharType="begin" w:fldLock="1"/>
      </w:r>
      <w:r>
        <w:rPr>
          <w:rFonts w:ascii="Times New Roman" w:eastAsia="Times New Roman" w:hAnsi="Times New Roman" w:cs="Times New Roman"/>
          <w:sz w:val="24"/>
          <w:szCs w:val="24"/>
          <w:lang w:val="zh-CN" w:eastAsia="zh-CN"/>
        </w:rPr>
        <w:instrText>ADDIN CSL_CITATION {"citationItems":[{"id":"ITEM-1","itemData":{"abstract":"In developing web-based applications the designers need a framework to facilitate the work process. In the framework of its development has been made with many features that simplify the application process, therefore we need an analysis of the selection of the right framework. The framework to be analyzed in this study is Codeigniter and Laravel, testing analysis using Load Test with a file size of 3401 KB. The Codeigniter and Laravel frameworks have different time and speed performance results. Codeigniter has an average value of time and speed greater than Laravel. On the average time value, Codeingiter has a greater time duration than Laravel with a difference of 4.2 ms and at an average value of speed, Codeigniter is still superior with a difference of 40.08 Kbit / s from Laravel.","author":[{"dropping-particle":"","family":"Ismai","given":"","non-dropping-particle":"","parse-names":false,"suffix":""}],"container-title":"Conference on Business, Social Sciences and Innovation Technology","id":"ITEM-1","issue":"1","issued":{"date-parts":[["2020"]]},"page":"614-621","title":"Studi Komparasi Pengembangan Websitedengan Framework Codeigniter Dan Laravel","type":"article-journal","volume":"1"},"uris":["http://www.mendeley.com/documents/?uuid=e4771e71-3073-40ff-9fd5-7771df23b341"]}],"mendeley":{"formattedCitation":"(Ismai, 2020)","plainTextFormattedCitation":"(Ismai, 2020)","previouslyFormattedCitation":"(Ismai, 2020)"},"properties":{"noteIndex":0},"schema":"https://github.com/citation-style-language/schema/raw/master/csl-citation.json"}</w:instrText>
      </w:r>
      <w:r>
        <w:rPr>
          <w:rFonts w:ascii="Times New Roman" w:eastAsia="Times New Roman" w:hAnsi="Times New Roman" w:cs="Times New Roman"/>
          <w:sz w:val="24"/>
          <w:szCs w:val="24"/>
          <w:lang w:val="zh-CN" w:eastAsia="zh-CN"/>
        </w:rPr>
        <w:fldChar w:fldCharType="separate"/>
      </w:r>
      <w:r>
        <w:rPr>
          <w:rFonts w:ascii="Times New Roman" w:eastAsia="Times New Roman" w:hAnsi="Times New Roman" w:cs="Times New Roman"/>
          <w:noProof/>
          <w:sz w:val="24"/>
          <w:szCs w:val="24"/>
          <w:lang w:val="zh-CN" w:eastAsia="zh-CN"/>
        </w:rPr>
        <w:t>(Ismai, 2020)</w:t>
      </w:r>
      <w:r>
        <w:rPr>
          <w:rFonts w:ascii="Times New Roman" w:eastAsia="Times New Roman" w:hAnsi="Times New Roman" w:cs="Times New Roman"/>
          <w:sz w:val="24"/>
          <w:szCs w:val="24"/>
          <w:lang w:val="zh-CN" w:eastAsia="zh-CN"/>
        </w:rPr>
        <w:fldChar w:fldCharType="end"/>
      </w:r>
      <w:r>
        <w:rPr>
          <w:rFonts w:ascii="Times New Roman" w:eastAsia="Times New Roman" w:hAnsi="Times New Roman" w:cs="Times New Roman"/>
          <w:sz w:val="24"/>
          <w:szCs w:val="24"/>
          <w:lang w:val="zh-CN" w:eastAsia="zh-CN"/>
        </w:rPr>
        <w:t>.</w:t>
      </w:r>
    </w:p>
    <w:p w14:paraId="5837A7B0" w14:textId="77777777" w:rsidR="00882382" w:rsidRPr="002A37F2" w:rsidRDefault="00882382">
      <w:pPr>
        <w:spacing w:after="0" w:line="480" w:lineRule="auto"/>
        <w:jc w:val="both"/>
        <w:rPr>
          <w:rFonts w:ascii="Times New Roman" w:eastAsia="SimSun" w:hAnsi="Times New Roman" w:cs="Times New Roman"/>
          <w:sz w:val="24"/>
          <w:szCs w:val="24"/>
          <w:lang w:val="zh-CN" w:eastAsia="zh-CN"/>
        </w:rPr>
        <w:sectPr w:rsidR="00882382" w:rsidRPr="002A37F2" w:rsidSect="001E1C7E">
          <w:headerReference w:type="default" r:id="rId14"/>
          <w:headerReference w:type="first" r:id="rId15"/>
          <w:pgSz w:w="11907" w:h="16839"/>
          <w:pgMar w:top="1701" w:right="1701" w:bottom="1701" w:left="2268" w:header="1134" w:footer="1134" w:gutter="0"/>
          <w:pgNumType w:start="4"/>
          <w:cols w:space="720"/>
          <w:titlePg/>
          <w:docGrid w:linePitch="360"/>
        </w:sectPr>
      </w:pPr>
    </w:p>
    <w:p w14:paraId="30EC8B49" w14:textId="5BF6A473" w:rsidR="002A37F2" w:rsidRPr="008F1DB3" w:rsidRDefault="002A37F2" w:rsidP="004D379B">
      <w:pPr>
        <w:pStyle w:val="Heading1"/>
        <w:numPr>
          <w:ilvl w:val="0"/>
          <w:numId w:val="0"/>
        </w:numPr>
        <w:jc w:val="center"/>
        <w:rPr>
          <w:rFonts w:cs="Times New Roman"/>
          <w:lang w:val="en-US"/>
        </w:rPr>
      </w:pPr>
      <w:bookmarkStart w:id="30" w:name="_Toc167658783"/>
      <w:r>
        <w:rPr>
          <w:lang w:val="en-US"/>
        </w:rPr>
        <w:lastRenderedPageBreak/>
        <w:t xml:space="preserve">BAB III </w:t>
      </w:r>
      <w:r>
        <w:rPr>
          <w:lang w:val="en-US"/>
        </w:rPr>
        <w:br/>
      </w:r>
      <w:r w:rsidRPr="008F1DB3">
        <w:rPr>
          <w:rFonts w:cs="Times New Roman"/>
          <w:lang w:val="en-US"/>
        </w:rPr>
        <w:t>METODOLOGI PENELITIAN</w:t>
      </w:r>
      <w:bookmarkEnd w:id="30"/>
    </w:p>
    <w:p w14:paraId="13ABA6EB" w14:textId="77777777" w:rsidR="004D379B" w:rsidRPr="008F1DB3" w:rsidRDefault="004D379B" w:rsidP="004D379B">
      <w:pPr>
        <w:rPr>
          <w:rFonts w:ascii="Times New Roman" w:hAnsi="Times New Roman" w:cs="Times New Roman"/>
          <w:lang w:val="en-US"/>
        </w:rPr>
      </w:pPr>
    </w:p>
    <w:p w14:paraId="39EE18CC" w14:textId="77777777" w:rsidR="002A37F2" w:rsidRPr="008F1DB3" w:rsidRDefault="002A37F2" w:rsidP="003C7B2E">
      <w:pPr>
        <w:pStyle w:val="Heading1"/>
        <w:numPr>
          <w:ilvl w:val="0"/>
          <w:numId w:val="16"/>
        </w:numPr>
        <w:ind w:hanging="720"/>
        <w:rPr>
          <w:rFonts w:cs="Times New Roman"/>
          <w:sz w:val="24"/>
          <w:szCs w:val="24"/>
          <w:lang w:val="en-US"/>
        </w:rPr>
      </w:pPr>
      <w:bookmarkStart w:id="31" w:name="_Toc167658784"/>
      <w:proofErr w:type="spellStart"/>
      <w:r w:rsidRPr="008F1DB3">
        <w:rPr>
          <w:rFonts w:cs="Times New Roman"/>
          <w:sz w:val="24"/>
          <w:szCs w:val="24"/>
          <w:lang w:val="en-US"/>
        </w:rPr>
        <w:t>Analisis</w:t>
      </w:r>
      <w:proofErr w:type="spellEnd"/>
      <w:r w:rsidRPr="008F1DB3">
        <w:rPr>
          <w:rFonts w:cs="Times New Roman"/>
          <w:sz w:val="24"/>
          <w:szCs w:val="24"/>
          <w:lang w:val="en-US"/>
        </w:rPr>
        <w:t xml:space="preserve"> </w:t>
      </w:r>
      <w:proofErr w:type="spellStart"/>
      <w:r w:rsidRPr="008F1DB3">
        <w:rPr>
          <w:rFonts w:cs="Times New Roman"/>
          <w:sz w:val="24"/>
          <w:szCs w:val="24"/>
          <w:lang w:val="en-US"/>
        </w:rPr>
        <w:t>Permasalahan</w:t>
      </w:r>
      <w:bookmarkEnd w:id="31"/>
      <w:proofErr w:type="spellEnd"/>
    </w:p>
    <w:p w14:paraId="53380746" w14:textId="1434540B" w:rsidR="00882B7A" w:rsidRPr="008A68EB" w:rsidRDefault="00864725" w:rsidP="008A68EB">
      <w:pPr>
        <w:pStyle w:val="CommentText"/>
        <w:spacing w:line="480" w:lineRule="auto"/>
        <w:ind w:firstLine="720"/>
        <w:jc w:val="both"/>
        <w:rPr>
          <w:rFonts w:ascii="Times New Roman" w:hAnsi="Times New Roman" w:cs="Times New Roman"/>
          <w:sz w:val="24"/>
          <w:szCs w:val="24"/>
        </w:rPr>
      </w:pPr>
      <w:proofErr w:type="spellStart"/>
      <w:r w:rsidRPr="00864725">
        <w:rPr>
          <w:rFonts w:ascii="Times New Roman" w:hAnsi="Times New Roman" w:cs="Times New Roman"/>
          <w:sz w:val="24"/>
          <w:szCs w:val="24"/>
          <w:lang w:val="en-US"/>
        </w:rPr>
        <w:t>Permasalahan</w:t>
      </w:r>
      <w:proofErr w:type="spellEnd"/>
      <w:r w:rsidRPr="00864725">
        <w:rPr>
          <w:rFonts w:ascii="Times New Roman" w:hAnsi="Times New Roman" w:cs="Times New Roman"/>
          <w:sz w:val="24"/>
          <w:szCs w:val="24"/>
          <w:lang w:val="en-US"/>
        </w:rPr>
        <w:t xml:space="preserve"> </w:t>
      </w:r>
      <w:proofErr w:type="spellStart"/>
      <w:r w:rsidRPr="00864725">
        <w:rPr>
          <w:rFonts w:ascii="Times New Roman" w:hAnsi="Times New Roman" w:cs="Times New Roman"/>
          <w:sz w:val="24"/>
          <w:szCs w:val="24"/>
          <w:lang w:val="en-US"/>
        </w:rPr>
        <w:t>Pengelolaan</w:t>
      </w:r>
      <w:proofErr w:type="spellEnd"/>
      <w:r w:rsidRPr="00864725">
        <w:rPr>
          <w:rFonts w:ascii="Times New Roman" w:hAnsi="Times New Roman" w:cs="Times New Roman"/>
          <w:sz w:val="24"/>
          <w:szCs w:val="24"/>
          <w:lang w:val="en-US"/>
        </w:rPr>
        <w:t xml:space="preserve"> </w:t>
      </w:r>
      <w:proofErr w:type="spellStart"/>
      <w:r w:rsidRPr="00864725">
        <w:rPr>
          <w:rFonts w:ascii="Times New Roman" w:hAnsi="Times New Roman" w:cs="Times New Roman"/>
          <w:sz w:val="24"/>
          <w:szCs w:val="24"/>
          <w:lang w:val="en-US"/>
        </w:rPr>
        <w:t>Sarpras</w:t>
      </w:r>
      <w:proofErr w:type="spellEnd"/>
      <w:r w:rsidRPr="00864725">
        <w:rPr>
          <w:rFonts w:ascii="Times New Roman" w:hAnsi="Times New Roman" w:cs="Times New Roman"/>
          <w:sz w:val="24"/>
          <w:szCs w:val="24"/>
          <w:lang w:val="en-US"/>
        </w:rPr>
        <w:t xml:space="preserve"> yang </w:t>
      </w:r>
      <w:proofErr w:type="spellStart"/>
      <w:r w:rsidRPr="00864725">
        <w:rPr>
          <w:rFonts w:ascii="Times New Roman" w:hAnsi="Times New Roman" w:cs="Times New Roman"/>
          <w:sz w:val="24"/>
          <w:szCs w:val="24"/>
          <w:lang w:val="en-US"/>
        </w:rPr>
        <w:t>terjadi</w:t>
      </w:r>
      <w:proofErr w:type="spellEnd"/>
      <w:r w:rsidRPr="00864725">
        <w:rPr>
          <w:rFonts w:ascii="Times New Roman" w:hAnsi="Times New Roman" w:cs="Times New Roman"/>
          <w:sz w:val="24"/>
          <w:szCs w:val="24"/>
          <w:lang w:val="en-US"/>
        </w:rPr>
        <w:t xml:space="preserve"> di STMIK PPKIA Pradnya Paramita Malang </w:t>
      </w:r>
      <w:proofErr w:type="spellStart"/>
      <w:r w:rsidRPr="00864725">
        <w:rPr>
          <w:rFonts w:ascii="Times New Roman" w:hAnsi="Times New Roman" w:cs="Times New Roman"/>
          <w:sz w:val="24"/>
          <w:szCs w:val="24"/>
          <w:lang w:val="en-US"/>
        </w:rPr>
        <w:t>masih</w:t>
      </w:r>
      <w:proofErr w:type="spellEnd"/>
      <w:r w:rsidRPr="00864725">
        <w:rPr>
          <w:rFonts w:ascii="Times New Roman" w:hAnsi="Times New Roman" w:cs="Times New Roman"/>
          <w:sz w:val="24"/>
          <w:szCs w:val="24"/>
          <w:lang w:val="en-US"/>
        </w:rPr>
        <w:t xml:space="preserve"> </w:t>
      </w:r>
      <w:proofErr w:type="spellStart"/>
      <w:r w:rsidRPr="00864725">
        <w:rPr>
          <w:rFonts w:ascii="Times New Roman" w:hAnsi="Times New Roman" w:cs="Times New Roman"/>
          <w:sz w:val="24"/>
          <w:szCs w:val="24"/>
          <w:lang w:val="en-US"/>
        </w:rPr>
        <w:t>tergolong</w:t>
      </w:r>
      <w:proofErr w:type="spellEnd"/>
      <w:r w:rsidRPr="00864725">
        <w:rPr>
          <w:rFonts w:ascii="Times New Roman" w:hAnsi="Times New Roman" w:cs="Times New Roman"/>
          <w:sz w:val="24"/>
          <w:szCs w:val="24"/>
          <w:lang w:val="en-US"/>
        </w:rPr>
        <w:t xml:space="preserve"> </w:t>
      </w:r>
      <w:proofErr w:type="spellStart"/>
      <w:r w:rsidRPr="00864725">
        <w:rPr>
          <w:rFonts w:ascii="Times New Roman" w:hAnsi="Times New Roman" w:cs="Times New Roman"/>
          <w:sz w:val="24"/>
          <w:szCs w:val="24"/>
          <w:lang w:val="en-US"/>
        </w:rPr>
        <w:t>sederhana</w:t>
      </w:r>
      <w:proofErr w:type="spellEnd"/>
      <w:r w:rsidRPr="00864725">
        <w:rPr>
          <w:rFonts w:ascii="Times New Roman" w:hAnsi="Times New Roman" w:cs="Times New Roman"/>
          <w:sz w:val="24"/>
          <w:szCs w:val="24"/>
          <w:lang w:val="en-US"/>
        </w:rPr>
        <w:t xml:space="preserve">. </w:t>
      </w:r>
      <w:proofErr w:type="spellStart"/>
      <w:r w:rsidR="002A37F2" w:rsidRPr="00864725">
        <w:rPr>
          <w:rFonts w:ascii="Times New Roman" w:hAnsi="Times New Roman" w:cs="Times New Roman"/>
          <w:sz w:val="24"/>
          <w:szCs w:val="24"/>
          <w:lang w:val="en-US"/>
        </w:rPr>
        <w:t>Pencatatan</w:t>
      </w:r>
      <w:proofErr w:type="spellEnd"/>
      <w:r w:rsidR="002A37F2" w:rsidRPr="00864725">
        <w:rPr>
          <w:rFonts w:ascii="Times New Roman" w:hAnsi="Times New Roman" w:cs="Times New Roman"/>
          <w:sz w:val="24"/>
          <w:szCs w:val="24"/>
          <w:lang w:val="en-US"/>
        </w:rPr>
        <w:t xml:space="preserve"> dan </w:t>
      </w:r>
      <w:proofErr w:type="spellStart"/>
      <w:r w:rsidR="002A37F2" w:rsidRPr="00864725">
        <w:rPr>
          <w:rFonts w:ascii="Times New Roman" w:hAnsi="Times New Roman" w:cs="Times New Roman"/>
          <w:sz w:val="24"/>
          <w:szCs w:val="24"/>
          <w:lang w:val="en-US"/>
        </w:rPr>
        <w:t>penyimpanan</w:t>
      </w:r>
      <w:proofErr w:type="spellEnd"/>
      <w:r w:rsidR="002A37F2" w:rsidRPr="00864725">
        <w:rPr>
          <w:rFonts w:ascii="Times New Roman" w:hAnsi="Times New Roman" w:cs="Times New Roman"/>
          <w:sz w:val="24"/>
          <w:szCs w:val="24"/>
          <w:lang w:val="en-US"/>
        </w:rPr>
        <w:t xml:space="preserve"> data </w:t>
      </w:r>
      <w:proofErr w:type="spellStart"/>
      <w:r w:rsidR="002A37F2" w:rsidRPr="00864725">
        <w:rPr>
          <w:rFonts w:ascii="Times New Roman" w:hAnsi="Times New Roman" w:cs="Times New Roman"/>
          <w:sz w:val="24"/>
          <w:szCs w:val="24"/>
          <w:lang w:val="en-US"/>
        </w:rPr>
        <w:t>masih</w:t>
      </w:r>
      <w:proofErr w:type="spellEnd"/>
      <w:r w:rsidR="002A37F2" w:rsidRPr="00864725">
        <w:rPr>
          <w:rFonts w:ascii="Times New Roman" w:hAnsi="Times New Roman" w:cs="Times New Roman"/>
          <w:sz w:val="24"/>
          <w:szCs w:val="24"/>
          <w:lang w:val="en-US"/>
        </w:rPr>
        <w:t xml:space="preserve"> </w:t>
      </w:r>
      <w:proofErr w:type="spellStart"/>
      <w:r w:rsidR="002A37F2" w:rsidRPr="00864725">
        <w:rPr>
          <w:rFonts w:ascii="Times New Roman" w:hAnsi="Times New Roman" w:cs="Times New Roman"/>
          <w:sz w:val="24"/>
          <w:szCs w:val="24"/>
          <w:lang w:val="en-US"/>
        </w:rPr>
        <w:t>dilakukan</w:t>
      </w:r>
      <w:proofErr w:type="spellEnd"/>
      <w:r w:rsidR="002A37F2" w:rsidRPr="00864725">
        <w:rPr>
          <w:rFonts w:ascii="Times New Roman" w:hAnsi="Times New Roman" w:cs="Times New Roman"/>
          <w:sz w:val="24"/>
          <w:szCs w:val="24"/>
          <w:lang w:val="en-US"/>
        </w:rPr>
        <w:t xml:space="preserve"> </w:t>
      </w:r>
      <w:proofErr w:type="spellStart"/>
      <w:r w:rsidR="002A37F2" w:rsidRPr="00864725">
        <w:rPr>
          <w:rFonts w:ascii="Times New Roman" w:hAnsi="Times New Roman" w:cs="Times New Roman"/>
          <w:sz w:val="24"/>
          <w:szCs w:val="24"/>
          <w:lang w:val="en-US"/>
        </w:rPr>
        <w:t>secara</w:t>
      </w:r>
      <w:proofErr w:type="spellEnd"/>
      <w:r w:rsidR="002A37F2" w:rsidRPr="00864725">
        <w:rPr>
          <w:rFonts w:ascii="Times New Roman" w:hAnsi="Times New Roman" w:cs="Times New Roman"/>
          <w:sz w:val="24"/>
          <w:szCs w:val="24"/>
          <w:lang w:val="en-US"/>
        </w:rPr>
        <w:t xml:space="preserve"> manual, </w:t>
      </w:r>
      <w:proofErr w:type="spellStart"/>
      <w:r w:rsidR="002A37F2" w:rsidRPr="00864725">
        <w:rPr>
          <w:rFonts w:ascii="Times New Roman" w:hAnsi="Times New Roman" w:cs="Times New Roman"/>
          <w:sz w:val="24"/>
          <w:szCs w:val="24"/>
          <w:lang w:val="en-US"/>
        </w:rPr>
        <w:t>sehingga</w:t>
      </w:r>
      <w:proofErr w:type="spellEnd"/>
      <w:r w:rsidR="002A37F2" w:rsidRPr="00864725">
        <w:rPr>
          <w:rFonts w:ascii="Times New Roman" w:hAnsi="Times New Roman" w:cs="Times New Roman"/>
          <w:sz w:val="24"/>
          <w:szCs w:val="24"/>
          <w:lang w:val="en-US"/>
        </w:rPr>
        <w:t xml:space="preserve"> </w:t>
      </w:r>
      <w:proofErr w:type="spellStart"/>
      <w:r w:rsidR="002A37F2" w:rsidRPr="00864725">
        <w:rPr>
          <w:rFonts w:ascii="Times New Roman" w:hAnsi="Times New Roman" w:cs="Times New Roman"/>
          <w:sz w:val="24"/>
          <w:szCs w:val="24"/>
          <w:lang w:val="en-US"/>
        </w:rPr>
        <w:t>dapat</w:t>
      </w:r>
      <w:proofErr w:type="spellEnd"/>
      <w:r w:rsidR="002A37F2" w:rsidRPr="00864725">
        <w:rPr>
          <w:rFonts w:ascii="Times New Roman" w:hAnsi="Times New Roman" w:cs="Times New Roman"/>
          <w:sz w:val="24"/>
          <w:szCs w:val="24"/>
          <w:lang w:val="en-US"/>
        </w:rPr>
        <w:t xml:space="preserve"> </w:t>
      </w:r>
      <w:proofErr w:type="spellStart"/>
      <w:r w:rsidR="002A37F2" w:rsidRPr="00864725">
        <w:rPr>
          <w:rFonts w:ascii="Times New Roman" w:hAnsi="Times New Roman" w:cs="Times New Roman"/>
          <w:sz w:val="24"/>
          <w:szCs w:val="24"/>
          <w:lang w:val="en-US"/>
        </w:rPr>
        <w:t>menimbulkan</w:t>
      </w:r>
      <w:proofErr w:type="spellEnd"/>
      <w:r w:rsidR="002A37F2" w:rsidRPr="00864725">
        <w:rPr>
          <w:rFonts w:ascii="Times New Roman" w:hAnsi="Times New Roman" w:cs="Times New Roman"/>
          <w:sz w:val="24"/>
          <w:szCs w:val="24"/>
          <w:lang w:val="en-US"/>
        </w:rPr>
        <w:t xml:space="preserve"> </w:t>
      </w:r>
      <w:proofErr w:type="spellStart"/>
      <w:r w:rsidR="002A37F2" w:rsidRPr="00864725">
        <w:rPr>
          <w:rFonts w:ascii="Times New Roman" w:hAnsi="Times New Roman" w:cs="Times New Roman"/>
          <w:sz w:val="24"/>
          <w:szCs w:val="24"/>
          <w:lang w:val="en-US"/>
        </w:rPr>
        <w:t>kesalahan</w:t>
      </w:r>
      <w:proofErr w:type="spellEnd"/>
      <w:r w:rsidR="002A37F2" w:rsidRPr="00864725">
        <w:rPr>
          <w:rFonts w:ascii="Times New Roman" w:hAnsi="Times New Roman" w:cs="Times New Roman"/>
          <w:sz w:val="24"/>
          <w:szCs w:val="24"/>
          <w:lang w:val="en-US"/>
        </w:rPr>
        <w:t xml:space="preserve"> </w:t>
      </w:r>
      <w:proofErr w:type="spellStart"/>
      <w:r w:rsidR="002A37F2" w:rsidRPr="00864725">
        <w:rPr>
          <w:rFonts w:ascii="Times New Roman" w:hAnsi="Times New Roman" w:cs="Times New Roman"/>
          <w:sz w:val="24"/>
          <w:szCs w:val="24"/>
          <w:lang w:val="en-US"/>
        </w:rPr>
        <w:t>dalam</w:t>
      </w:r>
      <w:proofErr w:type="spellEnd"/>
      <w:r w:rsidR="002A37F2" w:rsidRPr="00864725">
        <w:rPr>
          <w:rFonts w:ascii="Times New Roman" w:hAnsi="Times New Roman" w:cs="Times New Roman"/>
          <w:sz w:val="24"/>
          <w:szCs w:val="24"/>
          <w:lang w:val="en-US"/>
        </w:rPr>
        <w:t xml:space="preserve"> </w:t>
      </w:r>
      <w:proofErr w:type="spellStart"/>
      <w:r w:rsidR="002A37F2" w:rsidRPr="00864725">
        <w:rPr>
          <w:rFonts w:ascii="Times New Roman" w:hAnsi="Times New Roman" w:cs="Times New Roman"/>
          <w:sz w:val="24"/>
          <w:szCs w:val="24"/>
          <w:lang w:val="en-US"/>
        </w:rPr>
        <w:t>pembuatan</w:t>
      </w:r>
      <w:proofErr w:type="spellEnd"/>
      <w:r w:rsidR="002A37F2" w:rsidRPr="00864725">
        <w:rPr>
          <w:rFonts w:ascii="Times New Roman" w:hAnsi="Times New Roman" w:cs="Times New Roman"/>
          <w:sz w:val="24"/>
          <w:szCs w:val="24"/>
          <w:lang w:val="en-US"/>
        </w:rPr>
        <w:t xml:space="preserve"> </w:t>
      </w:r>
      <w:proofErr w:type="spellStart"/>
      <w:r w:rsidR="002A37F2" w:rsidRPr="00864725">
        <w:rPr>
          <w:rFonts w:ascii="Times New Roman" w:hAnsi="Times New Roman" w:cs="Times New Roman"/>
          <w:sz w:val="24"/>
          <w:szCs w:val="24"/>
          <w:lang w:val="en-US"/>
        </w:rPr>
        <w:t>laporan</w:t>
      </w:r>
      <w:proofErr w:type="spellEnd"/>
      <w:r w:rsidR="002A37F2" w:rsidRPr="00864725">
        <w:rPr>
          <w:rFonts w:ascii="Times New Roman" w:hAnsi="Times New Roman" w:cs="Times New Roman"/>
          <w:sz w:val="24"/>
          <w:szCs w:val="24"/>
          <w:lang w:val="en-US"/>
        </w:rPr>
        <w:t xml:space="preserve"> dan </w:t>
      </w:r>
      <w:proofErr w:type="spellStart"/>
      <w:r w:rsidR="002A37F2" w:rsidRPr="00864725">
        <w:rPr>
          <w:rFonts w:ascii="Times New Roman" w:hAnsi="Times New Roman" w:cs="Times New Roman"/>
          <w:sz w:val="24"/>
          <w:szCs w:val="24"/>
          <w:lang w:val="en-US"/>
        </w:rPr>
        <w:t>penyimpanan</w:t>
      </w:r>
      <w:proofErr w:type="spellEnd"/>
      <w:r w:rsidR="002A37F2" w:rsidRPr="00864725">
        <w:rPr>
          <w:rFonts w:ascii="Times New Roman" w:hAnsi="Times New Roman" w:cs="Times New Roman"/>
          <w:sz w:val="24"/>
          <w:szCs w:val="24"/>
          <w:lang w:val="en-US"/>
        </w:rPr>
        <w:t xml:space="preserve"> data </w:t>
      </w:r>
      <w:proofErr w:type="spellStart"/>
      <w:r w:rsidR="002A37F2" w:rsidRPr="00864725">
        <w:rPr>
          <w:rFonts w:ascii="Times New Roman" w:hAnsi="Times New Roman" w:cs="Times New Roman"/>
          <w:sz w:val="24"/>
          <w:szCs w:val="24"/>
          <w:lang w:val="en-US"/>
        </w:rPr>
        <w:t>belum</w:t>
      </w:r>
      <w:proofErr w:type="spellEnd"/>
      <w:r w:rsidR="002A37F2" w:rsidRPr="00864725">
        <w:rPr>
          <w:rFonts w:ascii="Times New Roman" w:hAnsi="Times New Roman" w:cs="Times New Roman"/>
          <w:sz w:val="24"/>
          <w:szCs w:val="24"/>
          <w:lang w:val="en-US"/>
        </w:rPr>
        <w:t xml:space="preserve"> </w:t>
      </w:r>
      <w:proofErr w:type="spellStart"/>
      <w:r w:rsidR="002A37F2" w:rsidRPr="00864725">
        <w:rPr>
          <w:rFonts w:ascii="Times New Roman" w:hAnsi="Times New Roman" w:cs="Times New Roman"/>
          <w:sz w:val="24"/>
          <w:szCs w:val="24"/>
          <w:lang w:val="en-US"/>
        </w:rPr>
        <w:t>efisien</w:t>
      </w:r>
      <w:proofErr w:type="spellEnd"/>
      <w:r w:rsidR="002A37F2" w:rsidRPr="00864725">
        <w:rPr>
          <w:rFonts w:ascii="Times New Roman" w:hAnsi="Times New Roman" w:cs="Times New Roman"/>
          <w:sz w:val="24"/>
          <w:szCs w:val="24"/>
          <w:lang w:val="en-US"/>
        </w:rPr>
        <w:t xml:space="preserve">. Hal </w:t>
      </w:r>
      <w:proofErr w:type="spellStart"/>
      <w:r w:rsidR="002A37F2" w:rsidRPr="00864725">
        <w:rPr>
          <w:rFonts w:ascii="Times New Roman" w:hAnsi="Times New Roman" w:cs="Times New Roman"/>
          <w:sz w:val="24"/>
          <w:szCs w:val="24"/>
          <w:lang w:val="en-US"/>
        </w:rPr>
        <w:t>ini</w:t>
      </w:r>
      <w:proofErr w:type="spellEnd"/>
      <w:r w:rsidR="002A37F2" w:rsidRPr="00864725">
        <w:rPr>
          <w:rFonts w:ascii="Times New Roman" w:hAnsi="Times New Roman" w:cs="Times New Roman"/>
          <w:sz w:val="24"/>
          <w:szCs w:val="24"/>
          <w:lang w:val="en-US"/>
        </w:rPr>
        <w:t xml:space="preserve"> </w:t>
      </w:r>
      <w:proofErr w:type="spellStart"/>
      <w:r w:rsidR="002A37F2" w:rsidRPr="00864725">
        <w:rPr>
          <w:rFonts w:ascii="Times New Roman" w:hAnsi="Times New Roman" w:cs="Times New Roman"/>
          <w:sz w:val="24"/>
          <w:szCs w:val="24"/>
          <w:lang w:val="en-US"/>
        </w:rPr>
        <w:t>karena</w:t>
      </w:r>
      <w:proofErr w:type="spellEnd"/>
      <w:r w:rsidR="002A37F2" w:rsidRPr="00864725">
        <w:rPr>
          <w:rFonts w:ascii="Times New Roman" w:hAnsi="Times New Roman" w:cs="Times New Roman"/>
          <w:sz w:val="24"/>
          <w:szCs w:val="24"/>
          <w:lang w:val="en-US"/>
        </w:rPr>
        <w:t xml:space="preserve"> data yang </w:t>
      </w:r>
      <w:proofErr w:type="spellStart"/>
      <w:r w:rsidR="002A37F2" w:rsidRPr="00864725">
        <w:rPr>
          <w:rFonts w:ascii="Times New Roman" w:hAnsi="Times New Roman" w:cs="Times New Roman"/>
          <w:sz w:val="24"/>
          <w:szCs w:val="24"/>
          <w:lang w:val="en-US"/>
        </w:rPr>
        <w:t>disimpan</w:t>
      </w:r>
      <w:proofErr w:type="spellEnd"/>
      <w:r w:rsidR="002A37F2" w:rsidRPr="00864725">
        <w:rPr>
          <w:rFonts w:ascii="Times New Roman" w:hAnsi="Times New Roman" w:cs="Times New Roman"/>
          <w:sz w:val="24"/>
          <w:szCs w:val="24"/>
          <w:lang w:val="en-US"/>
        </w:rPr>
        <w:t xml:space="preserve"> </w:t>
      </w:r>
      <w:proofErr w:type="spellStart"/>
      <w:r w:rsidR="002A37F2" w:rsidRPr="00864725">
        <w:rPr>
          <w:rFonts w:ascii="Times New Roman" w:hAnsi="Times New Roman" w:cs="Times New Roman"/>
          <w:sz w:val="24"/>
          <w:szCs w:val="24"/>
          <w:lang w:val="en-US"/>
        </w:rPr>
        <w:t>masih</w:t>
      </w:r>
      <w:proofErr w:type="spellEnd"/>
      <w:r w:rsidR="002A37F2" w:rsidRPr="00864725">
        <w:rPr>
          <w:rFonts w:ascii="Times New Roman" w:hAnsi="Times New Roman" w:cs="Times New Roman"/>
          <w:sz w:val="24"/>
          <w:szCs w:val="24"/>
          <w:lang w:val="en-US"/>
        </w:rPr>
        <w:t xml:space="preserve"> </w:t>
      </w:r>
      <w:proofErr w:type="spellStart"/>
      <w:r w:rsidR="002A37F2" w:rsidRPr="00864725">
        <w:rPr>
          <w:rFonts w:ascii="Times New Roman" w:hAnsi="Times New Roman" w:cs="Times New Roman"/>
          <w:sz w:val="24"/>
          <w:szCs w:val="24"/>
          <w:lang w:val="en-US"/>
        </w:rPr>
        <w:t>berbentuk</w:t>
      </w:r>
      <w:proofErr w:type="spellEnd"/>
      <w:r w:rsidR="002A37F2" w:rsidRPr="00864725">
        <w:rPr>
          <w:rFonts w:ascii="Times New Roman" w:hAnsi="Times New Roman" w:cs="Times New Roman"/>
          <w:sz w:val="24"/>
          <w:szCs w:val="24"/>
          <w:lang w:val="en-US"/>
        </w:rPr>
        <w:t xml:space="preserve"> file Microsoft Excel. Proses </w:t>
      </w:r>
      <w:proofErr w:type="spellStart"/>
      <w:r w:rsidR="002A37F2" w:rsidRPr="00864725">
        <w:rPr>
          <w:rFonts w:ascii="Times New Roman" w:hAnsi="Times New Roman" w:cs="Times New Roman"/>
          <w:sz w:val="24"/>
          <w:szCs w:val="24"/>
          <w:lang w:val="en-US"/>
        </w:rPr>
        <w:t>peminjaman</w:t>
      </w:r>
      <w:proofErr w:type="spellEnd"/>
      <w:r w:rsidR="002A37F2" w:rsidRPr="00864725">
        <w:rPr>
          <w:rFonts w:ascii="Times New Roman" w:hAnsi="Times New Roman" w:cs="Times New Roman"/>
          <w:sz w:val="24"/>
          <w:szCs w:val="24"/>
          <w:lang w:val="en-US"/>
        </w:rPr>
        <w:t xml:space="preserve"> </w:t>
      </w:r>
      <w:proofErr w:type="spellStart"/>
      <w:r w:rsidR="002A37F2" w:rsidRPr="00864725">
        <w:rPr>
          <w:rFonts w:ascii="Times New Roman" w:hAnsi="Times New Roman" w:cs="Times New Roman"/>
          <w:sz w:val="24"/>
          <w:szCs w:val="24"/>
          <w:lang w:val="en-US"/>
        </w:rPr>
        <w:t>masih</w:t>
      </w:r>
      <w:proofErr w:type="spellEnd"/>
      <w:r w:rsidR="002A37F2" w:rsidRPr="00864725">
        <w:rPr>
          <w:rFonts w:ascii="Times New Roman" w:hAnsi="Times New Roman" w:cs="Times New Roman"/>
          <w:sz w:val="24"/>
          <w:szCs w:val="24"/>
          <w:lang w:val="en-US"/>
        </w:rPr>
        <w:t xml:space="preserve"> manual </w:t>
      </w:r>
      <w:proofErr w:type="spellStart"/>
      <w:r w:rsidR="002A37F2" w:rsidRPr="00864725">
        <w:rPr>
          <w:rFonts w:ascii="Times New Roman" w:hAnsi="Times New Roman" w:cs="Times New Roman"/>
          <w:sz w:val="24"/>
          <w:szCs w:val="24"/>
          <w:lang w:val="en-US"/>
        </w:rPr>
        <w:t>dengan</w:t>
      </w:r>
      <w:proofErr w:type="spellEnd"/>
      <w:r w:rsidR="002A37F2" w:rsidRPr="00864725">
        <w:rPr>
          <w:rFonts w:ascii="Times New Roman" w:hAnsi="Times New Roman" w:cs="Times New Roman"/>
          <w:sz w:val="24"/>
          <w:szCs w:val="24"/>
          <w:lang w:val="en-US"/>
        </w:rPr>
        <w:t xml:space="preserve"> </w:t>
      </w:r>
      <w:proofErr w:type="spellStart"/>
      <w:r w:rsidR="002A37F2" w:rsidRPr="00864725">
        <w:rPr>
          <w:rFonts w:ascii="Times New Roman" w:hAnsi="Times New Roman" w:cs="Times New Roman"/>
          <w:sz w:val="24"/>
          <w:szCs w:val="24"/>
          <w:lang w:val="en-US"/>
        </w:rPr>
        <w:t>membawa</w:t>
      </w:r>
      <w:proofErr w:type="spellEnd"/>
      <w:r w:rsidR="002A37F2" w:rsidRPr="00864725">
        <w:rPr>
          <w:rFonts w:ascii="Times New Roman" w:hAnsi="Times New Roman" w:cs="Times New Roman"/>
          <w:sz w:val="24"/>
          <w:szCs w:val="24"/>
          <w:lang w:val="en-US"/>
        </w:rPr>
        <w:t xml:space="preserve"> </w:t>
      </w:r>
      <w:proofErr w:type="spellStart"/>
      <w:r w:rsidR="002A37F2" w:rsidRPr="00864725">
        <w:rPr>
          <w:rFonts w:ascii="Times New Roman" w:hAnsi="Times New Roman" w:cs="Times New Roman"/>
          <w:sz w:val="24"/>
          <w:szCs w:val="24"/>
          <w:lang w:val="en-US"/>
        </w:rPr>
        <w:t>surat</w:t>
      </w:r>
      <w:proofErr w:type="spellEnd"/>
      <w:r w:rsidR="002A37F2" w:rsidRPr="00864725">
        <w:rPr>
          <w:rFonts w:ascii="Times New Roman" w:hAnsi="Times New Roman" w:cs="Times New Roman"/>
          <w:sz w:val="24"/>
          <w:szCs w:val="24"/>
          <w:lang w:val="en-US"/>
        </w:rPr>
        <w:t xml:space="preserve"> </w:t>
      </w:r>
      <w:proofErr w:type="spellStart"/>
      <w:r w:rsidR="002A37F2" w:rsidRPr="00864725">
        <w:rPr>
          <w:rFonts w:ascii="Times New Roman" w:hAnsi="Times New Roman" w:cs="Times New Roman"/>
          <w:sz w:val="24"/>
          <w:szCs w:val="24"/>
          <w:lang w:val="en-US"/>
        </w:rPr>
        <w:t>permohonan</w:t>
      </w:r>
      <w:proofErr w:type="spellEnd"/>
      <w:r w:rsidR="002A37F2" w:rsidRPr="00864725">
        <w:rPr>
          <w:rFonts w:ascii="Times New Roman" w:hAnsi="Times New Roman" w:cs="Times New Roman"/>
          <w:sz w:val="24"/>
          <w:szCs w:val="24"/>
          <w:lang w:val="en-US"/>
        </w:rPr>
        <w:t xml:space="preserve"> </w:t>
      </w:r>
      <w:proofErr w:type="spellStart"/>
      <w:r w:rsidR="002A37F2" w:rsidRPr="00864725">
        <w:rPr>
          <w:rFonts w:ascii="Times New Roman" w:hAnsi="Times New Roman" w:cs="Times New Roman"/>
          <w:sz w:val="24"/>
          <w:szCs w:val="24"/>
          <w:lang w:val="en-US"/>
        </w:rPr>
        <w:t>peminjam</w:t>
      </w:r>
      <w:proofErr w:type="spellEnd"/>
      <w:r w:rsidR="002A37F2" w:rsidRPr="00864725">
        <w:rPr>
          <w:rFonts w:ascii="Times New Roman" w:hAnsi="Times New Roman" w:cs="Times New Roman"/>
          <w:sz w:val="24"/>
          <w:szCs w:val="24"/>
          <w:lang w:val="en-US"/>
        </w:rPr>
        <w:t xml:space="preserve"> yang </w:t>
      </w:r>
      <w:proofErr w:type="spellStart"/>
      <w:r w:rsidR="002A37F2" w:rsidRPr="00864725">
        <w:rPr>
          <w:rFonts w:ascii="Times New Roman" w:hAnsi="Times New Roman" w:cs="Times New Roman"/>
          <w:sz w:val="24"/>
          <w:szCs w:val="24"/>
          <w:lang w:val="en-US"/>
        </w:rPr>
        <w:t>dicetak</w:t>
      </w:r>
      <w:proofErr w:type="spellEnd"/>
      <w:r w:rsidR="002A37F2" w:rsidRPr="00864725">
        <w:rPr>
          <w:rFonts w:ascii="Times New Roman" w:hAnsi="Times New Roman" w:cs="Times New Roman"/>
          <w:sz w:val="24"/>
          <w:szCs w:val="24"/>
          <w:lang w:val="en-US"/>
        </w:rPr>
        <w:t xml:space="preserve"> </w:t>
      </w:r>
      <w:proofErr w:type="spellStart"/>
      <w:r w:rsidR="002A37F2" w:rsidRPr="00864725">
        <w:rPr>
          <w:rFonts w:ascii="Times New Roman" w:hAnsi="Times New Roman" w:cs="Times New Roman"/>
          <w:sz w:val="24"/>
          <w:szCs w:val="24"/>
          <w:lang w:val="en-US"/>
        </w:rPr>
        <w:t>untuk</w:t>
      </w:r>
      <w:proofErr w:type="spellEnd"/>
      <w:r w:rsidR="002A37F2" w:rsidRPr="00864725">
        <w:rPr>
          <w:rFonts w:ascii="Times New Roman" w:hAnsi="Times New Roman" w:cs="Times New Roman"/>
          <w:sz w:val="24"/>
          <w:szCs w:val="24"/>
          <w:lang w:val="en-US"/>
        </w:rPr>
        <w:t xml:space="preserve"> </w:t>
      </w:r>
      <w:proofErr w:type="spellStart"/>
      <w:r w:rsidR="002A37F2" w:rsidRPr="00864725">
        <w:rPr>
          <w:rFonts w:ascii="Times New Roman" w:hAnsi="Times New Roman" w:cs="Times New Roman"/>
          <w:sz w:val="24"/>
          <w:szCs w:val="24"/>
          <w:lang w:val="en-US"/>
        </w:rPr>
        <w:t>diserahkan</w:t>
      </w:r>
      <w:proofErr w:type="spellEnd"/>
      <w:r w:rsidR="002A37F2" w:rsidRPr="00864725">
        <w:rPr>
          <w:rFonts w:ascii="Times New Roman" w:hAnsi="Times New Roman" w:cs="Times New Roman"/>
          <w:sz w:val="24"/>
          <w:szCs w:val="24"/>
          <w:lang w:val="en-US"/>
        </w:rPr>
        <w:t xml:space="preserve"> </w:t>
      </w:r>
      <w:proofErr w:type="spellStart"/>
      <w:r w:rsidR="002A37F2" w:rsidRPr="00864725">
        <w:rPr>
          <w:rFonts w:ascii="Times New Roman" w:hAnsi="Times New Roman" w:cs="Times New Roman"/>
          <w:sz w:val="24"/>
          <w:szCs w:val="24"/>
          <w:lang w:val="en-US"/>
        </w:rPr>
        <w:t>kebagian</w:t>
      </w:r>
      <w:proofErr w:type="spellEnd"/>
      <w:r w:rsidR="002A37F2" w:rsidRPr="00864725">
        <w:rPr>
          <w:rFonts w:ascii="Times New Roman" w:hAnsi="Times New Roman" w:cs="Times New Roman"/>
          <w:sz w:val="24"/>
          <w:szCs w:val="24"/>
          <w:lang w:val="en-US"/>
        </w:rPr>
        <w:t xml:space="preserve"> </w:t>
      </w:r>
      <w:proofErr w:type="spellStart"/>
      <w:r w:rsidR="002A37F2" w:rsidRPr="00864725">
        <w:rPr>
          <w:rFonts w:ascii="Times New Roman" w:hAnsi="Times New Roman" w:cs="Times New Roman"/>
          <w:sz w:val="24"/>
          <w:szCs w:val="24"/>
          <w:lang w:val="en-US"/>
        </w:rPr>
        <w:t>Sarpras</w:t>
      </w:r>
      <w:proofErr w:type="spellEnd"/>
      <w:r w:rsidR="002A37F2" w:rsidRPr="00864725">
        <w:rPr>
          <w:rFonts w:ascii="Times New Roman" w:hAnsi="Times New Roman" w:cs="Times New Roman"/>
          <w:sz w:val="24"/>
          <w:szCs w:val="24"/>
          <w:lang w:val="en-US"/>
        </w:rPr>
        <w:t>.</w:t>
      </w:r>
    </w:p>
    <w:p w14:paraId="14AD938B" w14:textId="77777777" w:rsidR="002A37F2" w:rsidRDefault="002A37F2" w:rsidP="00882B7A">
      <w:pPr>
        <w:pStyle w:val="Heading1"/>
        <w:numPr>
          <w:ilvl w:val="0"/>
          <w:numId w:val="16"/>
        </w:numPr>
        <w:ind w:hanging="720"/>
        <w:rPr>
          <w:sz w:val="24"/>
          <w:szCs w:val="24"/>
          <w:lang w:val="en-US"/>
        </w:rPr>
      </w:pPr>
      <w:bookmarkStart w:id="32" w:name="_Toc167658785"/>
      <w:r w:rsidRPr="00785493">
        <w:rPr>
          <w:sz w:val="24"/>
          <w:szCs w:val="24"/>
          <w:lang w:val="en-US"/>
        </w:rPr>
        <w:t>Solusi</w:t>
      </w:r>
      <w:r>
        <w:rPr>
          <w:sz w:val="24"/>
          <w:szCs w:val="24"/>
          <w:lang w:val="en-US"/>
        </w:rPr>
        <w:t xml:space="preserve"> yang </w:t>
      </w:r>
      <w:proofErr w:type="spellStart"/>
      <w:r>
        <w:rPr>
          <w:sz w:val="24"/>
          <w:szCs w:val="24"/>
          <w:lang w:val="en-US"/>
        </w:rPr>
        <w:t>Diusulkan</w:t>
      </w:r>
      <w:bookmarkEnd w:id="32"/>
      <w:proofErr w:type="spellEnd"/>
    </w:p>
    <w:p w14:paraId="2CC4E22A" w14:textId="30FC1D31" w:rsidR="002A37F2" w:rsidRPr="002A37F2" w:rsidRDefault="002A37F2" w:rsidP="00882B7A">
      <w:pPr>
        <w:spacing w:after="0" w:line="480" w:lineRule="auto"/>
        <w:ind w:firstLine="720"/>
        <w:jc w:val="both"/>
        <w:rPr>
          <w:rFonts w:ascii="Times New Roman" w:hAnsi="Times New Roman" w:cs="Times New Roman"/>
          <w:sz w:val="24"/>
          <w:szCs w:val="24"/>
          <w:lang w:val="en-US"/>
        </w:rPr>
      </w:pPr>
      <w:proofErr w:type="spellStart"/>
      <w:r w:rsidRPr="002A37F2">
        <w:rPr>
          <w:rFonts w:ascii="Times New Roman" w:hAnsi="Times New Roman" w:cs="Times New Roman"/>
          <w:sz w:val="24"/>
          <w:szCs w:val="24"/>
          <w:lang w:val="en-US"/>
        </w:rPr>
        <w:t>Berdasarkan</w:t>
      </w:r>
      <w:proofErr w:type="spellEnd"/>
      <w:r w:rsidRPr="002A37F2">
        <w:rPr>
          <w:rFonts w:ascii="Times New Roman" w:hAnsi="Times New Roman" w:cs="Times New Roman"/>
          <w:sz w:val="24"/>
          <w:szCs w:val="24"/>
          <w:lang w:val="en-US"/>
        </w:rPr>
        <w:t xml:space="preserve"> </w:t>
      </w:r>
      <w:proofErr w:type="spellStart"/>
      <w:r w:rsidRPr="002A37F2">
        <w:rPr>
          <w:rFonts w:ascii="Times New Roman" w:hAnsi="Times New Roman" w:cs="Times New Roman"/>
          <w:sz w:val="24"/>
          <w:szCs w:val="24"/>
          <w:lang w:val="en-US"/>
        </w:rPr>
        <w:t>masalah</w:t>
      </w:r>
      <w:proofErr w:type="spellEnd"/>
      <w:r w:rsidRPr="002A37F2">
        <w:rPr>
          <w:rFonts w:ascii="Times New Roman" w:hAnsi="Times New Roman" w:cs="Times New Roman"/>
          <w:sz w:val="24"/>
          <w:szCs w:val="24"/>
          <w:lang w:val="en-US"/>
        </w:rPr>
        <w:t xml:space="preserve"> yang </w:t>
      </w:r>
      <w:proofErr w:type="spellStart"/>
      <w:r w:rsidRPr="002A37F2">
        <w:rPr>
          <w:rFonts w:ascii="Times New Roman" w:hAnsi="Times New Roman" w:cs="Times New Roman"/>
          <w:sz w:val="24"/>
          <w:szCs w:val="24"/>
          <w:lang w:val="en-US"/>
        </w:rPr>
        <w:t>telah</w:t>
      </w:r>
      <w:proofErr w:type="spellEnd"/>
      <w:r w:rsidRPr="002A37F2">
        <w:rPr>
          <w:rFonts w:ascii="Times New Roman" w:hAnsi="Times New Roman" w:cs="Times New Roman"/>
          <w:sz w:val="24"/>
          <w:szCs w:val="24"/>
          <w:lang w:val="en-US"/>
        </w:rPr>
        <w:t xml:space="preserve"> </w:t>
      </w:r>
      <w:proofErr w:type="spellStart"/>
      <w:r w:rsidRPr="002A37F2">
        <w:rPr>
          <w:rFonts w:ascii="Times New Roman" w:hAnsi="Times New Roman" w:cs="Times New Roman"/>
          <w:sz w:val="24"/>
          <w:szCs w:val="24"/>
          <w:lang w:val="en-US"/>
        </w:rPr>
        <w:t>dijelaskan</w:t>
      </w:r>
      <w:proofErr w:type="spellEnd"/>
      <w:r w:rsidRPr="002A37F2">
        <w:rPr>
          <w:rFonts w:ascii="Times New Roman" w:hAnsi="Times New Roman" w:cs="Times New Roman"/>
          <w:sz w:val="24"/>
          <w:szCs w:val="24"/>
          <w:lang w:val="en-US"/>
        </w:rPr>
        <w:t xml:space="preserve"> oleh </w:t>
      </w:r>
      <w:proofErr w:type="spellStart"/>
      <w:r w:rsidRPr="002A37F2">
        <w:rPr>
          <w:rFonts w:ascii="Times New Roman" w:hAnsi="Times New Roman" w:cs="Times New Roman"/>
          <w:sz w:val="24"/>
          <w:szCs w:val="24"/>
          <w:lang w:val="en-US"/>
        </w:rPr>
        <w:t>peneliti</w:t>
      </w:r>
      <w:proofErr w:type="spellEnd"/>
      <w:r w:rsidRPr="002A37F2">
        <w:rPr>
          <w:rFonts w:ascii="Times New Roman" w:hAnsi="Times New Roman" w:cs="Times New Roman"/>
          <w:sz w:val="24"/>
          <w:szCs w:val="24"/>
          <w:lang w:val="en-US"/>
        </w:rPr>
        <w:t xml:space="preserve">, </w:t>
      </w:r>
      <w:proofErr w:type="spellStart"/>
      <w:r w:rsidRPr="002A37F2">
        <w:rPr>
          <w:rFonts w:ascii="Times New Roman" w:hAnsi="Times New Roman" w:cs="Times New Roman"/>
          <w:sz w:val="24"/>
          <w:szCs w:val="24"/>
          <w:lang w:val="en-US"/>
        </w:rPr>
        <w:t>maka</w:t>
      </w:r>
      <w:proofErr w:type="spellEnd"/>
      <w:r w:rsidRPr="002A37F2">
        <w:rPr>
          <w:rFonts w:ascii="Times New Roman" w:hAnsi="Times New Roman" w:cs="Times New Roman"/>
          <w:sz w:val="24"/>
          <w:szCs w:val="24"/>
          <w:lang w:val="en-US"/>
        </w:rPr>
        <w:t xml:space="preserve"> </w:t>
      </w:r>
      <w:proofErr w:type="spellStart"/>
      <w:r w:rsidRPr="002A37F2">
        <w:rPr>
          <w:rFonts w:ascii="Times New Roman" w:hAnsi="Times New Roman" w:cs="Times New Roman"/>
          <w:sz w:val="24"/>
          <w:szCs w:val="24"/>
          <w:lang w:val="en-US"/>
        </w:rPr>
        <w:t>solusi</w:t>
      </w:r>
      <w:proofErr w:type="spellEnd"/>
      <w:r w:rsidRPr="002A37F2">
        <w:rPr>
          <w:rFonts w:ascii="Times New Roman" w:hAnsi="Times New Roman" w:cs="Times New Roman"/>
          <w:sz w:val="24"/>
          <w:szCs w:val="24"/>
          <w:lang w:val="en-US"/>
        </w:rPr>
        <w:t xml:space="preserve"> yang </w:t>
      </w:r>
      <w:proofErr w:type="spellStart"/>
      <w:r w:rsidRPr="002A37F2">
        <w:rPr>
          <w:rFonts w:ascii="Times New Roman" w:hAnsi="Times New Roman" w:cs="Times New Roman"/>
          <w:sz w:val="24"/>
          <w:szCs w:val="24"/>
          <w:lang w:val="en-US"/>
        </w:rPr>
        <w:t>diusulkan</w:t>
      </w:r>
      <w:proofErr w:type="spellEnd"/>
      <w:r w:rsidRPr="002A37F2">
        <w:rPr>
          <w:rFonts w:ascii="Times New Roman" w:hAnsi="Times New Roman" w:cs="Times New Roman"/>
          <w:sz w:val="24"/>
          <w:szCs w:val="24"/>
          <w:lang w:val="en-US"/>
        </w:rPr>
        <w:t xml:space="preserve"> </w:t>
      </w:r>
      <w:proofErr w:type="spellStart"/>
      <w:r w:rsidRPr="002A37F2">
        <w:rPr>
          <w:rFonts w:ascii="Times New Roman" w:hAnsi="Times New Roman" w:cs="Times New Roman"/>
          <w:sz w:val="24"/>
          <w:szCs w:val="24"/>
          <w:lang w:val="en-US"/>
        </w:rPr>
        <w:t>adalah</w:t>
      </w:r>
      <w:proofErr w:type="spellEnd"/>
      <w:r w:rsidRPr="002A37F2">
        <w:rPr>
          <w:rFonts w:ascii="Times New Roman" w:hAnsi="Times New Roman" w:cs="Times New Roman"/>
          <w:sz w:val="24"/>
          <w:szCs w:val="24"/>
          <w:lang w:val="en-US"/>
        </w:rPr>
        <w:t xml:space="preserve"> </w:t>
      </w:r>
      <w:proofErr w:type="spellStart"/>
      <w:r w:rsidRPr="002A37F2">
        <w:rPr>
          <w:rFonts w:ascii="Times New Roman" w:hAnsi="Times New Roman" w:cs="Times New Roman"/>
          <w:sz w:val="24"/>
          <w:szCs w:val="24"/>
          <w:lang w:val="en-US"/>
        </w:rPr>
        <w:t>membuat</w:t>
      </w:r>
      <w:proofErr w:type="spellEnd"/>
      <w:r w:rsidRPr="002A37F2">
        <w:rPr>
          <w:rFonts w:ascii="Times New Roman" w:hAnsi="Times New Roman" w:cs="Times New Roman"/>
          <w:sz w:val="24"/>
          <w:szCs w:val="24"/>
          <w:lang w:val="en-US"/>
        </w:rPr>
        <w:t xml:space="preserve"> </w:t>
      </w:r>
      <w:proofErr w:type="spellStart"/>
      <w:r w:rsidR="008F1DB3">
        <w:rPr>
          <w:rFonts w:ascii="Times New Roman" w:hAnsi="Times New Roman" w:cs="Times New Roman"/>
          <w:sz w:val="24"/>
          <w:szCs w:val="24"/>
          <w:lang w:val="en-US"/>
        </w:rPr>
        <w:t>S</w:t>
      </w:r>
      <w:r w:rsidRPr="002A37F2">
        <w:rPr>
          <w:rFonts w:ascii="Times New Roman" w:hAnsi="Times New Roman" w:cs="Times New Roman"/>
          <w:sz w:val="24"/>
          <w:szCs w:val="24"/>
          <w:lang w:val="en-US"/>
        </w:rPr>
        <w:t>istem</w:t>
      </w:r>
      <w:proofErr w:type="spellEnd"/>
      <w:r w:rsidRPr="002A37F2">
        <w:rPr>
          <w:rFonts w:ascii="Times New Roman" w:hAnsi="Times New Roman" w:cs="Times New Roman"/>
          <w:sz w:val="24"/>
          <w:szCs w:val="24"/>
          <w:lang w:val="en-US"/>
        </w:rPr>
        <w:t xml:space="preserve"> </w:t>
      </w:r>
      <w:proofErr w:type="spellStart"/>
      <w:r w:rsidR="008F1DB3">
        <w:rPr>
          <w:rFonts w:ascii="Times New Roman" w:hAnsi="Times New Roman" w:cs="Times New Roman"/>
          <w:sz w:val="24"/>
          <w:szCs w:val="24"/>
          <w:lang w:val="en-US"/>
        </w:rPr>
        <w:t>I</w:t>
      </w:r>
      <w:r w:rsidRPr="002A37F2">
        <w:rPr>
          <w:rFonts w:ascii="Times New Roman" w:hAnsi="Times New Roman" w:cs="Times New Roman"/>
          <w:sz w:val="24"/>
          <w:szCs w:val="24"/>
          <w:lang w:val="en-US"/>
        </w:rPr>
        <w:t>nformasi</w:t>
      </w:r>
      <w:proofErr w:type="spellEnd"/>
      <w:r w:rsidRPr="002A37F2">
        <w:rPr>
          <w:rFonts w:ascii="Times New Roman" w:hAnsi="Times New Roman" w:cs="Times New Roman"/>
          <w:sz w:val="24"/>
          <w:szCs w:val="24"/>
          <w:lang w:val="en-US"/>
        </w:rPr>
        <w:t xml:space="preserve"> </w:t>
      </w:r>
      <w:proofErr w:type="spellStart"/>
      <w:r w:rsidR="008F1DB3">
        <w:rPr>
          <w:rFonts w:ascii="Times New Roman" w:hAnsi="Times New Roman" w:cs="Times New Roman"/>
          <w:sz w:val="24"/>
          <w:szCs w:val="24"/>
          <w:lang w:val="en-US"/>
        </w:rPr>
        <w:t>P</w:t>
      </w:r>
      <w:r w:rsidRPr="002A37F2">
        <w:rPr>
          <w:rFonts w:ascii="Times New Roman" w:hAnsi="Times New Roman" w:cs="Times New Roman"/>
          <w:sz w:val="24"/>
          <w:szCs w:val="24"/>
          <w:lang w:val="en-US"/>
        </w:rPr>
        <w:t>engelolaan</w:t>
      </w:r>
      <w:proofErr w:type="spellEnd"/>
      <w:r w:rsidRPr="002A37F2">
        <w:rPr>
          <w:rFonts w:ascii="Times New Roman" w:hAnsi="Times New Roman" w:cs="Times New Roman"/>
          <w:sz w:val="24"/>
          <w:szCs w:val="24"/>
          <w:lang w:val="en-US"/>
        </w:rPr>
        <w:t xml:space="preserve"> </w:t>
      </w:r>
      <w:proofErr w:type="spellStart"/>
      <w:r w:rsidRPr="002A37F2">
        <w:rPr>
          <w:rFonts w:ascii="Times New Roman" w:hAnsi="Times New Roman" w:cs="Times New Roman"/>
          <w:sz w:val="24"/>
          <w:szCs w:val="24"/>
          <w:lang w:val="en-US"/>
        </w:rPr>
        <w:t>Sarpras</w:t>
      </w:r>
      <w:proofErr w:type="spellEnd"/>
      <w:r w:rsidRPr="002A37F2">
        <w:rPr>
          <w:rFonts w:ascii="Times New Roman" w:hAnsi="Times New Roman" w:cs="Times New Roman"/>
          <w:sz w:val="24"/>
          <w:szCs w:val="24"/>
          <w:lang w:val="en-US"/>
        </w:rPr>
        <w:t xml:space="preserve"> </w:t>
      </w:r>
      <w:proofErr w:type="spellStart"/>
      <w:r w:rsidRPr="002A37F2">
        <w:rPr>
          <w:rFonts w:ascii="Times New Roman" w:hAnsi="Times New Roman" w:cs="Times New Roman"/>
          <w:sz w:val="24"/>
          <w:szCs w:val="24"/>
          <w:lang w:val="en-US"/>
        </w:rPr>
        <w:t>berbasis</w:t>
      </w:r>
      <w:proofErr w:type="spellEnd"/>
      <w:r w:rsidRPr="002A37F2">
        <w:rPr>
          <w:rFonts w:ascii="Times New Roman" w:hAnsi="Times New Roman" w:cs="Times New Roman"/>
          <w:sz w:val="24"/>
          <w:szCs w:val="24"/>
          <w:lang w:val="en-US"/>
        </w:rPr>
        <w:t xml:space="preserve"> </w:t>
      </w:r>
      <w:r w:rsidRPr="002A37F2">
        <w:rPr>
          <w:rFonts w:ascii="Times New Roman" w:hAnsi="Times New Roman" w:cs="Times New Roman"/>
          <w:i/>
          <w:iCs/>
          <w:sz w:val="24"/>
          <w:szCs w:val="24"/>
          <w:lang w:val="en-US"/>
        </w:rPr>
        <w:t xml:space="preserve">Website </w:t>
      </w:r>
      <w:r w:rsidRPr="002A37F2">
        <w:rPr>
          <w:rFonts w:ascii="Times New Roman" w:hAnsi="Times New Roman" w:cs="Times New Roman"/>
          <w:sz w:val="24"/>
          <w:szCs w:val="24"/>
          <w:lang w:val="en-US"/>
        </w:rPr>
        <w:t xml:space="preserve">pada STMIK PPKIA Pradnya Paramita. </w:t>
      </w:r>
    </w:p>
    <w:p w14:paraId="18252A6B" w14:textId="77777777" w:rsidR="002A37F2" w:rsidRPr="002A37F2" w:rsidRDefault="002A37F2" w:rsidP="00882B7A">
      <w:pPr>
        <w:spacing w:after="0" w:line="480" w:lineRule="auto"/>
        <w:ind w:firstLine="720"/>
        <w:jc w:val="both"/>
        <w:rPr>
          <w:rFonts w:ascii="Times New Roman" w:hAnsi="Times New Roman" w:cs="Times New Roman"/>
          <w:sz w:val="24"/>
          <w:szCs w:val="24"/>
          <w:lang w:val="en-US"/>
        </w:rPr>
      </w:pPr>
      <w:proofErr w:type="spellStart"/>
      <w:r w:rsidRPr="002A37F2">
        <w:rPr>
          <w:rFonts w:ascii="Times New Roman" w:hAnsi="Times New Roman" w:cs="Times New Roman"/>
          <w:sz w:val="24"/>
          <w:szCs w:val="24"/>
          <w:lang w:val="en-US"/>
        </w:rPr>
        <w:t>Sistem</w:t>
      </w:r>
      <w:proofErr w:type="spellEnd"/>
      <w:r w:rsidRPr="002A37F2">
        <w:rPr>
          <w:rFonts w:ascii="Times New Roman" w:hAnsi="Times New Roman" w:cs="Times New Roman"/>
          <w:sz w:val="24"/>
          <w:szCs w:val="24"/>
          <w:lang w:val="en-US"/>
        </w:rPr>
        <w:t xml:space="preserve"> </w:t>
      </w:r>
      <w:proofErr w:type="spellStart"/>
      <w:r w:rsidRPr="002A37F2">
        <w:rPr>
          <w:rFonts w:ascii="Times New Roman" w:hAnsi="Times New Roman" w:cs="Times New Roman"/>
          <w:sz w:val="24"/>
          <w:szCs w:val="24"/>
          <w:lang w:val="en-US"/>
        </w:rPr>
        <w:t>Informasi</w:t>
      </w:r>
      <w:proofErr w:type="spellEnd"/>
      <w:r w:rsidRPr="002A37F2">
        <w:rPr>
          <w:rFonts w:ascii="Times New Roman" w:hAnsi="Times New Roman" w:cs="Times New Roman"/>
          <w:sz w:val="24"/>
          <w:szCs w:val="24"/>
          <w:lang w:val="en-US"/>
        </w:rPr>
        <w:t xml:space="preserve"> </w:t>
      </w:r>
      <w:proofErr w:type="spellStart"/>
      <w:r w:rsidRPr="002A37F2">
        <w:rPr>
          <w:rFonts w:ascii="Times New Roman" w:hAnsi="Times New Roman" w:cs="Times New Roman"/>
          <w:sz w:val="24"/>
          <w:szCs w:val="24"/>
          <w:lang w:val="en-US"/>
        </w:rPr>
        <w:t>ini</w:t>
      </w:r>
      <w:proofErr w:type="spellEnd"/>
      <w:r w:rsidRPr="002A37F2">
        <w:rPr>
          <w:rFonts w:ascii="Times New Roman" w:hAnsi="Times New Roman" w:cs="Times New Roman"/>
          <w:sz w:val="24"/>
          <w:szCs w:val="24"/>
          <w:lang w:val="en-US"/>
        </w:rPr>
        <w:t xml:space="preserve"> </w:t>
      </w:r>
      <w:proofErr w:type="spellStart"/>
      <w:r w:rsidRPr="002A37F2">
        <w:rPr>
          <w:rFonts w:ascii="Times New Roman" w:hAnsi="Times New Roman" w:cs="Times New Roman"/>
          <w:sz w:val="24"/>
          <w:szCs w:val="24"/>
          <w:lang w:val="en-US"/>
        </w:rPr>
        <w:t>adalah</w:t>
      </w:r>
      <w:proofErr w:type="spellEnd"/>
      <w:r w:rsidRPr="002A37F2">
        <w:rPr>
          <w:rFonts w:ascii="Times New Roman" w:hAnsi="Times New Roman" w:cs="Times New Roman"/>
          <w:sz w:val="24"/>
          <w:szCs w:val="24"/>
          <w:lang w:val="en-US"/>
        </w:rPr>
        <w:t xml:space="preserve"> </w:t>
      </w:r>
      <w:r w:rsidRPr="002A37F2">
        <w:rPr>
          <w:rFonts w:ascii="Times New Roman" w:hAnsi="Times New Roman" w:cs="Times New Roman"/>
          <w:i/>
          <w:iCs/>
          <w:sz w:val="24"/>
          <w:szCs w:val="24"/>
          <w:lang w:val="en-US"/>
        </w:rPr>
        <w:t>Website</w:t>
      </w:r>
      <w:r w:rsidRPr="002A37F2">
        <w:rPr>
          <w:rFonts w:ascii="Times New Roman" w:hAnsi="Times New Roman" w:cs="Times New Roman"/>
          <w:sz w:val="24"/>
          <w:szCs w:val="24"/>
          <w:lang w:val="en-US"/>
        </w:rPr>
        <w:t xml:space="preserve"> yang</w:t>
      </w:r>
      <w:r w:rsidRPr="002A37F2">
        <w:rPr>
          <w:rStyle w:val="CommentReference"/>
          <w:lang w:val="en-US"/>
        </w:rPr>
        <w:t xml:space="preserve"> </w:t>
      </w:r>
      <w:proofErr w:type="spellStart"/>
      <w:r w:rsidRPr="002A37F2">
        <w:rPr>
          <w:rFonts w:ascii="Times New Roman" w:hAnsi="Times New Roman" w:cs="Times New Roman"/>
          <w:sz w:val="24"/>
          <w:szCs w:val="24"/>
          <w:lang w:val="en-US"/>
        </w:rPr>
        <w:t>digunakan</w:t>
      </w:r>
      <w:proofErr w:type="spellEnd"/>
      <w:r w:rsidRPr="002A37F2">
        <w:rPr>
          <w:rFonts w:ascii="Times New Roman" w:hAnsi="Times New Roman" w:cs="Times New Roman"/>
          <w:sz w:val="24"/>
          <w:szCs w:val="24"/>
          <w:lang w:val="en-US"/>
        </w:rPr>
        <w:t xml:space="preserve"> oleh </w:t>
      </w:r>
      <w:proofErr w:type="spellStart"/>
      <w:r w:rsidRPr="002A37F2">
        <w:rPr>
          <w:rFonts w:ascii="Times New Roman" w:hAnsi="Times New Roman" w:cs="Times New Roman"/>
          <w:sz w:val="24"/>
          <w:szCs w:val="24"/>
          <w:lang w:val="en-US"/>
        </w:rPr>
        <w:t>pengelola</w:t>
      </w:r>
      <w:proofErr w:type="spellEnd"/>
      <w:r w:rsidRPr="002A37F2">
        <w:rPr>
          <w:rFonts w:ascii="Times New Roman" w:hAnsi="Times New Roman" w:cs="Times New Roman"/>
          <w:sz w:val="24"/>
          <w:szCs w:val="24"/>
          <w:lang w:val="en-US"/>
        </w:rPr>
        <w:t xml:space="preserve"> </w:t>
      </w:r>
      <w:proofErr w:type="spellStart"/>
      <w:r w:rsidRPr="002A37F2">
        <w:rPr>
          <w:rFonts w:ascii="Times New Roman" w:hAnsi="Times New Roman" w:cs="Times New Roman"/>
          <w:sz w:val="24"/>
          <w:szCs w:val="24"/>
          <w:lang w:val="en-US"/>
        </w:rPr>
        <w:t>Sarpras</w:t>
      </w:r>
      <w:proofErr w:type="spellEnd"/>
      <w:r w:rsidRPr="002A37F2">
        <w:rPr>
          <w:rFonts w:ascii="Times New Roman" w:hAnsi="Times New Roman" w:cs="Times New Roman"/>
          <w:sz w:val="24"/>
          <w:szCs w:val="24"/>
          <w:lang w:val="en-US"/>
        </w:rPr>
        <w:t xml:space="preserve"> </w:t>
      </w:r>
      <w:proofErr w:type="spellStart"/>
      <w:r w:rsidRPr="002A37F2">
        <w:rPr>
          <w:rFonts w:ascii="Times New Roman" w:hAnsi="Times New Roman" w:cs="Times New Roman"/>
          <w:sz w:val="24"/>
          <w:szCs w:val="24"/>
          <w:lang w:val="en-US"/>
        </w:rPr>
        <w:t>untuk</w:t>
      </w:r>
      <w:proofErr w:type="spellEnd"/>
      <w:r w:rsidRPr="002A37F2">
        <w:rPr>
          <w:rFonts w:ascii="Times New Roman" w:hAnsi="Times New Roman" w:cs="Times New Roman"/>
          <w:sz w:val="24"/>
          <w:szCs w:val="24"/>
          <w:lang w:val="en-US"/>
        </w:rPr>
        <w:t xml:space="preserve"> </w:t>
      </w:r>
      <w:proofErr w:type="spellStart"/>
      <w:r w:rsidRPr="002A37F2">
        <w:rPr>
          <w:rFonts w:ascii="Times New Roman" w:hAnsi="Times New Roman" w:cs="Times New Roman"/>
          <w:sz w:val="24"/>
          <w:szCs w:val="24"/>
          <w:lang w:val="en-US"/>
        </w:rPr>
        <w:t>membantu</w:t>
      </w:r>
      <w:proofErr w:type="spellEnd"/>
      <w:r w:rsidRPr="002A37F2">
        <w:rPr>
          <w:rFonts w:ascii="Times New Roman" w:hAnsi="Times New Roman" w:cs="Times New Roman"/>
          <w:sz w:val="24"/>
          <w:szCs w:val="24"/>
          <w:lang w:val="en-US"/>
        </w:rPr>
        <w:t xml:space="preserve"> </w:t>
      </w:r>
      <w:proofErr w:type="spellStart"/>
      <w:r w:rsidRPr="002A37F2">
        <w:rPr>
          <w:rFonts w:ascii="Times New Roman" w:hAnsi="Times New Roman" w:cs="Times New Roman"/>
          <w:sz w:val="24"/>
          <w:szCs w:val="24"/>
          <w:lang w:val="en-US"/>
        </w:rPr>
        <w:t>melakukan</w:t>
      </w:r>
      <w:proofErr w:type="spellEnd"/>
      <w:r w:rsidRPr="002A37F2">
        <w:rPr>
          <w:rFonts w:ascii="Times New Roman" w:hAnsi="Times New Roman" w:cs="Times New Roman"/>
          <w:sz w:val="24"/>
          <w:szCs w:val="24"/>
          <w:lang w:val="en-US"/>
        </w:rPr>
        <w:t xml:space="preserve"> </w:t>
      </w:r>
      <w:proofErr w:type="spellStart"/>
      <w:r w:rsidRPr="002A37F2">
        <w:rPr>
          <w:rFonts w:ascii="Times New Roman" w:hAnsi="Times New Roman" w:cs="Times New Roman"/>
          <w:sz w:val="24"/>
          <w:szCs w:val="24"/>
          <w:lang w:val="en-US"/>
        </w:rPr>
        <w:t>pengolahan</w:t>
      </w:r>
      <w:proofErr w:type="spellEnd"/>
      <w:r w:rsidRPr="002A37F2">
        <w:rPr>
          <w:rFonts w:ascii="Times New Roman" w:hAnsi="Times New Roman" w:cs="Times New Roman"/>
          <w:sz w:val="24"/>
          <w:szCs w:val="24"/>
          <w:lang w:val="en-US"/>
        </w:rPr>
        <w:t xml:space="preserve"> data </w:t>
      </w:r>
      <w:proofErr w:type="spellStart"/>
      <w:r w:rsidRPr="002A37F2">
        <w:rPr>
          <w:rFonts w:ascii="Times New Roman" w:hAnsi="Times New Roman" w:cs="Times New Roman"/>
          <w:sz w:val="24"/>
          <w:szCs w:val="24"/>
          <w:lang w:val="en-US"/>
        </w:rPr>
        <w:t>peminjaman</w:t>
      </w:r>
      <w:proofErr w:type="spellEnd"/>
      <w:r w:rsidRPr="002A37F2">
        <w:rPr>
          <w:rFonts w:ascii="Times New Roman" w:hAnsi="Times New Roman" w:cs="Times New Roman"/>
          <w:sz w:val="24"/>
          <w:szCs w:val="24"/>
          <w:lang w:val="en-US"/>
        </w:rPr>
        <w:t xml:space="preserve"> pada </w:t>
      </w:r>
      <w:proofErr w:type="spellStart"/>
      <w:r w:rsidRPr="002A37F2">
        <w:rPr>
          <w:rFonts w:ascii="Times New Roman" w:hAnsi="Times New Roman" w:cs="Times New Roman"/>
          <w:sz w:val="24"/>
          <w:szCs w:val="24"/>
          <w:lang w:val="en-US"/>
        </w:rPr>
        <w:t>Sarpras</w:t>
      </w:r>
      <w:proofErr w:type="spellEnd"/>
      <w:r w:rsidRPr="002A37F2">
        <w:rPr>
          <w:rFonts w:ascii="Times New Roman" w:hAnsi="Times New Roman" w:cs="Times New Roman"/>
          <w:sz w:val="24"/>
          <w:szCs w:val="24"/>
          <w:lang w:val="en-US"/>
        </w:rPr>
        <w:t xml:space="preserve"> dan </w:t>
      </w:r>
      <w:proofErr w:type="spellStart"/>
      <w:r w:rsidRPr="002A37F2">
        <w:rPr>
          <w:rFonts w:ascii="Times New Roman" w:hAnsi="Times New Roman" w:cs="Times New Roman"/>
          <w:sz w:val="24"/>
          <w:szCs w:val="24"/>
          <w:lang w:val="en-US"/>
        </w:rPr>
        <w:t>mempercepat</w:t>
      </w:r>
      <w:proofErr w:type="spellEnd"/>
      <w:r w:rsidRPr="002A37F2">
        <w:rPr>
          <w:rFonts w:ascii="Times New Roman" w:hAnsi="Times New Roman" w:cs="Times New Roman"/>
          <w:sz w:val="24"/>
          <w:szCs w:val="24"/>
          <w:lang w:val="en-US"/>
        </w:rPr>
        <w:t xml:space="preserve"> </w:t>
      </w:r>
      <w:proofErr w:type="spellStart"/>
      <w:r w:rsidRPr="002A37F2">
        <w:rPr>
          <w:rFonts w:ascii="Times New Roman" w:hAnsi="Times New Roman" w:cs="Times New Roman"/>
          <w:sz w:val="24"/>
          <w:szCs w:val="24"/>
          <w:lang w:val="en-US"/>
        </w:rPr>
        <w:t>kinerja</w:t>
      </w:r>
      <w:proofErr w:type="spellEnd"/>
      <w:r w:rsidRPr="002A37F2">
        <w:rPr>
          <w:rFonts w:ascii="Times New Roman" w:hAnsi="Times New Roman" w:cs="Times New Roman"/>
          <w:sz w:val="24"/>
          <w:szCs w:val="24"/>
          <w:lang w:val="en-US"/>
        </w:rPr>
        <w:t xml:space="preserve"> </w:t>
      </w:r>
      <w:proofErr w:type="spellStart"/>
      <w:r w:rsidRPr="002A37F2">
        <w:rPr>
          <w:rFonts w:ascii="Times New Roman" w:hAnsi="Times New Roman" w:cs="Times New Roman"/>
          <w:sz w:val="24"/>
          <w:szCs w:val="24"/>
          <w:lang w:val="en-US"/>
        </w:rPr>
        <w:t>pengelola</w:t>
      </w:r>
      <w:proofErr w:type="spellEnd"/>
      <w:r w:rsidRPr="002A37F2">
        <w:rPr>
          <w:rFonts w:ascii="Times New Roman" w:hAnsi="Times New Roman" w:cs="Times New Roman"/>
          <w:sz w:val="24"/>
          <w:szCs w:val="24"/>
          <w:lang w:val="en-US"/>
        </w:rPr>
        <w:t xml:space="preserve"> </w:t>
      </w:r>
      <w:proofErr w:type="spellStart"/>
      <w:r w:rsidRPr="002A37F2">
        <w:rPr>
          <w:rFonts w:ascii="Times New Roman" w:hAnsi="Times New Roman" w:cs="Times New Roman"/>
          <w:sz w:val="24"/>
          <w:szCs w:val="24"/>
          <w:lang w:val="en-US"/>
        </w:rPr>
        <w:t>Sarpras</w:t>
      </w:r>
      <w:proofErr w:type="spellEnd"/>
      <w:r w:rsidRPr="002A37F2">
        <w:rPr>
          <w:rFonts w:ascii="Times New Roman" w:hAnsi="Times New Roman" w:cs="Times New Roman"/>
          <w:sz w:val="24"/>
          <w:szCs w:val="24"/>
          <w:lang w:val="en-US"/>
        </w:rPr>
        <w:t>.</w:t>
      </w:r>
    </w:p>
    <w:p w14:paraId="5B5C457F" w14:textId="77777777" w:rsidR="008F1DB3" w:rsidRDefault="002A37F2" w:rsidP="008F1DB3">
      <w:pPr>
        <w:keepNext/>
        <w:spacing w:after="0" w:line="360" w:lineRule="auto"/>
        <w:ind w:left="360"/>
        <w:jc w:val="center"/>
      </w:pPr>
      <w:r>
        <w:rPr>
          <w:noProof/>
          <w:lang w:val="en-US"/>
        </w:rPr>
        <w:lastRenderedPageBreak/>
        <w:drawing>
          <wp:inline distT="0" distB="0" distL="114300" distR="114300" wp14:anchorId="222E811B" wp14:editId="04A72516">
            <wp:extent cx="2753167" cy="5901383"/>
            <wp:effectExtent l="0" t="0" r="0" b="0"/>
            <wp:docPr id="4" name="Picture 4" descr="Diagram Tanpa Judul-Halaman-7.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Tanpa Judul-Halaman-7.drawio"/>
                    <pic:cNvPicPr>
                      <a:picLocks noChangeAspect="1"/>
                    </pic:cNvPicPr>
                  </pic:nvPicPr>
                  <pic:blipFill>
                    <a:blip r:embed="rId16"/>
                    <a:stretch>
                      <a:fillRect/>
                    </a:stretch>
                  </pic:blipFill>
                  <pic:spPr>
                    <a:xfrm>
                      <a:off x="0" y="0"/>
                      <a:ext cx="2769220" cy="5935792"/>
                    </a:xfrm>
                    <a:prstGeom prst="rect">
                      <a:avLst/>
                    </a:prstGeom>
                  </pic:spPr>
                </pic:pic>
              </a:graphicData>
            </a:graphic>
          </wp:inline>
        </w:drawing>
      </w:r>
    </w:p>
    <w:p w14:paraId="776562AD" w14:textId="0B1E1F4D" w:rsidR="002A37F2" w:rsidRPr="008F1DB3" w:rsidRDefault="008F1DB3" w:rsidP="008F1DB3">
      <w:pPr>
        <w:pStyle w:val="Caption"/>
      </w:pPr>
      <w:bookmarkStart w:id="33" w:name="_Toc165524125"/>
      <w:bookmarkStart w:id="34" w:name="_Toc166478492"/>
      <w:bookmarkStart w:id="35" w:name="_Toc166478931"/>
      <w:bookmarkStart w:id="36" w:name="_Toc167658821"/>
      <w:r>
        <w:t xml:space="preserve">Gambar 3. </w:t>
      </w:r>
      <w:r>
        <w:fldChar w:fldCharType="begin"/>
      </w:r>
      <w:r>
        <w:instrText xml:space="preserve"> SEQ Gambar_3. \* ARABIC </w:instrText>
      </w:r>
      <w:r>
        <w:fldChar w:fldCharType="separate"/>
      </w:r>
      <w:r w:rsidR="00BA728A">
        <w:rPr>
          <w:noProof/>
        </w:rPr>
        <w:t>1</w:t>
      </w:r>
      <w:r>
        <w:rPr>
          <w:noProof/>
        </w:rPr>
        <w:fldChar w:fldCharType="end"/>
      </w:r>
      <w:r>
        <w:t xml:space="preserve"> </w:t>
      </w:r>
      <w:proofErr w:type="spellStart"/>
      <w:r w:rsidR="002A37F2" w:rsidRPr="00EF2C4F">
        <w:rPr>
          <w:szCs w:val="24"/>
        </w:rPr>
        <w:t>Konsep</w:t>
      </w:r>
      <w:proofErr w:type="spellEnd"/>
      <w:r w:rsidR="002A37F2" w:rsidRPr="00EF2C4F">
        <w:rPr>
          <w:szCs w:val="24"/>
        </w:rPr>
        <w:t xml:space="preserve"> </w:t>
      </w:r>
      <w:proofErr w:type="spellStart"/>
      <w:r w:rsidR="002A37F2" w:rsidRPr="00EF2C4F">
        <w:rPr>
          <w:szCs w:val="24"/>
        </w:rPr>
        <w:t>Penelitian</w:t>
      </w:r>
      <w:bookmarkEnd w:id="33"/>
      <w:bookmarkEnd w:id="34"/>
      <w:bookmarkEnd w:id="35"/>
      <w:bookmarkEnd w:id="36"/>
      <w:proofErr w:type="spellEnd"/>
    </w:p>
    <w:p w14:paraId="48803F36" w14:textId="5E7C86AA" w:rsidR="002A37F2" w:rsidRPr="00EF2C4F" w:rsidRDefault="002A37F2" w:rsidP="00EF2C4F">
      <w:pPr>
        <w:spacing w:after="0" w:line="360" w:lineRule="auto"/>
        <w:ind w:left="709" w:hanging="709"/>
        <w:jc w:val="center"/>
        <w:rPr>
          <w:rFonts w:ascii="Times New Roman" w:hAnsi="Times New Roman" w:cs="Times New Roman"/>
          <w:sz w:val="24"/>
          <w:szCs w:val="24"/>
          <w:lang w:val="en-US"/>
        </w:rPr>
      </w:pPr>
      <w:proofErr w:type="spellStart"/>
      <w:r w:rsidRPr="00EF2C4F">
        <w:rPr>
          <w:rFonts w:ascii="Times New Roman" w:hAnsi="Times New Roman" w:cs="Times New Roman"/>
          <w:sz w:val="24"/>
          <w:szCs w:val="24"/>
          <w:lang w:val="en-US"/>
        </w:rPr>
        <w:t>Sumber</w:t>
      </w:r>
      <w:proofErr w:type="spellEnd"/>
      <w:r w:rsidRPr="00EF2C4F">
        <w:rPr>
          <w:rFonts w:ascii="Times New Roman" w:hAnsi="Times New Roman" w:cs="Times New Roman"/>
          <w:sz w:val="24"/>
          <w:szCs w:val="24"/>
          <w:lang w:val="en-US"/>
        </w:rPr>
        <w:t xml:space="preserve"> : </w:t>
      </w:r>
      <w:r w:rsidRPr="00EF2C4F">
        <w:rPr>
          <w:rFonts w:ascii="Times New Roman" w:hAnsi="Times New Roman" w:cs="Times New Roman"/>
          <w:sz w:val="24"/>
          <w:szCs w:val="24"/>
          <w:lang w:val="en-US"/>
        </w:rPr>
        <w:fldChar w:fldCharType="begin" w:fldLock="1"/>
      </w:r>
      <w:r w:rsidRPr="00EF2C4F">
        <w:rPr>
          <w:rFonts w:ascii="Times New Roman" w:hAnsi="Times New Roman" w:cs="Times New Roman"/>
          <w:sz w:val="24"/>
          <w:szCs w:val="24"/>
          <w:lang w:val="en-US"/>
        </w:rPr>
        <w:instrText>ADDIN CSL_CITATION {"citationItems":[{"id":"ITEM-1","itemData":{"DOI":"10.24076/joism.2020v2i1.211","abstract":"SMK Bakti Purwokerto merupakan salah satu Sekolah Menengah Kejuruan (SMK) di Banyumas yang berdiri sejak 1 Januari 1968 dengan beralamat di Jl. Dr. Soeparno No. 13 Purwokerto, Kabupaten Banyumas, Jawa Tengah, 53111. Di sekolah tersebut pengelolaan barang sarana dan prasarana saat ini masih menggunakan cara manual yaitu dengan pencatatan di buku. Pengelolaan barang dengan cara seperti ini menyebabkan kurang maksimalnya dalam pengelolaan Sarana dan Prasarana yang ada. Beberapa masalah lainnya yaitu sulitnya bagian staf Wakil Kepala Sarana dan Prasarana dalam proses pencarian informasi barang, karena tidak lengkap dan detailnya data pada proses pembukuan. Oleh karena itu, barang pada Sarana dan Prasarana yang telah berpindah tempat atau dipinjam sangat sulit untuk diketahui keberadaannya. Sistem informasi berbasis website menggunakan metode kualitatif. Metode ini bersifat sistem dengan metode prototype sebagai pengembangan sistemnya. Hasil dari penelitian ini yaitu membuat suatu sistem informasi sarana dan prasarana sekolah berbasis website pada SMK Bakti Purwokerto dengan tujuan dapat membantu staf Wakil Kepala Sarana dan Prasarana mulai dari proses pencarian barang menggunakan scan QR Code, perekapan laporan hingga mengelompokkan data sarana prasarana. Kesimpulan dari pengujian Acceptance Testing atau istilah dari Beta Testing dihasilkan 88,65% yaitu masuk ke dalam kategori sangat baik terhadap sistem yang di usulkan.","author":[{"dropping-particle":"","family":"Hesti","given":"Ari Priono","non-dropping-particle":"","parse-names":false,"suffix":""},{"dropping-particle":"","family":"Krisbiantoro","given":"Dwi","non-dropping-particle":"","parse-names":false,"suffix":""},{"dropping-particle":"","family":"Kusuma","given":"Bagus Adhi","non-dropping-particle":"","parse-names":false,"suffix":""}],"container-title":"Journal of Information System Management (JOISM)","id":"ITEM-1","issue":"1","issued":{"date-parts":[["2020"]]},"page":"33-42","title":"Sistem Informasi Sarana Dan Prasarana Sekolah Berbasis Website","type":"article-journal","volume":"2"},"uris":["http://www.mendeley.com/documents/?uuid=65c0310d-cbf0-43f5-a798-a30d4d2ceb63"]}],"mendeley":{"formattedCitation":"(Hesti et al., 2020)","plainTextFormattedCitation":"(Hesti et al., 2020)","previouslyFormattedCitation":"(Hesti et al., 2020)"},"properties":{"noteIndex":0},"schema":"https://github.com/citation-style-language/schema/raw/master/csl-citation.json"}</w:instrText>
      </w:r>
      <w:r w:rsidRPr="00EF2C4F">
        <w:rPr>
          <w:rFonts w:ascii="Times New Roman" w:hAnsi="Times New Roman" w:cs="Times New Roman"/>
          <w:sz w:val="24"/>
          <w:szCs w:val="24"/>
          <w:lang w:val="en-US"/>
        </w:rPr>
        <w:fldChar w:fldCharType="separate"/>
      </w:r>
      <w:r w:rsidRPr="00EF2C4F">
        <w:rPr>
          <w:rFonts w:ascii="Times New Roman" w:hAnsi="Times New Roman" w:cs="Times New Roman"/>
          <w:noProof/>
          <w:sz w:val="24"/>
          <w:szCs w:val="24"/>
          <w:lang w:val="en-US"/>
        </w:rPr>
        <w:t>(Hesti et al., 2020)</w:t>
      </w:r>
      <w:r w:rsidRPr="00EF2C4F">
        <w:rPr>
          <w:rFonts w:ascii="Times New Roman" w:hAnsi="Times New Roman" w:cs="Times New Roman"/>
          <w:sz w:val="24"/>
          <w:szCs w:val="24"/>
          <w:lang w:val="en-US"/>
        </w:rPr>
        <w:fldChar w:fldCharType="end"/>
      </w:r>
    </w:p>
    <w:p w14:paraId="4603037B" w14:textId="77777777" w:rsidR="005C0E6D" w:rsidRPr="005C0E6D" w:rsidRDefault="005C0E6D" w:rsidP="005C0E6D">
      <w:pPr>
        <w:spacing w:after="0" w:line="240" w:lineRule="auto"/>
        <w:ind w:left="709"/>
        <w:jc w:val="center"/>
        <w:rPr>
          <w:rFonts w:ascii="Times New Roman" w:hAnsi="Times New Roman" w:cs="Times New Roman"/>
          <w:lang w:val="en-US"/>
        </w:rPr>
      </w:pPr>
    </w:p>
    <w:p w14:paraId="0D382927" w14:textId="0A3904F7" w:rsidR="002A37F2" w:rsidRPr="002A37F2" w:rsidRDefault="002A37F2" w:rsidP="002A37F2">
      <w:pPr>
        <w:spacing w:after="0" w:line="480" w:lineRule="auto"/>
        <w:ind w:firstLine="720"/>
        <w:jc w:val="both"/>
        <w:rPr>
          <w:rFonts w:ascii="Times New Roman" w:hAnsi="Times New Roman" w:cs="Times New Roman"/>
          <w:sz w:val="24"/>
          <w:szCs w:val="24"/>
          <w:lang w:val="en-US"/>
        </w:rPr>
      </w:pPr>
      <w:proofErr w:type="spellStart"/>
      <w:r w:rsidRPr="002A37F2">
        <w:rPr>
          <w:rFonts w:ascii="Times New Roman" w:hAnsi="Times New Roman" w:cs="Times New Roman"/>
          <w:sz w:val="24"/>
          <w:szCs w:val="24"/>
          <w:lang w:val="en-US"/>
        </w:rPr>
        <w:t>Konsep</w:t>
      </w:r>
      <w:proofErr w:type="spellEnd"/>
      <w:r w:rsidRPr="002A37F2">
        <w:rPr>
          <w:rFonts w:ascii="Times New Roman" w:hAnsi="Times New Roman" w:cs="Times New Roman"/>
          <w:sz w:val="24"/>
          <w:szCs w:val="24"/>
          <w:lang w:val="en-US"/>
        </w:rPr>
        <w:t xml:space="preserve"> </w:t>
      </w:r>
      <w:proofErr w:type="spellStart"/>
      <w:r w:rsidRPr="002A37F2">
        <w:rPr>
          <w:rFonts w:ascii="Times New Roman" w:hAnsi="Times New Roman" w:cs="Times New Roman"/>
          <w:sz w:val="24"/>
          <w:szCs w:val="24"/>
          <w:lang w:val="en-US"/>
        </w:rPr>
        <w:t>penelitian</w:t>
      </w:r>
      <w:proofErr w:type="spellEnd"/>
      <w:r w:rsidRPr="002A37F2">
        <w:rPr>
          <w:rFonts w:ascii="Times New Roman" w:hAnsi="Times New Roman" w:cs="Times New Roman"/>
          <w:sz w:val="24"/>
          <w:szCs w:val="24"/>
          <w:lang w:val="en-US"/>
        </w:rPr>
        <w:t xml:space="preserve"> yang </w:t>
      </w:r>
      <w:proofErr w:type="spellStart"/>
      <w:r w:rsidRPr="002A37F2">
        <w:rPr>
          <w:rFonts w:ascii="Times New Roman" w:hAnsi="Times New Roman" w:cs="Times New Roman"/>
          <w:sz w:val="24"/>
          <w:szCs w:val="24"/>
          <w:lang w:val="en-US"/>
        </w:rPr>
        <w:t>dibuat</w:t>
      </w:r>
      <w:proofErr w:type="spellEnd"/>
      <w:r w:rsidRPr="002A37F2">
        <w:rPr>
          <w:rFonts w:ascii="Times New Roman" w:hAnsi="Times New Roman" w:cs="Times New Roman"/>
          <w:sz w:val="24"/>
          <w:szCs w:val="24"/>
          <w:lang w:val="en-US"/>
        </w:rPr>
        <w:t xml:space="preserve"> oleh </w:t>
      </w:r>
      <w:proofErr w:type="spellStart"/>
      <w:r w:rsidRPr="002A37F2">
        <w:rPr>
          <w:rFonts w:ascii="Times New Roman" w:hAnsi="Times New Roman" w:cs="Times New Roman"/>
          <w:sz w:val="24"/>
          <w:szCs w:val="24"/>
          <w:lang w:val="en-US"/>
        </w:rPr>
        <w:t>peneliti</w:t>
      </w:r>
      <w:proofErr w:type="spellEnd"/>
      <w:r w:rsidRPr="002A37F2">
        <w:rPr>
          <w:rFonts w:ascii="Times New Roman" w:hAnsi="Times New Roman" w:cs="Times New Roman"/>
          <w:sz w:val="24"/>
          <w:szCs w:val="24"/>
          <w:lang w:val="en-US"/>
        </w:rPr>
        <w:t xml:space="preserve"> </w:t>
      </w:r>
      <w:proofErr w:type="spellStart"/>
      <w:r w:rsidRPr="002A37F2">
        <w:rPr>
          <w:rFonts w:ascii="Times New Roman" w:hAnsi="Times New Roman" w:cs="Times New Roman"/>
          <w:sz w:val="24"/>
          <w:szCs w:val="24"/>
          <w:lang w:val="en-US"/>
        </w:rPr>
        <w:t>dapat</w:t>
      </w:r>
      <w:proofErr w:type="spellEnd"/>
      <w:r w:rsidRPr="002A37F2">
        <w:rPr>
          <w:rFonts w:ascii="Times New Roman" w:hAnsi="Times New Roman" w:cs="Times New Roman"/>
          <w:sz w:val="24"/>
          <w:szCs w:val="24"/>
          <w:lang w:val="en-US"/>
        </w:rPr>
        <w:t xml:space="preserve"> </w:t>
      </w:r>
      <w:proofErr w:type="spellStart"/>
      <w:r w:rsidRPr="002A37F2">
        <w:rPr>
          <w:rFonts w:ascii="Times New Roman" w:hAnsi="Times New Roman" w:cs="Times New Roman"/>
          <w:sz w:val="24"/>
          <w:szCs w:val="24"/>
          <w:lang w:val="en-US"/>
        </w:rPr>
        <w:t>dijelaskan</w:t>
      </w:r>
      <w:proofErr w:type="spellEnd"/>
      <w:r w:rsidRPr="002A37F2">
        <w:rPr>
          <w:rFonts w:ascii="Times New Roman" w:hAnsi="Times New Roman" w:cs="Times New Roman"/>
          <w:sz w:val="24"/>
          <w:szCs w:val="24"/>
          <w:lang w:val="en-US"/>
        </w:rPr>
        <w:t xml:space="preserve"> </w:t>
      </w:r>
      <w:proofErr w:type="spellStart"/>
      <w:r w:rsidRPr="002A37F2">
        <w:rPr>
          <w:rFonts w:ascii="Times New Roman" w:hAnsi="Times New Roman" w:cs="Times New Roman"/>
          <w:sz w:val="24"/>
          <w:szCs w:val="24"/>
          <w:lang w:val="en-US"/>
        </w:rPr>
        <w:t>sebagai</w:t>
      </w:r>
      <w:proofErr w:type="spellEnd"/>
      <w:r w:rsidRPr="002A37F2">
        <w:rPr>
          <w:rFonts w:ascii="Times New Roman" w:hAnsi="Times New Roman" w:cs="Times New Roman"/>
          <w:sz w:val="24"/>
          <w:szCs w:val="24"/>
          <w:lang w:val="en-US"/>
        </w:rPr>
        <w:t xml:space="preserve"> </w:t>
      </w:r>
      <w:proofErr w:type="spellStart"/>
      <w:r w:rsidRPr="002A37F2">
        <w:rPr>
          <w:rFonts w:ascii="Times New Roman" w:hAnsi="Times New Roman" w:cs="Times New Roman"/>
          <w:sz w:val="24"/>
          <w:szCs w:val="24"/>
          <w:lang w:val="en-US"/>
        </w:rPr>
        <w:t>berikut</w:t>
      </w:r>
      <w:proofErr w:type="spellEnd"/>
      <w:r w:rsidRPr="002A37F2">
        <w:rPr>
          <w:rFonts w:ascii="Times New Roman" w:hAnsi="Times New Roman" w:cs="Times New Roman"/>
          <w:sz w:val="24"/>
          <w:szCs w:val="24"/>
          <w:lang w:val="en-US"/>
        </w:rPr>
        <w:t xml:space="preserve">: </w:t>
      </w:r>
    </w:p>
    <w:p w14:paraId="3E8F8001" w14:textId="76AD6ED3" w:rsidR="002A37F2" w:rsidRDefault="002A37F2" w:rsidP="00882B7A">
      <w:pPr>
        <w:spacing w:after="0" w:line="480" w:lineRule="auto"/>
        <w:ind w:firstLine="720"/>
        <w:jc w:val="both"/>
        <w:rPr>
          <w:rFonts w:ascii="Times New Roman" w:hAnsi="Times New Roman" w:cs="Times New Roman"/>
          <w:sz w:val="24"/>
          <w:szCs w:val="24"/>
          <w:lang w:val="en-US"/>
        </w:rPr>
      </w:pPr>
      <w:proofErr w:type="spellStart"/>
      <w:r w:rsidRPr="002A37F2">
        <w:rPr>
          <w:rFonts w:ascii="Times New Roman" w:hAnsi="Times New Roman" w:cs="Times New Roman"/>
          <w:sz w:val="24"/>
          <w:szCs w:val="24"/>
          <w:lang w:val="en-US"/>
        </w:rPr>
        <w:t>Tahap</w:t>
      </w:r>
      <w:proofErr w:type="spellEnd"/>
      <w:r w:rsidRPr="002A37F2">
        <w:rPr>
          <w:rFonts w:ascii="Times New Roman" w:hAnsi="Times New Roman" w:cs="Times New Roman"/>
          <w:sz w:val="24"/>
          <w:szCs w:val="24"/>
          <w:lang w:val="en-US"/>
        </w:rPr>
        <w:t xml:space="preserve"> </w:t>
      </w:r>
      <w:proofErr w:type="spellStart"/>
      <w:r w:rsidRPr="002A37F2">
        <w:rPr>
          <w:rFonts w:ascii="Times New Roman" w:hAnsi="Times New Roman" w:cs="Times New Roman"/>
          <w:sz w:val="24"/>
          <w:szCs w:val="24"/>
          <w:lang w:val="en-US"/>
        </w:rPr>
        <w:t>Pertama</w:t>
      </w:r>
      <w:proofErr w:type="spellEnd"/>
      <w:r w:rsidRPr="002A37F2">
        <w:rPr>
          <w:rFonts w:ascii="Times New Roman" w:hAnsi="Times New Roman" w:cs="Times New Roman"/>
          <w:sz w:val="24"/>
          <w:szCs w:val="24"/>
          <w:lang w:val="en-US"/>
        </w:rPr>
        <w:t xml:space="preserve"> </w:t>
      </w:r>
      <w:proofErr w:type="spellStart"/>
      <w:r w:rsidRPr="002A37F2">
        <w:rPr>
          <w:rFonts w:ascii="Times New Roman" w:hAnsi="Times New Roman" w:cs="Times New Roman"/>
          <w:sz w:val="24"/>
          <w:szCs w:val="24"/>
          <w:lang w:val="en-US"/>
        </w:rPr>
        <w:t>merupakan</w:t>
      </w:r>
      <w:proofErr w:type="spellEnd"/>
      <w:r w:rsidRPr="002A37F2">
        <w:rPr>
          <w:rFonts w:ascii="Times New Roman" w:hAnsi="Times New Roman" w:cs="Times New Roman"/>
          <w:sz w:val="24"/>
          <w:szCs w:val="24"/>
          <w:lang w:val="en-US"/>
        </w:rPr>
        <w:t xml:space="preserve"> </w:t>
      </w:r>
      <w:proofErr w:type="spellStart"/>
      <w:r w:rsidRPr="002A37F2">
        <w:rPr>
          <w:rFonts w:ascii="Times New Roman" w:hAnsi="Times New Roman" w:cs="Times New Roman"/>
          <w:sz w:val="24"/>
          <w:szCs w:val="24"/>
          <w:lang w:val="en-US"/>
        </w:rPr>
        <w:t>tahap</w:t>
      </w:r>
      <w:proofErr w:type="spellEnd"/>
      <w:r w:rsidRPr="002A37F2">
        <w:rPr>
          <w:rFonts w:ascii="Times New Roman" w:hAnsi="Times New Roman" w:cs="Times New Roman"/>
          <w:sz w:val="24"/>
          <w:szCs w:val="24"/>
          <w:lang w:val="en-US"/>
        </w:rPr>
        <w:t xml:space="preserve"> </w:t>
      </w:r>
      <w:proofErr w:type="spellStart"/>
      <w:r w:rsidRPr="002A37F2">
        <w:rPr>
          <w:rFonts w:ascii="Times New Roman" w:hAnsi="Times New Roman" w:cs="Times New Roman"/>
          <w:sz w:val="24"/>
          <w:szCs w:val="24"/>
          <w:lang w:val="en-US"/>
        </w:rPr>
        <w:t>Identifikasi</w:t>
      </w:r>
      <w:proofErr w:type="spellEnd"/>
      <w:r w:rsidRPr="002A37F2">
        <w:rPr>
          <w:rFonts w:ascii="Times New Roman" w:hAnsi="Times New Roman" w:cs="Times New Roman"/>
          <w:sz w:val="24"/>
          <w:szCs w:val="24"/>
          <w:lang w:val="en-US"/>
        </w:rPr>
        <w:t xml:space="preserve"> </w:t>
      </w:r>
      <w:proofErr w:type="spellStart"/>
      <w:r w:rsidRPr="002A37F2">
        <w:rPr>
          <w:rFonts w:ascii="Times New Roman" w:hAnsi="Times New Roman" w:cs="Times New Roman"/>
          <w:sz w:val="24"/>
          <w:szCs w:val="24"/>
          <w:lang w:val="en-US"/>
        </w:rPr>
        <w:t>Kebutuhan</w:t>
      </w:r>
      <w:proofErr w:type="spellEnd"/>
      <w:r w:rsidRPr="002A37F2">
        <w:rPr>
          <w:rFonts w:ascii="Times New Roman" w:hAnsi="Times New Roman" w:cs="Times New Roman"/>
          <w:sz w:val="24"/>
          <w:szCs w:val="24"/>
          <w:lang w:val="en-US"/>
        </w:rPr>
        <w:t xml:space="preserve">. </w:t>
      </w:r>
      <w:r w:rsidRPr="002A37F2">
        <w:rPr>
          <w:rStyle w:val="CommentReference"/>
          <w:rFonts w:ascii="Times New Roman" w:hAnsi="Times New Roman" w:cs="Times New Roman"/>
          <w:sz w:val="24"/>
          <w:szCs w:val="24"/>
          <w:lang w:val="en-US"/>
        </w:rPr>
        <w:t xml:space="preserve">Pada </w:t>
      </w:r>
      <w:proofErr w:type="spellStart"/>
      <w:r w:rsidRPr="002A37F2">
        <w:rPr>
          <w:rStyle w:val="CommentReference"/>
          <w:rFonts w:ascii="Times New Roman" w:hAnsi="Times New Roman" w:cs="Times New Roman"/>
          <w:sz w:val="24"/>
          <w:szCs w:val="24"/>
          <w:lang w:val="en-US"/>
        </w:rPr>
        <w:t>tahap</w:t>
      </w:r>
      <w:proofErr w:type="spellEnd"/>
      <w:r w:rsidRPr="002A37F2">
        <w:rPr>
          <w:rStyle w:val="CommentReference"/>
          <w:rFonts w:ascii="Times New Roman" w:hAnsi="Times New Roman" w:cs="Times New Roman"/>
          <w:sz w:val="24"/>
          <w:szCs w:val="24"/>
          <w:lang w:val="en-US"/>
        </w:rPr>
        <w:t xml:space="preserve"> </w:t>
      </w:r>
      <w:proofErr w:type="spellStart"/>
      <w:r w:rsidRPr="002A37F2">
        <w:rPr>
          <w:rStyle w:val="CommentReference"/>
          <w:rFonts w:ascii="Times New Roman" w:hAnsi="Times New Roman" w:cs="Times New Roman"/>
          <w:sz w:val="24"/>
          <w:szCs w:val="24"/>
          <w:lang w:val="en-US"/>
        </w:rPr>
        <w:t>ini</w:t>
      </w:r>
      <w:proofErr w:type="spellEnd"/>
      <w:r w:rsidRPr="002A37F2">
        <w:rPr>
          <w:rStyle w:val="CommentReference"/>
          <w:rFonts w:ascii="Times New Roman" w:hAnsi="Times New Roman" w:cs="Times New Roman"/>
          <w:sz w:val="24"/>
          <w:szCs w:val="24"/>
          <w:lang w:val="en-US"/>
        </w:rPr>
        <w:t xml:space="preserve"> </w:t>
      </w:r>
      <w:proofErr w:type="spellStart"/>
      <w:r w:rsidRPr="002A37F2">
        <w:rPr>
          <w:rStyle w:val="CommentReference"/>
          <w:rFonts w:ascii="Times New Roman" w:hAnsi="Times New Roman" w:cs="Times New Roman"/>
          <w:sz w:val="24"/>
          <w:szCs w:val="24"/>
          <w:lang w:val="en-US"/>
        </w:rPr>
        <w:t>dilakukan</w:t>
      </w:r>
      <w:proofErr w:type="spellEnd"/>
      <w:r w:rsidRPr="002A37F2">
        <w:rPr>
          <w:rStyle w:val="CommentReference"/>
          <w:rFonts w:ascii="Times New Roman" w:hAnsi="Times New Roman" w:cs="Times New Roman"/>
          <w:sz w:val="24"/>
          <w:szCs w:val="24"/>
          <w:lang w:val="en-US"/>
        </w:rPr>
        <w:t xml:space="preserve"> </w:t>
      </w:r>
      <w:proofErr w:type="spellStart"/>
      <w:r w:rsidRPr="002A37F2">
        <w:rPr>
          <w:rStyle w:val="CommentReference"/>
          <w:rFonts w:ascii="Times New Roman" w:hAnsi="Times New Roman" w:cs="Times New Roman"/>
          <w:sz w:val="24"/>
          <w:szCs w:val="24"/>
          <w:lang w:val="en-US"/>
        </w:rPr>
        <w:t>identifikasi</w:t>
      </w:r>
      <w:proofErr w:type="spellEnd"/>
      <w:r w:rsidRPr="002A37F2">
        <w:rPr>
          <w:rStyle w:val="CommentReference"/>
          <w:rFonts w:ascii="Times New Roman" w:hAnsi="Times New Roman" w:cs="Times New Roman"/>
          <w:sz w:val="24"/>
          <w:szCs w:val="24"/>
          <w:lang w:val="en-US"/>
        </w:rPr>
        <w:t xml:space="preserve"> </w:t>
      </w:r>
      <w:proofErr w:type="spellStart"/>
      <w:r w:rsidRPr="002A37F2">
        <w:rPr>
          <w:rStyle w:val="CommentReference"/>
          <w:rFonts w:ascii="Times New Roman" w:hAnsi="Times New Roman" w:cs="Times New Roman"/>
          <w:sz w:val="24"/>
          <w:szCs w:val="24"/>
          <w:lang w:val="en-US"/>
        </w:rPr>
        <w:t>permasalahan</w:t>
      </w:r>
      <w:proofErr w:type="spellEnd"/>
      <w:r w:rsidRPr="002A37F2">
        <w:rPr>
          <w:rStyle w:val="CommentReference"/>
          <w:rFonts w:ascii="Times New Roman" w:hAnsi="Times New Roman" w:cs="Times New Roman"/>
          <w:sz w:val="24"/>
          <w:szCs w:val="24"/>
          <w:lang w:val="en-US"/>
        </w:rPr>
        <w:t xml:space="preserve"> yang </w:t>
      </w:r>
      <w:proofErr w:type="spellStart"/>
      <w:r w:rsidRPr="002A37F2">
        <w:rPr>
          <w:rStyle w:val="CommentReference"/>
          <w:rFonts w:ascii="Times New Roman" w:hAnsi="Times New Roman" w:cs="Times New Roman"/>
          <w:sz w:val="24"/>
          <w:szCs w:val="24"/>
          <w:lang w:val="en-US"/>
        </w:rPr>
        <w:t>ada</w:t>
      </w:r>
      <w:proofErr w:type="spellEnd"/>
      <w:r w:rsidRPr="002A37F2">
        <w:rPr>
          <w:rStyle w:val="CommentReference"/>
          <w:rFonts w:ascii="Times New Roman" w:hAnsi="Times New Roman" w:cs="Times New Roman"/>
          <w:sz w:val="24"/>
          <w:szCs w:val="24"/>
          <w:lang w:val="en-US"/>
        </w:rPr>
        <w:t xml:space="preserve"> pada </w:t>
      </w:r>
      <w:proofErr w:type="spellStart"/>
      <w:r w:rsidRPr="002A37F2">
        <w:rPr>
          <w:rStyle w:val="CommentReference"/>
          <w:rFonts w:ascii="Times New Roman" w:hAnsi="Times New Roman" w:cs="Times New Roman"/>
          <w:sz w:val="24"/>
          <w:szCs w:val="24"/>
          <w:lang w:val="en-US"/>
        </w:rPr>
        <w:t>subjek</w:t>
      </w:r>
      <w:proofErr w:type="spellEnd"/>
      <w:r w:rsidRPr="002A37F2">
        <w:rPr>
          <w:rStyle w:val="CommentReference"/>
          <w:rFonts w:ascii="Times New Roman" w:hAnsi="Times New Roman" w:cs="Times New Roman"/>
          <w:sz w:val="24"/>
          <w:szCs w:val="24"/>
          <w:lang w:val="en-US"/>
        </w:rPr>
        <w:t xml:space="preserve"> </w:t>
      </w:r>
      <w:proofErr w:type="spellStart"/>
      <w:r w:rsidRPr="002A37F2">
        <w:rPr>
          <w:rStyle w:val="CommentReference"/>
          <w:rFonts w:ascii="Times New Roman" w:hAnsi="Times New Roman" w:cs="Times New Roman"/>
          <w:sz w:val="24"/>
          <w:szCs w:val="24"/>
          <w:lang w:val="en-US"/>
        </w:rPr>
        <w:t>penelitian</w:t>
      </w:r>
      <w:proofErr w:type="spellEnd"/>
      <w:r w:rsidRPr="002A37F2">
        <w:rPr>
          <w:rStyle w:val="CommentReference"/>
          <w:rFonts w:ascii="Times New Roman" w:hAnsi="Times New Roman" w:cs="Times New Roman"/>
          <w:sz w:val="24"/>
          <w:szCs w:val="24"/>
          <w:lang w:val="en-US"/>
        </w:rPr>
        <w:t xml:space="preserve"> </w:t>
      </w:r>
      <w:proofErr w:type="spellStart"/>
      <w:r w:rsidRPr="002A37F2">
        <w:rPr>
          <w:rStyle w:val="CommentReference"/>
          <w:rFonts w:ascii="Times New Roman" w:hAnsi="Times New Roman" w:cs="Times New Roman"/>
          <w:sz w:val="24"/>
          <w:szCs w:val="24"/>
          <w:lang w:val="en-US"/>
        </w:rPr>
        <w:t>yaitu</w:t>
      </w:r>
      <w:proofErr w:type="spellEnd"/>
      <w:r w:rsidRPr="002A37F2">
        <w:rPr>
          <w:rStyle w:val="CommentReference"/>
          <w:rFonts w:ascii="Times New Roman" w:hAnsi="Times New Roman" w:cs="Times New Roman"/>
          <w:sz w:val="24"/>
          <w:szCs w:val="24"/>
          <w:lang w:val="en-US"/>
        </w:rPr>
        <w:t xml:space="preserve"> proses </w:t>
      </w:r>
      <w:proofErr w:type="spellStart"/>
      <w:r w:rsidRPr="002A37F2">
        <w:rPr>
          <w:rStyle w:val="CommentReference"/>
          <w:rFonts w:ascii="Times New Roman" w:hAnsi="Times New Roman" w:cs="Times New Roman"/>
          <w:sz w:val="24"/>
          <w:szCs w:val="24"/>
          <w:lang w:val="en-US"/>
        </w:rPr>
        <w:t>pemin</w:t>
      </w:r>
      <w:r w:rsidR="00864725">
        <w:rPr>
          <w:rStyle w:val="CommentReference"/>
          <w:rFonts w:ascii="Times New Roman" w:hAnsi="Times New Roman" w:cs="Times New Roman"/>
          <w:sz w:val="24"/>
          <w:szCs w:val="24"/>
          <w:lang w:val="en-US"/>
        </w:rPr>
        <w:t>jaman</w:t>
      </w:r>
      <w:proofErr w:type="spellEnd"/>
      <w:r w:rsidR="00864725">
        <w:rPr>
          <w:rStyle w:val="CommentReference"/>
          <w:rFonts w:ascii="Times New Roman" w:hAnsi="Times New Roman" w:cs="Times New Roman"/>
          <w:sz w:val="24"/>
          <w:szCs w:val="24"/>
          <w:lang w:val="en-US"/>
        </w:rPr>
        <w:t xml:space="preserve"> </w:t>
      </w:r>
      <w:proofErr w:type="spellStart"/>
      <w:r w:rsidR="00864725">
        <w:rPr>
          <w:rStyle w:val="CommentReference"/>
          <w:rFonts w:ascii="Times New Roman" w:hAnsi="Times New Roman" w:cs="Times New Roman"/>
          <w:sz w:val="24"/>
          <w:szCs w:val="24"/>
          <w:lang w:val="en-US"/>
        </w:rPr>
        <w:t>S</w:t>
      </w:r>
      <w:r w:rsidRPr="002A37F2">
        <w:rPr>
          <w:rStyle w:val="CommentReference"/>
          <w:rFonts w:ascii="Times New Roman" w:hAnsi="Times New Roman" w:cs="Times New Roman"/>
          <w:sz w:val="24"/>
          <w:szCs w:val="24"/>
          <w:lang w:val="en-US"/>
        </w:rPr>
        <w:t>arpras</w:t>
      </w:r>
      <w:proofErr w:type="spellEnd"/>
      <w:r w:rsidRPr="002A37F2">
        <w:rPr>
          <w:rStyle w:val="CommentReference"/>
          <w:rFonts w:ascii="Times New Roman" w:hAnsi="Times New Roman" w:cs="Times New Roman"/>
          <w:sz w:val="24"/>
          <w:szCs w:val="24"/>
          <w:lang w:val="en-US"/>
        </w:rPr>
        <w:t xml:space="preserve"> </w:t>
      </w:r>
      <w:proofErr w:type="spellStart"/>
      <w:r w:rsidRPr="002A37F2">
        <w:rPr>
          <w:rStyle w:val="CommentReference"/>
          <w:rFonts w:ascii="Times New Roman" w:hAnsi="Times New Roman" w:cs="Times New Roman"/>
          <w:sz w:val="24"/>
          <w:szCs w:val="24"/>
          <w:lang w:val="en-US"/>
        </w:rPr>
        <w:t>dilakukan</w:t>
      </w:r>
      <w:proofErr w:type="spellEnd"/>
      <w:r w:rsidRPr="002A37F2">
        <w:rPr>
          <w:rStyle w:val="CommentReference"/>
          <w:rFonts w:ascii="Times New Roman" w:hAnsi="Times New Roman" w:cs="Times New Roman"/>
          <w:sz w:val="24"/>
          <w:szCs w:val="24"/>
          <w:lang w:val="en-US"/>
        </w:rPr>
        <w:t xml:space="preserve"> </w:t>
      </w:r>
      <w:proofErr w:type="spellStart"/>
      <w:r w:rsidRPr="002A37F2">
        <w:rPr>
          <w:rStyle w:val="CommentReference"/>
          <w:rFonts w:ascii="Times New Roman" w:hAnsi="Times New Roman" w:cs="Times New Roman"/>
          <w:sz w:val="24"/>
          <w:szCs w:val="24"/>
          <w:lang w:val="en-US"/>
        </w:rPr>
        <w:t>dengan</w:t>
      </w:r>
      <w:proofErr w:type="spellEnd"/>
      <w:r w:rsidRPr="002A37F2">
        <w:rPr>
          <w:rStyle w:val="CommentReference"/>
          <w:rFonts w:ascii="Times New Roman" w:hAnsi="Times New Roman" w:cs="Times New Roman"/>
          <w:sz w:val="24"/>
          <w:szCs w:val="24"/>
          <w:lang w:val="en-US"/>
        </w:rPr>
        <w:t xml:space="preserve"> </w:t>
      </w:r>
      <w:proofErr w:type="spellStart"/>
      <w:r w:rsidRPr="002A37F2">
        <w:rPr>
          <w:rStyle w:val="CommentReference"/>
          <w:rFonts w:ascii="Times New Roman" w:hAnsi="Times New Roman" w:cs="Times New Roman"/>
          <w:sz w:val="24"/>
          <w:szCs w:val="24"/>
          <w:lang w:val="en-US"/>
        </w:rPr>
        <w:t>cara</w:t>
      </w:r>
      <w:proofErr w:type="spellEnd"/>
      <w:r w:rsidRPr="002A37F2">
        <w:rPr>
          <w:rStyle w:val="CommentReference"/>
          <w:rFonts w:ascii="Times New Roman" w:hAnsi="Times New Roman" w:cs="Times New Roman"/>
          <w:sz w:val="24"/>
          <w:szCs w:val="24"/>
          <w:lang w:val="en-US"/>
        </w:rPr>
        <w:t xml:space="preserve"> </w:t>
      </w:r>
      <w:proofErr w:type="spellStart"/>
      <w:r w:rsidR="00864725">
        <w:rPr>
          <w:rStyle w:val="CommentReference"/>
          <w:rFonts w:ascii="Times New Roman" w:hAnsi="Times New Roman" w:cs="Times New Roman"/>
          <w:sz w:val="24"/>
          <w:szCs w:val="24"/>
          <w:lang w:val="en-US"/>
        </w:rPr>
        <w:t>peminjam</w:t>
      </w:r>
      <w:proofErr w:type="spellEnd"/>
      <w:r w:rsidRPr="002A37F2">
        <w:rPr>
          <w:rStyle w:val="CommentReference"/>
          <w:rFonts w:ascii="Times New Roman" w:hAnsi="Times New Roman" w:cs="Times New Roman"/>
          <w:sz w:val="24"/>
          <w:szCs w:val="24"/>
          <w:lang w:val="en-US"/>
        </w:rPr>
        <w:t xml:space="preserve"> </w:t>
      </w:r>
      <w:proofErr w:type="spellStart"/>
      <w:r w:rsidRPr="002A37F2">
        <w:rPr>
          <w:rStyle w:val="CommentReference"/>
          <w:rFonts w:ascii="Times New Roman" w:hAnsi="Times New Roman" w:cs="Times New Roman"/>
          <w:sz w:val="24"/>
          <w:szCs w:val="24"/>
          <w:lang w:val="en-US"/>
        </w:rPr>
        <w:t>harus</w:t>
      </w:r>
      <w:proofErr w:type="spellEnd"/>
      <w:r w:rsidRPr="002A37F2">
        <w:rPr>
          <w:rStyle w:val="CommentReference"/>
          <w:rFonts w:ascii="Times New Roman" w:hAnsi="Times New Roman" w:cs="Times New Roman"/>
          <w:sz w:val="24"/>
          <w:szCs w:val="24"/>
          <w:lang w:val="en-US"/>
        </w:rPr>
        <w:t xml:space="preserve"> </w:t>
      </w:r>
      <w:proofErr w:type="spellStart"/>
      <w:r w:rsidRPr="002A37F2">
        <w:rPr>
          <w:rStyle w:val="CommentReference"/>
          <w:rFonts w:ascii="Times New Roman" w:hAnsi="Times New Roman" w:cs="Times New Roman"/>
          <w:sz w:val="24"/>
          <w:szCs w:val="24"/>
          <w:lang w:val="en-US"/>
        </w:rPr>
        <w:t>datang</w:t>
      </w:r>
      <w:proofErr w:type="spellEnd"/>
      <w:r w:rsidRPr="002A37F2">
        <w:rPr>
          <w:rStyle w:val="CommentReference"/>
          <w:rFonts w:ascii="Times New Roman" w:hAnsi="Times New Roman" w:cs="Times New Roman"/>
          <w:sz w:val="24"/>
          <w:szCs w:val="24"/>
          <w:lang w:val="en-US"/>
        </w:rPr>
        <w:t xml:space="preserve"> </w:t>
      </w:r>
      <w:proofErr w:type="spellStart"/>
      <w:r w:rsidRPr="002A37F2">
        <w:rPr>
          <w:rStyle w:val="CommentReference"/>
          <w:rFonts w:ascii="Times New Roman" w:hAnsi="Times New Roman" w:cs="Times New Roman"/>
          <w:sz w:val="24"/>
          <w:szCs w:val="24"/>
          <w:lang w:val="en-US"/>
        </w:rPr>
        <w:t>ke</w:t>
      </w:r>
      <w:proofErr w:type="spellEnd"/>
      <w:r w:rsidRPr="002A37F2">
        <w:rPr>
          <w:rStyle w:val="CommentReference"/>
          <w:rFonts w:ascii="Times New Roman" w:hAnsi="Times New Roman" w:cs="Times New Roman"/>
          <w:sz w:val="24"/>
          <w:szCs w:val="24"/>
          <w:lang w:val="en-US"/>
        </w:rPr>
        <w:t xml:space="preserve"> </w:t>
      </w:r>
      <w:proofErr w:type="spellStart"/>
      <w:r w:rsidRPr="002A37F2">
        <w:rPr>
          <w:rStyle w:val="CommentReference"/>
          <w:rFonts w:ascii="Times New Roman" w:hAnsi="Times New Roman" w:cs="Times New Roman"/>
          <w:sz w:val="24"/>
          <w:szCs w:val="24"/>
          <w:lang w:val="en-US"/>
        </w:rPr>
        <w:lastRenderedPageBreak/>
        <w:t>bagian</w:t>
      </w:r>
      <w:proofErr w:type="spellEnd"/>
      <w:r w:rsidRPr="002A37F2">
        <w:rPr>
          <w:rStyle w:val="CommentReference"/>
          <w:rFonts w:ascii="Times New Roman" w:hAnsi="Times New Roman" w:cs="Times New Roman"/>
          <w:sz w:val="24"/>
          <w:szCs w:val="24"/>
          <w:lang w:val="en-US"/>
        </w:rPr>
        <w:t xml:space="preserve"> </w:t>
      </w:r>
      <w:proofErr w:type="spellStart"/>
      <w:r w:rsidRPr="002A37F2">
        <w:rPr>
          <w:rStyle w:val="CommentReference"/>
          <w:rFonts w:ascii="Times New Roman" w:hAnsi="Times New Roman" w:cs="Times New Roman"/>
          <w:sz w:val="24"/>
          <w:szCs w:val="24"/>
          <w:lang w:val="en-US"/>
        </w:rPr>
        <w:t>Sarpras</w:t>
      </w:r>
      <w:proofErr w:type="spellEnd"/>
      <w:r w:rsidRPr="002A37F2">
        <w:rPr>
          <w:rStyle w:val="CommentReference"/>
          <w:rFonts w:ascii="Times New Roman" w:hAnsi="Times New Roman" w:cs="Times New Roman"/>
          <w:sz w:val="24"/>
          <w:szCs w:val="24"/>
          <w:lang w:val="en-US"/>
        </w:rPr>
        <w:t xml:space="preserve"> </w:t>
      </w:r>
      <w:proofErr w:type="spellStart"/>
      <w:r w:rsidRPr="002A37F2">
        <w:rPr>
          <w:rStyle w:val="CommentReference"/>
          <w:rFonts w:ascii="Times New Roman" w:hAnsi="Times New Roman" w:cs="Times New Roman"/>
          <w:sz w:val="24"/>
          <w:szCs w:val="24"/>
          <w:lang w:val="en-US"/>
        </w:rPr>
        <w:t>untuk</w:t>
      </w:r>
      <w:proofErr w:type="spellEnd"/>
      <w:r w:rsidRPr="002A37F2">
        <w:rPr>
          <w:rStyle w:val="CommentReference"/>
          <w:rFonts w:ascii="Times New Roman" w:hAnsi="Times New Roman" w:cs="Times New Roman"/>
          <w:sz w:val="24"/>
          <w:szCs w:val="24"/>
          <w:lang w:val="en-US"/>
        </w:rPr>
        <w:t xml:space="preserve"> </w:t>
      </w:r>
      <w:proofErr w:type="spellStart"/>
      <w:r w:rsidRPr="002A37F2">
        <w:rPr>
          <w:rStyle w:val="CommentReference"/>
          <w:rFonts w:ascii="Times New Roman" w:hAnsi="Times New Roman" w:cs="Times New Roman"/>
          <w:sz w:val="24"/>
          <w:szCs w:val="24"/>
          <w:lang w:val="en-US"/>
        </w:rPr>
        <w:t>mengajukan</w:t>
      </w:r>
      <w:proofErr w:type="spellEnd"/>
      <w:r w:rsidRPr="002A37F2">
        <w:rPr>
          <w:rStyle w:val="CommentReference"/>
          <w:rFonts w:ascii="Times New Roman" w:hAnsi="Times New Roman" w:cs="Times New Roman"/>
          <w:sz w:val="24"/>
          <w:szCs w:val="24"/>
          <w:lang w:val="en-US"/>
        </w:rPr>
        <w:t xml:space="preserve"> </w:t>
      </w:r>
      <w:proofErr w:type="spellStart"/>
      <w:r w:rsidRPr="002A37F2">
        <w:rPr>
          <w:rStyle w:val="CommentReference"/>
          <w:rFonts w:ascii="Times New Roman" w:hAnsi="Times New Roman" w:cs="Times New Roman"/>
          <w:sz w:val="24"/>
          <w:szCs w:val="24"/>
          <w:lang w:val="en-US"/>
        </w:rPr>
        <w:t>peminjaman</w:t>
      </w:r>
      <w:proofErr w:type="spellEnd"/>
      <w:r w:rsidRPr="002A37F2">
        <w:rPr>
          <w:rStyle w:val="CommentReference"/>
          <w:rFonts w:ascii="Times New Roman" w:hAnsi="Times New Roman" w:cs="Times New Roman"/>
          <w:sz w:val="24"/>
          <w:szCs w:val="24"/>
          <w:lang w:val="en-US"/>
        </w:rPr>
        <w:t xml:space="preserve"> </w:t>
      </w:r>
      <w:proofErr w:type="spellStart"/>
      <w:r w:rsidRPr="002A37F2">
        <w:rPr>
          <w:rStyle w:val="CommentReference"/>
          <w:rFonts w:ascii="Times New Roman" w:hAnsi="Times New Roman" w:cs="Times New Roman"/>
          <w:sz w:val="24"/>
          <w:szCs w:val="24"/>
          <w:lang w:val="en-US"/>
        </w:rPr>
        <w:t>menggunakan</w:t>
      </w:r>
      <w:proofErr w:type="spellEnd"/>
      <w:r w:rsidRPr="002A37F2">
        <w:rPr>
          <w:rStyle w:val="CommentReference"/>
          <w:rFonts w:ascii="Times New Roman" w:hAnsi="Times New Roman" w:cs="Times New Roman"/>
          <w:sz w:val="24"/>
          <w:szCs w:val="24"/>
          <w:lang w:val="en-US"/>
        </w:rPr>
        <w:t xml:space="preserve"> </w:t>
      </w:r>
      <w:proofErr w:type="spellStart"/>
      <w:r w:rsidRPr="002A37F2">
        <w:rPr>
          <w:rStyle w:val="CommentReference"/>
          <w:rFonts w:ascii="Times New Roman" w:hAnsi="Times New Roman" w:cs="Times New Roman"/>
          <w:sz w:val="24"/>
          <w:szCs w:val="24"/>
          <w:lang w:val="en-US"/>
        </w:rPr>
        <w:t>formulir</w:t>
      </w:r>
      <w:proofErr w:type="spellEnd"/>
      <w:r w:rsidRPr="002A37F2">
        <w:rPr>
          <w:rStyle w:val="CommentReference"/>
          <w:rFonts w:ascii="Times New Roman" w:hAnsi="Times New Roman" w:cs="Times New Roman"/>
          <w:sz w:val="24"/>
          <w:szCs w:val="24"/>
          <w:lang w:val="en-US"/>
        </w:rPr>
        <w:t xml:space="preserve">, </w:t>
      </w:r>
      <w:proofErr w:type="spellStart"/>
      <w:r w:rsidRPr="002A37F2">
        <w:rPr>
          <w:rStyle w:val="CommentReference"/>
          <w:rFonts w:ascii="Times New Roman" w:hAnsi="Times New Roman" w:cs="Times New Roman"/>
          <w:sz w:val="24"/>
          <w:szCs w:val="24"/>
          <w:lang w:val="en-US"/>
        </w:rPr>
        <w:t>jika</w:t>
      </w:r>
      <w:proofErr w:type="spellEnd"/>
      <w:r w:rsidRPr="002A37F2">
        <w:rPr>
          <w:rStyle w:val="CommentReference"/>
          <w:rFonts w:ascii="Times New Roman" w:hAnsi="Times New Roman" w:cs="Times New Roman"/>
          <w:sz w:val="24"/>
          <w:szCs w:val="24"/>
          <w:lang w:val="en-US"/>
        </w:rPr>
        <w:t xml:space="preserve"> </w:t>
      </w:r>
      <w:proofErr w:type="spellStart"/>
      <w:r w:rsidRPr="002A37F2">
        <w:rPr>
          <w:rStyle w:val="CommentReference"/>
          <w:rFonts w:ascii="Times New Roman" w:hAnsi="Times New Roman" w:cs="Times New Roman"/>
          <w:sz w:val="24"/>
          <w:szCs w:val="24"/>
          <w:lang w:val="en-US"/>
        </w:rPr>
        <w:t>tidak</w:t>
      </w:r>
      <w:proofErr w:type="spellEnd"/>
      <w:r w:rsidRPr="002A37F2">
        <w:rPr>
          <w:rStyle w:val="CommentReference"/>
          <w:rFonts w:ascii="Times New Roman" w:hAnsi="Times New Roman" w:cs="Times New Roman"/>
          <w:sz w:val="24"/>
          <w:szCs w:val="24"/>
          <w:lang w:val="en-US"/>
        </w:rPr>
        <w:t xml:space="preserve"> </w:t>
      </w:r>
      <w:proofErr w:type="spellStart"/>
      <w:r w:rsidRPr="002A37F2">
        <w:rPr>
          <w:rStyle w:val="CommentReference"/>
          <w:rFonts w:ascii="Times New Roman" w:hAnsi="Times New Roman" w:cs="Times New Roman"/>
          <w:sz w:val="24"/>
          <w:szCs w:val="24"/>
          <w:lang w:val="en-US"/>
        </w:rPr>
        <w:t>ada</w:t>
      </w:r>
      <w:proofErr w:type="spellEnd"/>
      <w:r w:rsidRPr="002A37F2">
        <w:rPr>
          <w:rStyle w:val="CommentReference"/>
          <w:rFonts w:ascii="Times New Roman" w:hAnsi="Times New Roman" w:cs="Times New Roman"/>
          <w:sz w:val="24"/>
          <w:szCs w:val="24"/>
          <w:lang w:val="en-US"/>
        </w:rPr>
        <w:t xml:space="preserve"> </w:t>
      </w:r>
      <w:proofErr w:type="spellStart"/>
      <w:r w:rsidRPr="002A37F2">
        <w:rPr>
          <w:rStyle w:val="CommentReference"/>
          <w:rFonts w:ascii="Times New Roman" w:hAnsi="Times New Roman" w:cs="Times New Roman"/>
          <w:sz w:val="24"/>
          <w:szCs w:val="24"/>
          <w:lang w:val="en-US"/>
        </w:rPr>
        <w:t>petugasnya</w:t>
      </w:r>
      <w:proofErr w:type="spellEnd"/>
      <w:r w:rsidRPr="002A37F2">
        <w:rPr>
          <w:rStyle w:val="CommentReference"/>
          <w:rFonts w:ascii="Times New Roman" w:hAnsi="Times New Roman" w:cs="Times New Roman"/>
          <w:sz w:val="24"/>
          <w:szCs w:val="24"/>
          <w:lang w:val="en-US"/>
        </w:rPr>
        <w:t xml:space="preserve"> </w:t>
      </w:r>
      <w:proofErr w:type="spellStart"/>
      <w:r w:rsidRPr="002A37F2">
        <w:rPr>
          <w:rStyle w:val="CommentReference"/>
          <w:rFonts w:ascii="Times New Roman" w:hAnsi="Times New Roman" w:cs="Times New Roman"/>
          <w:sz w:val="24"/>
          <w:szCs w:val="24"/>
          <w:lang w:val="en-US"/>
        </w:rPr>
        <w:t>maka</w:t>
      </w:r>
      <w:proofErr w:type="spellEnd"/>
      <w:r w:rsidRPr="002A37F2">
        <w:rPr>
          <w:rStyle w:val="CommentReference"/>
          <w:rFonts w:ascii="Times New Roman" w:hAnsi="Times New Roman" w:cs="Times New Roman"/>
          <w:sz w:val="24"/>
          <w:szCs w:val="24"/>
          <w:lang w:val="en-US"/>
        </w:rPr>
        <w:t xml:space="preserve"> </w:t>
      </w:r>
      <w:proofErr w:type="spellStart"/>
      <w:r w:rsidR="00864725">
        <w:rPr>
          <w:rStyle w:val="CommentReference"/>
          <w:rFonts w:ascii="Times New Roman" w:hAnsi="Times New Roman" w:cs="Times New Roman"/>
          <w:sz w:val="24"/>
          <w:szCs w:val="24"/>
          <w:lang w:val="en-US"/>
        </w:rPr>
        <w:t>pengajuan</w:t>
      </w:r>
      <w:proofErr w:type="spellEnd"/>
      <w:r w:rsidRPr="002A37F2">
        <w:rPr>
          <w:rStyle w:val="CommentReference"/>
          <w:rFonts w:ascii="Times New Roman" w:hAnsi="Times New Roman" w:cs="Times New Roman"/>
          <w:sz w:val="24"/>
          <w:szCs w:val="24"/>
          <w:lang w:val="en-US"/>
        </w:rPr>
        <w:t xml:space="preserve"> </w:t>
      </w:r>
      <w:proofErr w:type="spellStart"/>
      <w:r w:rsidRPr="002A37F2">
        <w:rPr>
          <w:rStyle w:val="CommentReference"/>
          <w:rFonts w:ascii="Times New Roman" w:hAnsi="Times New Roman" w:cs="Times New Roman"/>
          <w:sz w:val="24"/>
          <w:szCs w:val="24"/>
          <w:lang w:val="en-US"/>
        </w:rPr>
        <w:t>ini</w:t>
      </w:r>
      <w:proofErr w:type="spellEnd"/>
      <w:r w:rsidRPr="002A37F2">
        <w:rPr>
          <w:rStyle w:val="CommentReference"/>
          <w:rFonts w:ascii="Times New Roman" w:hAnsi="Times New Roman" w:cs="Times New Roman"/>
          <w:sz w:val="24"/>
          <w:szCs w:val="24"/>
          <w:lang w:val="en-US"/>
        </w:rPr>
        <w:t xml:space="preserve"> </w:t>
      </w:r>
      <w:proofErr w:type="spellStart"/>
      <w:r w:rsidRPr="002A37F2">
        <w:rPr>
          <w:rStyle w:val="CommentReference"/>
          <w:rFonts w:ascii="Times New Roman" w:hAnsi="Times New Roman" w:cs="Times New Roman"/>
          <w:sz w:val="24"/>
          <w:szCs w:val="24"/>
          <w:lang w:val="en-US"/>
        </w:rPr>
        <w:t>tertunda</w:t>
      </w:r>
      <w:proofErr w:type="spellEnd"/>
      <w:r w:rsidRPr="002A37F2">
        <w:rPr>
          <w:rStyle w:val="CommentReference"/>
          <w:rFonts w:ascii="Times New Roman" w:hAnsi="Times New Roman" w:cs="Times New Roman"/>
          <w:sz w:val="24"/>
          <w:szCs w:val="24"/>
          <w:lang w:val="en-US"/>
        </w:rPr>
        <w:t xml:space="preserve"> </w:t>
      </w:r>
      <w:proofErr w:type="spellStart"/>
      <w:r w:rsidRPr="002A37F2">
        <w:rPr>
          <w:rStyle w:val="CommentReference"/>
          <w:rFonts w:ascii="Times New Roman" w:hAnsi="Times New Roman" w:cs="Times New Roman"/>
          <w:sz w:val="24"/>
          <w:szCs w:val="24"/>
          <w:lang w:val="en-US"/>
        </w:rPr>
        <w:t>sehingga</w:t>
      </w:r>
      <w:proofErr w:type="spellEnd"/>
      <w:r w:rsidRPr="002A37F2">
        <w:rPr>
          <w:rStyle w:val="CommentReference"/>
          <w:rFonts w:ascii="Times New Roman" w:hAnsi="Times New Roman" w:cs="Times New Roman"/>
          <w:sz w:val="24"/>
          <w:szCs w:val="24"/>
          <w:lang w:val="en-US"/>
        </w:rPr>
        <w:t xml:space="preserve"> </w:t>
      </w:r>
      <w:proofErr w:type="spellStart"/>
      <w:r w:rsidRPr="002A37F2">
        <w:rPr>
          <w:rStyle w:val="CommentReference"/>
          <w:rFonts w:ascii="Times New Roman" w:hAnsi="Times New Roman" w:cs="Times New Roman"/>
          <w:sz w:val="24"/>
          <w:szCs w:val="24"/>
          <w:lang w:val="en-US"/>
        </w:rPr>
        <w:t>menyebabkan</w:t>
      </w:r>
      <w:proofErr w:type="spellEnd"/>
      <w:r w:rsidR="00864725">
        <w:rPr>
          <w:rStyle w:val="CommentReference"/>
          <w:rFonts w:ascii="Times New Roman" w:hAnsi="Times New Roman" w:cs="Times New Roman"/>
          <w:sz w:val="24"/>
          <w:szCs w:val="24"/>
          <w:lang w:val="en-US"/>
        </w:rPr>
        <w:t xml:space="preserve"> </w:t>
      </w:r>
      <w:proofErr w:type="spellStart"/>
      <w:r w:rsidR="00864725">
        <w:rPr>
          <w:rStyle w:val="CommentReference"/>
          <w:rFonts w:ascii="Times New Roman" w:hAnsi="Times New Roman" w:cs="Times New Roman"/>
          <w:sz w:val="24"/>
          <w:szCs w:val="24"/>
          <w:lang w:val="en-US"/>
        </w:rPr>
        <w:t>keterlambatan</w:t>
      </w:r>
      <w:proofErr w:type="spellEnd"/>
      <w:r w:rsidRPr="002A37F2">
        <w:rPr>
          <w:rStyle w:val="CommentReference"/>
          <w:rFonts w:ascii="Times New Roman" w:hAnsi="Times New Roman" w:cs="Times New Roman"/>
          <w:sz w:val="24"/>
          <w:szCs w:val="24"/>
          <w:lang w:val="en-US"/>
        </w:rPr>
        <w:t xml:space="preserve"> </w:t>
      </w:r>
      <w:proofErr w:type="spellStart"/>
      <w:r w:rsidRPr="002A37F2">
        <w:rPr>
          <w:rStyle w:val="CommentReference"/>
          <w:rFonts w:ascii="Times New Roman" w:hAnsi="Times New Roman" w:cs="Times New Roman"/>
          <w:sz w:val="24"/>
          <w:szCs w:val="24"/>
          <w:lang w:val="en-US"/>
        </w:rPr>
        <w:t>peminjaman</w:t>
      </w:r>
      <w:proofErr w:type="spellEnd"/>
      <w:r w:rsidRPr="002A37F2">
        <w:rPr>
          <w:rStyle w:val="CommentReference"/>
          <w:rFonts w:ascii="Times New Roman" w:hAnsi="Times New Roman" w:cs="Times New Roman"/>
          <w:sz w:val="24"/>
          <w:szCs w:val="24"/>
          <w:lang w:val="en-US"/>
        </w:rPr>
        <w:t xml:space="preserve">. Proses </w:t>
      </w:r>
      <w:proofErr w:type="spellStart"/>
      <w:r w:rsidRPr="002A37F2">
        <w:rPr>
          <w:rStyle w:val="CommentReference"/>
          <w:rFonts w:ascii="Times New Roman" w:hAnsi="Times New Roman" w:cs="Times New Roman"/>
          <w:sz w:val="24"/>
          <w:szCs w:val="24"/>
          <w:lang w:val="en-US"/>
        </w:rPr>
        <w:t>pencatatannya</w:t>
      </w:r>
      <w:proofErr w:type="spellEnd"/>
      <w:r w:rsidRPr="002A37F2">
        <w:rPr>
          <w:rStyle w:val="CommentReference"/>
          <w:rFonts w:ascii="Times New Roman" w:hAnsi="Times New Roman" w:cs="Times New Roman"/>
          <w:sz w:val="24"/>
          <w:szCs w:val="24"/>
          <w:lang w:val="en-US"/>
        </w:rPr>
        <w:t xml:space="preserve"> yang </w:t>
      </w:r>
      <w:proofErr w:type="spellStart"/>
      <w:r w:rsidRPr="002A37F2">
        <w:rPr>
          <w:rStyle w:val="CommentReference"/>
          <w:rFonts w:ascii="Times New Roman" w:hAnsi="Times New Roman" w:cs="Times New Roman"/>
          <w:sz w:val="24"/>
          <w:szCs w:val="24"/>
          <w:lang w:val="en-US"/>
        </w:rPr>
        <w:t>dilakukan</w:t>
      </w:r>
      <w:proofErr w:type="spellEnd"/>
      <w:r w:rsidRPr="002A37F2">
        <w:rPr>
          <w:rStyle w:val="CommentReference"/>
          <w:rFonts w:ascii="Times New Roman" w:hAnsi="Times New Roman" w:cs="Times New Roman"/>
          <w:sz w:val="24"/>
          <w:szCs w:val="24"/>
          <w:lang w:val="en-US"/>
        </w:rPr>
        <w:t xml:space="preserve"> oleh </w:t>
      </w:r>
      <w:proofErr w:type="spellStart"/>
      <w:r w:rsidRPr="002A37F2">
        <w:rPr>
          <w:rStyle w:val="CommentReference"/>
          <w:rFonts w:ascii="Times New Roman" w:hAnsi="Times New Roman" w:cs="Times New Roman"/>
          <w:sz w:val="24"/>
          <w:szCs w:val="24"/>
          <w:lang w:val="en-US"/>
        </w:rPr>
        <w:t>petugas</w:t>
      </w:r>
      <w:proofErr w:type="spellEnd"/>
      <w:r w:rsidRPr="002A37F2">
        <w:rPr>
          <w:rStyle w:val="CommentReference"/>
          <w:rFonts w:ascii="Times New Roman" w:hAnsi="Times New Roman" w:cs="Times New Roman"/>
          <w:sz w:val="24"/>
          <w:szCs w:val="24"/>
          <w:lang w:val="en-US"/>
        </w:rPr>
        <w:t xml:space="preserve"> </w:t>
      </w:r>
      <w:proofErr w:type="spellStart"/>
      <w:r w:rsidRPr="002A37F2">
        <w:rPr>
          <w:rStyle w:val="CommentReference"/>
          <w:rFonts w:ascii="Times New Roman" w:hAnsi="Times New Roman" w:cs="Times New Roman"/>
          <w:sz w:val="24"/>
          <w:szCs w:val="24"/>
          <w:lang w:val="en-US"/>
        </w:rPr>
        <w:t>masih</w:t>
      </w:r>
      <w:proofErr w:type="spellEnd"/>
      <w:r w:rsidRPr="002A37F2">
        <w:rPr>
          <w:rStyle w:val="CommentReference"/>
          <w:rFonts w:ascii="Times New Roman" w:hAnsi="Times New Roman" w:cs="Times New Roman"/>
          <w:sz w:val="24"/>
          <w:szCs w:val="24"/>
          <w:lang w:val="en-US"/>
        </w:rPr>
        <w:t xml:space="preserve"> </w:t>
      </w:r>
      <w:proofErr w:type="spellStart"/>
      <w:r w:rsidRPr="002A37F2">
        <w:rPr>
          <w:rStyle w:val="CommentReference"/>
          <w:rFonts w:ascii="Times New Roman" w:hAnsi="Times New Roman" w:cs="Times New Roman"/>
          <w:sz w:val="24"/>
          <w:szCs w:val="24"/>
          <w:lang w:val="en-US"/>
        </w:rPr>
        <w:t>bersifat</w:t>
      </w:r>
      <w:proofErr w:type="spellEnd"/>
      <w:r w:rsidRPr="002A37F2">
        <w:rPr>
          <w:rStyle w:val="CommentReference"/>
          <w:rFonts w:ascii="Times New Roman" w:hAnsi="Times New Roman" w:cs="Times New Roman"/>
          <w:sz w:val="24"/>
          <w:szCs w:val="24"/>
          <w:lang w:val="en-US"/>
        </w:rPr>
        <w:t xml:space="preserve"> manual </w:t>
      </w:r>
      <w:proofErr w:type="spellStart"/>
      <w:r w:rsidRPr="002A37F2">
        <w:rPr>
          <w:rStyle w:val="CommentReference"/>
          <w:rFonts w:ascii="Times New Roman" w:hAnsi="Times New Roman" w:cs="Times New Roman"/>
          <w:sz w:val="24"/>
          <w:szCs w:val="24"/>
          <w:lang w:val="en-US"/>
        </w:rPr>
        <w:t>menggunakan</w:t>
      </w:r>
      <w:proofErr w:type="spellEnd"/>
      <w:r w:rsidRPr="002A37F2">
        <w:rPr>
          <w:rStyle w:val="CommentReference"/>
          <w:rFonts w:ascii="Times New Roman" w:hAnsi="Times New Roman" w:cs="Times New Roman"/>
          <w:sz w:val="24"/>
          <w:szCs w:val="24"/>
          <w:lang w:val="en-US"/>
        </w:rPr>
        <w:t xml:space="preserve"> </w:t>
      </w:r>
      <w:proofErr w:type="spellStart"/>
      <w:r w:rsidRPr="002A37F2">
        <w:rPr>
          <w:rStyle w:val="CommentReference"/>
          <w:rFonts w:ascii="Times New Roman" w:hAnsi="Times New Roman" w:cs="Times New Roman"/>
          <w:sz w:val="24"/>
          <w:szCs w:val="24"/>
          <w:lang w:val="en-US"/>
        </w:rPr>
        <w:t>microsoft</w:t>
      </w:r>
      <w:proofErr w:type="spellEnd"/>
      <w:r w:rsidRPr="002A37F2">
        <w:rPr>
          <w:rStyle w:val="CommentReference"/>
          <w:rFonts w:ascii="Times New Roman" w:hAnsi="Times New Roman" w:cs="Times New Roman"/>
          <w:sz w:val="24"/>
          <w:szCs w:val="24"/>
          <w:lang w:val="en-US"/>
        </w:rPr>
        <w:t xml:space="preserve"> excel dan </w:t>
      </w:r>
      <w:proofErr w:type="spellStart"/>
      <w:r w:rsidRPr="002A37F2">
        <w:rPr>
          <w:rStyle w:val="CommentReference"/>
          <w:rFonts w:ascii="Times New Roman" w:hAnsi="Times New Roman" w:cs="Times New Roman"/>
          <w:sz w:val="24"/>
          <w:szCs w:val="24"/>
          <w:lang w:val="en-US"/>
        </w:rPr>
        <w:t>kadang</w:t>
      </w:r>
      <w:proofErr w:type="spellEnd"/>
      <w:r w:rsidRPr="002A37F2">
        <w:rPr>
          <w:rStyle w:val="CommentReference"/>
          <w:rFonts w:ascii="Times New Roman" w:hAnsi="Times New Roman" w:cs="Times New Roman"/>
          <w:sz w:val="24"/>
          <w:szCs w:val="24"/>
          <w:lang w:val="en-US"/>
        </w:rPr>
        <w:t xml:space="preserve"> </w:t>
      </w:r>
      <w:proofErr w:type="spellStart"/>
      <w:r w:rsidRPr="002A37F2">
        <w:rPr>
          <w:rStyle w:val="CommentReference"/>
          <w:rFonts w:ascii="Times New Roman" w:hAnsi="Times New Roman" w:cs="Times New Roman"/>
          <w:sz w:val="24"/>
          <w:szCs w:val="24"/>
          <w:lang w:val="en-US"/>
        </w:rPr>
        <w:t>lupa</w:t>
      </w:r>
      <w:proofErr w:type="spellEnd"/>
      <w:r w:rsidRPr="002A37F2">
        <w:rPr>
          <w:rStyle w:val="CommentReference"/>
          <w:rFonts w:ascii="Times New Roman" w:hAnsi="Times New Roman" w:cs="Times New Roman"/>
          <w:sz w:val="24"/>
          <w:szCs w:val="24"/>
          <w:lang w:val="en-US"/>
        </w:rPr>
        <w:t xml:space="preserve"> </w:t>
      </w:r>
      <w:proofErr w:type="spellStart"/>
      <w:r w:rsidRPr="002A37F2">
        <w:rPr>
          <w:rStyle w:val="CommentReference"/>
          <w:rFonts w:ascii="Times New Roman" w:hAnsi="Times New Roman" w:cs="Times New Roman"/>
          <w:sz w:val="24"/>
          <w:szCs w:val="24"/>
          <w:lang w:val="en-US"/>
        </w:rPr>
        <w:t>tidak</w:t>
      </w:r>
      <w:proofErr w:type="spellEnd"/>
      <w:r w:rsidRPr="002A37F2">
        <w:rPr>
          <w:rStyle w:val="CommentReference"/>
          <w:rFonts w:ascii="Times New Roman" w:hAnsi="Times New Roman" w:cs="Times New Roman"/>
          <w:sz w:val="24"/>
          <w:szCs w:val="24"/>
          <w:lang w:val="en-US"/>
        </w:rPr>
        <w:t xml:space="preserve"> </w:t>
      </w:r>
      <w:proofErr w:type="spellStart"/>
      <w:r w:rsidRPr="002A37F2">
        <w:rPr>
          <w:rStyle w:val="CommentReference"/>
          <w:rFonts w:ascii="Times New Roman" w:hAnsi="Times New Roman" w:cs="Times New Roman"/>
          <w:sz w:val="24"/>
          <w:szCs w:val="24"/>
          <w:lang w:val="en-US"/>
        </w:rPr>
        <w:t>dilakukan</w:t>
      </w:r>
      <w:proofErr w:type="spellEnd"/>
      <w:r w:rsidRPr="002A37F2">
        <w:rPr>
          <w:rStyle w:val="CommentReference"/>
          <w:rFonts w:ascii="Times New Roman" w:hAnsi="Times New Roman" w:cs="Times New Roman"/>
          <w:sz w:val="24"/>
          <w:szCs w:val="24"/>
          <w:lang w:val="en-US"/>
        </w:rPr>
        <w:t xml:space="preserve"> </w:t>
      </w:r>
      <w:proofErr w:type="spellStart"/>
      <w:r w:rsidRPr="002A37F2">
        <w:rPr>
          <w:rStyle w:val="CommentReference"/>
          <w:rFonts w:ascii="Times New Roman" w:hAnsi="Times New Roman" w:cs="Times New Roman"/>
          <w:sz w:val="24"/>
          <w:szCs w:val="24"/>
          <w:lang w:val="en-US"/>
        </w:rPr>
        <w:t>pencatatan</w:t>
      </w:r>
      <w:proofErr w:type="spellEnd"/>
      <w:r w:rsidRPr="002A37F2">
        <w:rPr>
          <w:rStyle w:val="CommentReference"/>
          <w:rFonts w:ascii="Times New Roman" w:hAnsi="Times New Roman" w:cs="Times New Roman"/>
          <w:sz w:val="24"/>
          <w:szCs w:val="24"/>
          <w:lang w:val="en-US"/>
        </w:rPr>
        <w:t>.</w:t>
      </w:r>
      <w:r w:rsidRPr="002A37F2">
        <w:rPr>
          <w:rFonts w:ascii="Times New Roman" w:hAnsi="Times New Roman" w:cs="Times New Roman"/>
          <w:sz w:val="24"/>
          <w:szCs w:val="24"/>
          <w:lang w:val="en-US"/>
        </w:rPr>
        <w:t xml:space="preserve"> </w:t>
      </w:r>
      <w:proofErr w:type="spellStart"/>
      <w:r w:rsidRPr="002A37F2">
        <w:rPr>
          <w:rFonts w:ascii="Times New Roman" w:hAnsi="Times New Roman" w:cs="Times New Roman"/>
          <w:sz w:val="24"/>
          <w:szCs w:val="24"/>
          <w:lang w:val="en-US"/>
        </w:rPr>
        <w:t>Tahap</w:t>
      </w:r>
      <w:proofErr w:type="spellEnd"/>
      <w:r w:rsidRPr="002A37F2">
        <w:rPr>
          <w:rFonts w:ascii="Times New Roman" w:hAnsi="Times New Roman" w:cs="Times New Roman"/>
          <w:sz w:val="24"/>
          <w:szCs w:val="24"/>
          <w:lang w:val="en-US"/>
        </w:rPr>
        <w:t xml:space="preserve"> </w:t>
      </w:r>
      <w:proofErr w:type="spellStart"/>
      <w:r w:rsidRPr="002A37F2">
        <w:rPr>
          <w:rFonts w:ascii="Times New Roman" w:hAnsi="Times New Roman" w:cs="Times New Roman"/>
          <w:sz w:val="24"/>
          <w:szCs w:val="24"/>
          <w:lang w:val="en-US"/>
        </w:rPr>
        <w:t>ini</w:t>
      </w:r>
      <w:proofErr w:type="spellEnd"/>
      <w:r w:rsidRPr="002A37F2">
        <w:rPr>
          <w:rFonts w:ascii="Times New Roman" w:hAnsi="Times New Roman" w:cs="Times New Roman"/>
          <w:sz w:val="24"/>
          <w:szCs w:val="24"/>
          <w:lang w:val="en-US"/>
        </w:rPr>
        <w:t xml:space="preserve"> </w:t>
      </w:r>
      <w:proofErr w:type="spellStart"/>
      <w:r w:rsidRPr="002A37F2">
        <w:rPr>
          <w:rFonts w:ascii="Times New Roman" w:hAnsi="Times New Roman" w:cs="Times New Roman"/>
          <w:sz w:val="24"/>
          <w:szCs w:val="24"/>
          <w:lang w:val="en-US"/>
        </w:rPr>
        <w:t>meliputi</w:t>
      </w:r>
      <w:proofErr w:type="spellEnd"/>
      <w:r w:rsidRPr="002A37F2">
        <w:rPr>
          <w:rFonts w:ascii="Times New Roman" w:hAnsi="Times New Roman" w:cs="Times New Roman"/>
          <w:sz w:val="24"/>
          <w:szCs w:val="24"/>
          <w:lang w:val="en-US"/>
        </w:rPr>
        <w:t xml:space="preserve"> </w:t>
      </w:r>
      <w:proofErr w:type="spellStart"/>
      <w:r w:rsidRPr="002A37F2">
        <w:rPr>
          <w:rFonts w:ascii="Times New Roman" w:hAnsi="Times New Roman" w:cs="Times New Roman"/>
          <w:sz w:val="24"/>
          <w:szCs w:val="24"/>
          <w:lang w:val="en-US"/>
        </w:rPr>
        <w:t>perumusan</w:t>
      </w:r>
      <w:proofErr w:type="spellEnd"/>
      <w:r w:rsidRPr="002A37F2">
        <w:rPr>
          <w:rFonts w:ascii="Times New Roman" w:hAnsi="Times New Roman" w:cs="Times New Roman"/>
          <w:sz w:val="24"/>
          <w:szCs w:val="24"/>
          <w:lang w:val="en-US"/>
        </w:rPr>
        <w:t xml:space="preserve"> </w:t>
      </w:r>
      <w:proofErr w:type="spellStart"/>
      <w:r w:rsidRPr="002A37F2">
        <w:rPr>
          <w:rFonts w:ascii="Times New Roman" w:hAnsi="Times New Roman" w:cs="Times New Roman"/>
          <w:sz w:val="24"/>
          <w:szCs w:val="24"/>
          <w:lang w:val="en-US"/>
        </w:rPr>
        <w:t>masalah</w:t>
      </w:r>
      <w:proofErr w:type="spellEnd"/>
      <w:r w:rsidRPr="002A37F2">
        <w:rPr>
          <w:rFonts w:ascii="Times New Roman" w:hAnsi="Times New Roman" w:cs="Times New Roman"/>
          <w:sz w:val="24"/>
          <w:szCs w:val="24"/>
          <w:lang w:val="en-US"/>
        </w:rPr>
        <w:t xml:space="preserve"> dan </w:t>
      </w:r>
      <w:proofErr w:type="spellStart"/>
      <w:r w:rsidRPr="002A37F2">
        <w:rPr>
          <w:rFonts w:ascii="Times New Roman" w:hAnsi="Times New Roman" w:cs="Times New Roman"/>
          <w:sz w:val="24"/>
          <w:szCs w:val="24"/>
          <w:lang w:val="en-US"/>
        </w:rPr>
        <w:t>tujuan</w:t>
      </w:r>
      <w:proofErr w:type="spellEnd"/>
      <w:r w:rsidRPr="002A37F2">
        <w:rPr>
          <w:rFonts w:ascii="Times New Roman" w:hAnsi="Times New Roman" w:cs="Times New Roman"/>
          <w:sz w:val="24"/>
          <w:szCs w:val="24"/>
          <w:lang w:val="en-US"/>
        </w:rPr>
        <w:t xml:space="preserve"> </w:t>
      </w:r>
      <w:proofErr w:type="spellStart"/>
      <w:r w:rsidRPr="002A37F2">
        <w:rPr>
          <w:rFonts w:ascii="Times New Roman" w:hAnsi="Times New Roman" w:cs="Times New Roman"/>
          <w:sz w:val="24"/>
          <w:szCs w:val="24"/>
          <w:lang w:val="en-US"/>
        </w:rPr>
        <w:t>penelitian</w:t>
      </w:r>
      <w:proofErr w:type="spellEnd"/>
      <w:r w:rsidRPr="002A37F2">
        <w:rPr>
          <w:rFonts w:ascii="Times New Roman" w:hAnsi="Times New Roman" w:cs="Times New Roman"/>
          <w:sz w:val="24"/>
          <w:szCs w:val="24"/>
          <w:lang w:val="en-US"/>
        </w:rPr>
        <w:t xml:space="preserve">. </w:t>
      </w:r>
      <w:proofErr w:type="spellStart"/>
      <w:r w:rsidRPr="002A37F2">
        <w:rPr>
          <w:rFonts w:ascii="Times New Roman" w:hAnsi="Times New Roman" w:cs="Times New Roman"/>
          <w:sz w:val="24"/>
          <w:szCs w:val="24"/>
          <w:lang w:val="en-US"/>
        </w:rPr>
        <w:t>Tahap</w:t>
      </w:r>
      <w:proofErr w:type="spellEnd"/>
      <w:r w:rsidRPr="002A37F2">
        <w:rPr>
          <w:rFonts w:ascii="Times New Roman" w:hAnsi="Times New Roman" w:cs="Times New Roman"/>
          <w:sz w:val="24"/>
          <w:szCs w:val="24"/>
          <w:lang w:val="en-US"/>
        </w:rPr>
        <w:t xml:space="preserve"> </w:t>
      </w:r>
      <w:proofErr w:type="spellStart"/>
      <w:r w:rsidRPr="002A37F2">
        <w:rPr>
          <w:rFonts w:ascii="Times New Roman" w:hAnsi="Times New Roman" w:cs="Times New Roman"/>
          <w:sz w:val="24"/>
          <w:szCs w:val="24"/>
          <w:lang w:val="en-US"/>
        </w:rPr>
        <w:t>kedua</w:t>
      </w:r>
      <w:proofErr w:type="spellEnd"/>
      <w:r w:rsidRPr="002A37F2">
        <w:rPr>
          <w:rFonts w:ascii="Times New Roman" w:hAnsi="Times New Roman" w:cs="Times New Roman"/>
          <w:sz w:val="24"/>
          <w:szCs w:val="24"/>
          <w:lang w:val="en-US"/>
        </w:rPr>
        <w:t xml:space="preserve"> </w:t>
      </w:r>
      <w:proofErr w:type="spellStart"/>
      <w:r w:rsidRPr="002A37F2">
        <w:rPr>
          <w:rFonts w:ascii="Times New Roman" w:hAnsi="Times New Roman" w:cs="Times New Roman"/>
          <w:sz w:val="24"/>
          <w:szCs w:val="24"/>
          <w:lang w:val="en-US"/>
        </w:rPr>
        <w:t>merupakan</w:t>
      </w:r>
      <w:proofErr w:type="spellEnd"/>
      <w:r w:rsidRPr="002A37F2">
        <w:rPr>
          <w:rFonts w:ascii="Times New Roman" w:hAnsi="Times New Roman" w:cs="Times New Roman"/>
          <w:sz w:val="24"/>
          <w:szCs w:val="24"/>
          <w:lang w:val="en-US"/>
        </w:rPr>
        <w:t xml:space="preserve"> </w:t>
      </w:r>
      <w:proofErr w:type="spellStart"/>
      <w:r w:rsidRPr="002A37F2">
        <w:rPr>
          <w:rFonts w:ascii="Times New Roman" w:hAnsi="Times New Roman" w:cs="Times New Roman"/>
          <w:sz w:val="24"/>
          <w:szCs w:val="24"/>
          <w:lang w:val="en-US"/>
        </w:rPr>
        <w:t>tahap</w:t>
      </w:r>
      <w:proofErr w:type="spellEnd"/>
      <w:r w:rsidRPr="002A37F2">
        <w:rPr>
          <w:rFonts w:ascii="Times New Roman" w:hAnsi="Times New Roman" w:cs="Times New Roman"/>
          <w:sz w:val="24"/>
          <w:szCs w:val="24"/>
          <w:lang w:val="en-US"/>
        </w:rPr>
        <w:t xml:space="preserve"> </w:t>
      </w:r>
      <w:proofErr w:type="spellStart"/>
      <w:r w:rsidRPr="002A37F2">
        <w:rPr>
          <w:rFonts w:ascii="Times New Roman" w:hAnsi="Times New Roman" w:cs="Times New Roman"/>
          <w:sz w:val="24"/>
          <w:szCs w:val="24"/>
          <w:lang w:val="en-US"/>
        </w:rPr>
        <w:t>Pengumpulan</w:t>
      </w:r>
      <w:proofErr w:type="spellEnd"/>
      <w:r w:rsidRPr="002A37F2">
        <w:rPr>
          <w:rFonts w:ascii="Times New Roman" w:hAnsi="Times New Roman" w:cs="Times New Roman"/>
          <w:sz w:val="24"/>
          <w:szCs w:val="24"/>
          <w:lang w:val="en-US"/>
        </w:rPr>
        <w:t xml:space="preserve"> Data. </w:t>
      </w:r>
      <w:r w:rsidRPr="002A37F2">
        <w:rPr>
          <w:rFonts w:ascii="Times New Roman" w:hAnsi="Times New Roman"/>
          <w:sz w:val="24"/>
          <w:szCs w:val="24"/>
          <w:lang w:val="en-US"/>
        </w:rPr>
        <w:t xml:space="preserve">Pada </w:t>
      </w:r>
      <w:proofErr w:type="spellStart"/>
      <w:r w:rsidRPr="002A37F2">
        <w:rPr>
          <w:rFonts w:ascii="Times New Roman" w:hAnsi="Times New Roman"/>
          <w:sz w:val="24"/>
          <w:szCs w:val="24"/>
          <w:lang w:val="en-US"/>
        </w:rPr>
        <w:t>penelitian</w:t>
      </w:r>
      <w:proofErr w:type="spellEnd"/>
      <w:r w:rsidRPr="002A37F2">
        <w:rPr>
          <w:rFonts w:ascii="Times New Roman" w:hAnsi="Times New Roman"/>
          <w:sz w:val="24"/>
          <w:szCs w:val="24"/>
          <w:lang w:val="en-US"/>
        </w:rPr>
        <w:t xml:space="preserve"> </w:t>
      </w:r>
      <w:proofErr w:type="spellStart"/>
      <w:r w:rsidRPr="002A37F2">
        <w:rPr>
          <w:rFonts w:ascii="Times New Roman" w:hAnsi="Times New Roman"/>
          <w:sz w:val="24"/>
          <w:szCs w:val="24"/>
          <w:lang w:val="en-US"/>
        </w:rPr>
        <w:t>ini</w:t>
      </w:r>
      <w:proofErr w:type="spellEnd"/>
      <w:r w:rsidRPr="002A37F2">
        <w:rPr>
          <w:rFonts w:ascii="Times New Roman" w:hAnsi="Times New Roman"/>
          <w:sz w:val="24"/>
          <w:szCs w:val="24"/>
          <w:lang w:val="en-US"/>
        </w:rPr>
        <w:t xml:space="preserve">, </w:t>
      </w:r>
      <w:proofErr w:type="spellStart"/>
      <w:r w:rsidRPr="002A37F2">
        <w:rPr>
          <w:rFonts w:ascii="Times New Roman" w:hAnsi="Times New Roman"/>
          <w:sz w:val="24"/>
          <w:szCs w:val="24"/>
          <w:lang w:val="en-US"/>
        </w:rPr>
        <w:t>analisis</w:t>
      </w:r>
      <w:proofErr w:type="spellEnd"/>
      <w:r w:rsidRPr="002A37F2">
        <w:rPr>
          <w:rFonts w:ascii="Times New Roman" w:hAnsi="Times New Roman"/>
          <w:sz w:val="24"/>
          <w:szCs w:val="24"/>
          <w:lang w:val="en-US"/>
        </w:rPr>
        <w:t xml:space="preserve"> </w:t>
      </w:r>
      <w:proofErr w:type="spellStart"/>
      <w:r w:rsidRPr="002A37F2">
        <w:rPr>
          <w:rFonts w:ascii="Times New Roman" w:hAnsi="Times New Roman"/>
          <w:sz w:val="24"/>
          <w:szCs w:val="24"/>
          <w:lang w:val="en-US"/>
        </w:rPr>
        <w:t>diperoleh</w:t>
      </w:r>
      <w:proofErr w:type="spellEnd"/>
      <w:r w:rsidRPr="002A37F2">
        <w:rPr>
          <w:rFonts w:ascii="Times New Roman" w:hAnsi="Times New Roman"/>
          <w:sz w:val="24"/>
          <w:szCs w:val="24"/>
          <w:lang w:val="en-US"/>
        </w:rPr>
        <w:t xml:space="preserve"> </w:t>
      </w:r>
      <w:proofErr w:type="spellStart"/>
      <w:r w:rsidRPr="002A37F2">
        <w:rPr>
          <w:rFonts w:ascii="Times New Roman" w:hAnsi="Times New Roman"/>
          <w:sz w:val="24"/>
          <w:szCs w:val="24"/>
          <w:lang w:val="en-US"/>
        </w:rPr>
        <w:t>melalui</w:t>
      </w:r>
      <w:proofErr w:type="spellEnd"/>
      <w:r w:rsidRPr="002A37F2">
        <w:rPr>
          <w:rFonts w:ascii="Times New Roman" w:hAnsi="Times New Roman"/>
          <w:sz w:val="24"/>
          <w:szCs w:val="24"/>
          <w:lang w:val="en-US"/>
        </w:rPr>
        <w:t xml:space="preserve"> </w:t>
      </w:r>
      <w:proofErr w:type="spellStart"/>
      <w:r w:rsidRPr="002A37F2">
        <w:rPr>
          <w:rFonts w:ascii="Times New Roman" w:hAnsi="Times New Roman"/>
          <w:sz w:val="24"/>
          <w:szCs w:val="24"/>
          <w:lang w:val="en-US"/>
        </w:rPr>
        <w:t>observasi</w:t>
      </w:r>
      <w:proofErr w:type="spellEnd"/>
      <w:r w:rsidRPr="002A37F2">
        <w:rPr>
          <w:rFonts w:ascii="Times New Roman" w:hAnsi="Times New Roman"/>
          <w:sz w:val="24"/>
          <w:szCs w:val="24"/>
          <w:lang w:val="en-US"/>
        </w:rPr>
        <w:t xml:space="preserve">, </w:t>
      </w:r>
      <w:proofErr w:type="spellStart"/>
      <w:r w:rsidRPr="002A37F2">
        <w:rPr>
          <w:rFonts w:ascii="Times New Roman" w:hAnsi="Times New Roman"/>
          <w:sz w:val="24"/>
          <w:szCs w:val="24"/>
          <w:lang w:val="en-US"/>
        </w:rPr>
        <w:t>wawancara</w:t>
      </w:r>
      <w:proofErr w:type="spellEnd"/>
      <w:r w:rsidRPr="002A37F2">
        <w:rPr>
          <w:rFonts w:ascii="Times New Roman" w:hAnsi="Times New Roman"/>
          <w:sz w:val="24"/>
          <w:szCs w:val="24"/>
          <w:lang w:val="en-US"/>
        </w:rPr>
        <w:t xml:space="preserve">, dan </w:t>
      </w:r>
      <w:proofErr w:type="spellStart"/>
      <w:r w:rsidRPr="002A37F2">
        <w:rPr>
          <w:rFonts w:ascii="Times New Roman" w:hAnsi="Times New Roman"/>
          <w:sz w:val="24"/>
          <w:szCs w:val="24"/>
          <w:lang w:val="en-US"/>
        </w:rPr>
        <w:t>studi</w:t>
      </w:r>
      <w:proofErr w:type="spellEnd"/>
      <w:r w:rsidRPr="002A37F2">
        <w:rPr>
          <w:rFonts w:ascii="Times New Roman" w:hAnsi="Times New Roman"/>
          <w:sz w:val="24"/>
          <w:szCs w:val="24"/>
          <w:lang w:val="en-US"/>
        </w:rPr>
        <w:t xml:space="preserve"> </w:t>
      </w:r>
      <w:proofErr w:type="spellStart"/>
      <w:r w:rsidRPr="002A37F2">
        <w:rPr>
          <w:rFonts w:ascii="Times New Roman" w:hAnsi="Times New Roman"/>
          <w:sz w:val="24"/>
          <w:szCs w:val="24"/>
          <w:lang w:val="en-US"/>
        </w:rPr>
        <w:t>pustaka</w:t>
      </w:r>
      <w:proofErr w:type="spellEnd"/>
      <w:r w:rsidRPr="002A37F2">
        <w:rPr>
          <w:rFonts w:ascii="Times New Roman" w:hAnsi="Times New Roman"/>
          <w:sz w:val="24"/>
          <w:szCs w:val="24"/>
          <w:lang w:val="en-US"/>
        </w:rPr>
        <w:t xml:space="preserve">, </w:t>
      </w:r>
      <w:proofErr w:type="spellStart"/>
      <w:r w:rsidRPr="002A37F2">
        <w:rPr>
          <w:rFonts w:ascii="Times New Roman" w:hAnsi="Times New Roman"/>
          <w:sz w:val="24"/>
          <w:szCs w:val="24"/>
          <w:lang w:val="en-US"/>
        </w:rPr>
        <w:t>informasi</w:t>
      </w:r>
      <w:proofErr w:type="spellEnd"/>
      <w:r w:rsidRPr="002A37F2">
        <w:rPr>
          <w:rFonts w:ascii="Times New Roman" w:hAnsi="Times New Roman"/>
          <w:sz w:val="24"/>
          <w:szCs w:val="24"/>
          <w:lang w:val="en-US"/>
        </w:rPr>
        <w:t xml:space="preserve"> yang </w:t>
      </w:r>
      <w:proofErr w:type="spellStart"/>
      <w:r w:rsidRPr="002A37F2">
        <w:rPr>
          <w:rFonts w:ascii="Times New Roman" w:hAnsi="Times New Roman"/>
          <w:sz w:val="24"/>
          <w:szCs w:val="24"/>
          <w:lang w:val="en-US"/>
        </w:rPr>
        <w:t>diperoleh</w:t>
      </w:r>
      <w:proofErr w:type="spellEnd"/>
      <w:r w:rsidRPr="002A37F2">
        <w:rPr>
          <w:rFonts w:ascii="Times New Roman" w:hAnsi="Times New Roman"/>
          <w:sz w:val="24"/>
          <w:szCs w:val="24"/>
          <w:lang w:val="en-US"/>
        </w:rPr>
        <w:t xml:space="preserve"> </w:t>
      </w:r>
      <w:proofErr w:type="spellStart"/>
      <w:r w:rsidRPr="002A37F2">
        <w:rPr>
          <w:rFonts w:ascii="Times New Roman" w:hAnsi="Times New Roman" w:cs="Times New Roman"/>
          <w:sz w:val="24"/>
          <w:szCs w:val="24"/>
          <w:lang w:val="en-US"/>
        </w:rPr>
        <w:t>dianalisis</w:t>
      </w:r>
      <w:proofErr w:type="spellEnd"/>
      <w:r w:rsidRPr="002A37F2">
        <w:rPr>
          <w:rFonts w:ascii="Times New Roman" w:hAnsi="Times New Roman" w:cs="Times New Roman"/>
          <w:sz w:val="24"/>
          <w:szCs w:val="24"/>
          <w:lang w:val="en-US"/>
        </w:rPr>
        <w:t xml:space="preserve"> </w:t>
      </w:r>
      <w:proofErr w:type="spellStart"/>
      <w:r w:rsidRPr="002A37F2">
        <w:rPr>
          <w:rFonts w:ascii="Times New Roman" w:hAnsi="Times New Roman" w:cs="Times New Roman"/>
          <w:sz w:val="24"/>
          <w:szCs w:val="24"/>
          <w:lang w:val="en-US"/>
        </w:rPr>
        <w:t>untuk</w:t>
      </w:r>
      <w:proofErr w:type="spellEnd"/>
      <w:r w:rsidRPr="002A37F2">
        <w:rPr>
          <w:rFonts w:ascii="Times New Roman" w:hAnsi="Times New Roman" w:cs="Times New Roman"/>
          <w:sz w:val="24"/>
          <w:szCs w:val="24"/>
          <w:lang w:val="en-US"/>
        </w:rPr>
        <w:t xml:space="preserve"> </w:t>
      </w:r>
      <w:proofErr w:type="spellStart"/>
      <w:r w:rsidRPr="002A37F2">
        <w:rPr>
          <w:rFonts w:ascii="Times New Roman" w:hAnsi="Times New Roman" w:cs="Times New Roman"/>
          <w:sz w:val="24"/>
          <w:szCs w:val="24"/>
          <w:lang w:val="en-US"/>
        </w:rPr>
        <w:t>mendapatkan</w:t>
      </w:r>
      <w:proofErr w:type="spellEnd"/>
      <w:r w:rsidRPr="002A37F2">
        <w:rPr>
          <w:rFonts w:ascii="Times New Roman" w:hAnsi="Times New Roman" w:cs="Times New Roman"/>
          <w:sz w:val="24"/>
          <w:szCs w:val="24"/>
          <w:lang w:val="en-US"/>
        </w:rPr>
        <w:t xml:space="preserve"> data yang </w:t>
      </w:r>
      <w:proofErr w:type="spellStart"/>
      <w:r w:rsidRPr="002A37F2">
        <w:rPr>
          <w:rFonts w:ascii="Times New Roman" w:hAnsi="Times New Roman" w:cs="Times New Roman"/>
          <w:sz w:val="24"/>
          <w:szCs w:val="24"/>
          <w:lang w:val="en-US"/>
        </w:rPr>
        <w:t>dibutuhkan</w:t>
      </w:r>
      <w:proofErr w:type="spellEnd"/>
      <w:r w:rsidRPr="002A37F2">
        <w:rPr>
          <w:rFonts w:ascii="Times New Roman" w:hAnsi="Times New Roman" w:cs="Times New Roman"/>
          <w:sz w:val="24"/>
          <w:szCs w:val="24"/>
          <w:lang w:val="en-US"/>
        </w:rPr>
        <w:t>.</w:t>
      </w:r>
    </w:p>
    <w:p w14:paraId="0E016BB7" w14:textId="77777777" w:rsidR="00EC424A" w:rsidRPr="004F3792" w:rsidRDefault="00EC424A" w:rsidP="00EC424A">
      <w:pPr>
        <w:pStyle w:val="ListParagraph"/>
        <w:numPr>
          <w:ilvl w:val="0"/>
          <w:numId w:val="25"/>
        </w:numPr>
        <w:spacing w:after="0" w:line="480" w:lineRule="auto"/>
        <w:ind w:left="567" w:hanging="567"/>
        <w:jc w:val="both"/>
        <w:rPr>
          <w:rFonts w:ascii="Times New Roman" w:hAnsi="Times New Roman" w:cs="Times New Roman"/>
          <w:b/>
          <w:bCs/>
          <w:sz w:val="24"/>
          <w:szCs w:val="24"/>
          <w:lang w:val="en-US"/>
        </w:rPr>
      </w:pPr>
      <w:r>
        <w:rPr>
          <w:rFonts w:ascii="Times New Roman" w:hAnsi="Times New Roman" w:cs="Times New Roman"/>
          <w:b/>
          <w:bCs/>
          <w:sz w:val="24"/>
          <w:szCs w:val="24"/>
          <w:lang w:val="en-US" w:eastAsia="zh-CN"/>
        </w:rPr>
        <w:t xml:space="preserve">  </w:t>
      </w:r>
      <w:proofErr w:type="spellStart"/>
      <w:r w:rsidRPr="004F3792">
        <w:rPr>
          <w:rFonts w:ascii="Times New Roman" w:hAnsi="Times New Roman" w:cs="Times New Roman"/>
          <w:b/>
          <w:bCs/>
          <w:sz w:val="24"/>
          <w:szCs w:val="24"/>
          <w:lang w:val="en-US" w:eastAsia="zh-CN"/>
        </w:rPr>
        <w:t>Observasi</w:t>
      </w:r>
      <w:proofErr w:type="spellEnd"/>
      <w:r w:rsidRPr="004F3792">
        <w:rPr>
          <w:rFonts w:ascii="Times New Roman" w:hAnsi="Times New Roman" w:cs="Times New Roman"/>
          <w:b/>
          <w:bCs/>
          <w:sz w:val="24"/>
          <w:szCs w:val="24"/>
          <w:lang w:val="en-US" w:eastAsia="zh-CN"/>
        </w:rPr>
        <w:t xml:space="preserve"> </w:t>
      </w:r>
    </w:p>
    <w:p w14:paraId="678DF6B6" w14:textId="77777777" w:rsidR="00EC424A" w:rsidRDefault="00EC424A" w:rsidP="00EC424A">
      <w:pPr>
        <w:spacing w:after="0" w:line="480" w:lineRule="auto"/>
        <w:ind w:firstLine="720"/>
        <w:jc w:val="both"/>
        <w:rPr>
          <w:rFonts w:ascii="Times New Roman" w:hAnsi="Times New Roman"/>
          <w:sz w:val="24"/>
          <w:szCs w:val="24"/>
          <w:lang w:val="en-US"/>
        </w:rPr>
      </w:pPr>
      <w:r>
        <w:rPr>
          <w:rFonts w:ascii="Times New Roman" w:hAnsi="Times New Roman" w:cs="Times New Roman"/>
          <w:sz w:val="24"/>
          <w:szCs w:val="24"/>
          <w:lang w:val="en-US" w:eastAsia="zh-CN"/>
        </w:rPr>
        <w:t xml:space="preserve">Pada </w:t>
      </w:r>
      <w:proofErr w:type="spellStart"/>
      <w:r>
        <w:rPr>
          <w:rFonts w:ascii="Times New Roman" w:hAnsi="Times New Roman" w:cs="Times New Roman"/>
          <w:sz w:val="24"/>
          <w:szCs w:val="24"/>
          <w:lang w:val="en-US" w:eastAsia="zh-CN"/>
        </w:rPr>
        <w:t>penelitian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ini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observasi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dilakukan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dengan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mengamati</w:t>
      </w:r>
      <w:proofErr w:type="spellEnd"/>
      <w:r>
        <w:rPr>
          <w:rFonts w:ascii="Times New Roman" w:hAnsi="Times New Roman" w:cs="Times New Roman"/>
          <w:sz w:val="24"/>
          <w:szCs w:val="24"/>
          <w:lang w:val="en-US" w:eastAsia="zh-CN"/>
        </w:rPr>
        <w:t xml:space="preserve"> dan </w:t>
      </w:r>
      <w:proofErr w:type="spellStart"/>
      <w:r>
        <w:rPr>
          <w:rFonts w:ascii="Times New Roman" w:hAnsi="Times New Roman" w:cs="Times New Roman"/>
          <w:sz w:val="24"/>
          <w:szCs w:val="24"/>
          <w:lang w:val="en-US" w:eastAsia="zh-CN"/>
        </w:rPr>
        <w:t>melihat</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beberapa</w:t>
      </w:r>
      <w:proofErr w:type="spellEnd"/>
      <w:r>
        <w:rPr>
          <w:rFonts w:ascii="Times New Roman" w:hAnsi="Times New Roman" w:cs="Times New Roman"/>
          <w:sz w:val="24"/>
          <w:szCs w:val="24"/>
          <w:lang w:val="en-US" w:eastAsia="zh-CN"/>
        </w:rPr>
        <w:t xml:space="preserve"> proses yang </w:t>
      </w:r>
      <w:proofErr w:type="spellStart"/>
      <w:r>
        <w:rPr>
          <w:rFonts w:ascii="Times New Roman" w:hAnsi="Times New Roman" w:cs="Times New Roman"/>
          <w:sz w:val="24"/>
          <w:szCs w:val="24"/>
          <w:lang w:val="en-US" w:eastAsia="zh-CN"/>
        </w:rPr>
        <w:t>dilakukan</w:t>
      </w:r>
      <w:proofErr w:type="spellEnd"/>
      <w:r>
        <w:rPr>
          <w:rFonts w:ascii="Times New Roman" w:hAnsi="Times New Roman" w:cs="Times New Roman"/>
          <w:sz w:val="24"/>
          <w:szCs w:val="24"/>
          <w:lang w:val="en-US" w:eastAsia="zh-CN"/>
        </w:rPr>
        <w:t xml:space="preserve"> oleh </w:t>
      </w:r>
      <w:proofErr w:type="spellStart"/>
      <w:r>
        <w:rPr>
          <w:rFonts w:ascii="Times New Roman" w:hAnsi="Times New Roman" w:cs="Times New Roman"/>
          <w:sz w:val="24"/>
          <w:szCs w:val="24"/>
          <w:lang w:val="en-US" w:eastAsia="zh-CN"/>
        </w:rPr>
        <w:t>pengelola</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sarana</w:t>
      </w:r>
      <w:proofErr w:type="spellEnd"/>
      <w:r>
        <w:rPr>
          <w:rFonts w:ascii="Times New Roman" w:hAnsi="Times New Roman" w:cs="Times New Roman"/>
          <w:sz w:val="24"/>
          <w:szCs w:val="24"/>
          <w:lang w:val="en-US" w:eastAsia="zh-CN"/>
        </w:rPr>
        <w:t xml:space="preserve"> dan </w:t>
      </w:r>
      <w:proofErr w:type="spellStart"/>
      <w:r>
        <w:rPr>
          <w:rFonts w:ascii="Times New Roman" w:hAnsi="Times New Roman" w:cs="Times New Roman"/>
          <w:sz w:val="24"/>
          <w:szCs w:val="24"/>
          <w:lang w:val="en-US" w:eastAsia="zh-CN"/>
        </w:rPr>
        <w:t>prasara</w:t>
      </w:r>
      <w:proofErr w:type="spellEnd"/>
      <w:r>
        <w:rPr>
          <w:rFonts w:ascii="Times New Roman" w:hAnsi="Times New Roman" w:cs="Times New Roman"/>
          <w:sz w:val="24"/>
          <w:szCs w:val="24"/>
          <w:lang w:val="en-US" w:eastAsia="zh-CN"/>
        </w:rPr>
        <w:t xml:space="preserve"> di STMIK PPKIA Pradnya Paramita Malang </w:t>
      </w:r>
      <w:proofErr w:type="spellStart"/>
      <w:r>
        <w:rPr>
          <w:rFonts w:ascii="Times New Roman" w:hAnsi="Times New Roman" w:cs="Times New Roman"/>
          <w:sz w:val="24"/>
          <w:szCs w:val="24"/>
          <w:lang w:val="en-US" w:eastAsia="zh-CN"/>
        </w:rPr>
        <w:t>dalam</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mengolah</w:t>
      </w:r>
      <w:proofErr w:type="spellEnd"/>
      <w:r>
        <w:rPr>
          <w:rFonts w:ascii="Times New Roman" w:hAnsi="Times New Roman" w:cs="Times New Roman"/>
          <w:sz w:val="24"/>
          <w:szCs w:val="24"/>
          <w:lang w:val="en-US" w:eastAsia="zh-CN"/>
        </w:rPr>
        <w:t xml:space="preserve"> data dan </w:t>
      </w:r>
      <w:proofErr w:type="spellStart"/>
      <w:r>
        <w:rPr>
          <w:rFonts w:ascii="Times New Roman" w:hAnsi="Times New Roman" w:cs="Times New Roman"/>
          <w:sz w:val="24"/>
          <w:szCs w:val="24"/>
          <w:lang w:val="en-US" w:eastAsia="zh-CN"/>
        </w:rPr>
        <w:t>membuat</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laporan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sarana</w:t>
      </w:r>
      <w:proofErr w:type="spellEnd"/>
      <w:r>
        <w:rPr>
          <w:rFonts w:ascii="Times New Roman" w:hAnsi="Times New Roman" w:cs="Times New Roman"/>
          <w:sz w:val="24"/>
          <w:szCs w:val="24"/>
          <w:lang w:val="en-US" w:eastAsia="zh-CN"/>
        </w:rPr>
        <w:t xml:space="preserve"> dan </w:t>
      </w:r>
      <w:proofErr w:type="spellStart"/>
      <w:r>
        <w:rPr>
          <w:rFonts w:ascii="Times New Roman" w:hAnsi="Times New Roman" w:cs="Times New Roman"/>
          <w:sz w:val="24"/>
          <w:szCs w:val="24"/>
          <w:lang w:val="en-US" w:eastAsia="zh-CN"/>
        </w:rPr>
        <w:t>prasarana</w:t>
      </w:r>
      <w:proofErr w:type="spellEnd"/>
      <w:r>
        <w:rPr>
          <w:rFonts w:ascii="Times New Roman" w:hAnsi="Times New Roman" w:cs="Times New Roman"/>
          <w:sz w:val="24"/>
          <w:szCs w:val="24"/>
          <w:lang w:val="en-US" w:eastAsia="zh-CN"/>
        </w:rPr>
        <w:t>.</w:t>
      </w:r>
      <w:r>
        <w:rPr>
          <w:rFonts w:ascii="Times New Roman" w:hAnsi="Times New Roman"/>
          <w:sz w:val="24"/>
          <w:szCs w:val="24"/>
          <w:lang w:val="en-US" w:eastAsia="zh-CN"/>
        </w:rPr>
        <w:t xml:space="preserve"> </w:t>
      </w:r>
    </w:p>
    <w:p w14:paraId="4C3E9CE7" w14:textId="77777777" w:rsidR="00EC424A" w:rsidRPr="004F3792" w:rsidRDefault="00EC424A" w:rsidP="00EC424A">
      <w:pPr>
        <w:pStyle w:val="ListParagraph"/>
        <w:numPr>
          <w:ilvl w:val="0"/>
          <w:numId w:val="25"/>
        </w:numPr>
        <w:tabs>
          <w:tab w:val="left" w:pos="142"/>
          <w:tab w:val="left" w:pos="851"/>
        </w:tabs>
        <w:spacing w:after="0" w:line="480" w:lineRule="auto"/>
        <w:ind w:left="709" w:hanging="709"/>
        <w:jc w:val="both"/>
        <w:rPr>
          <w:rFonts w:ascii="Times New Roman" w:hAnsi="Times New Roman"/>
          <w:b/>
          <w:bCs/>
          <w:sz w:val="24"/>
          <w:szCs w:val="24"/>
          <w:lang w:val="en-US"/>
        </w:rPr>
      </w:pPr>
      <w:proofErr w:type="spellStart"/>
      <w:r w:rsidRPr="004F3792">
        <w:rPr>
          <w:rFonts w:ascii="Times New Roman" w:hAnsi="Times New Roman"/>
          <w:b/>
          <w:bCs/>
          <w:sz w:val="24"/>
          <w:szCs w:val="24"/>
          <w:lang w:val="en-US" w:eastAsia="zh-CN"/>
        </w:rPr>
        <w:t>Wawancara</w:t>
      </w:r>
      <w:proofErr w:type="spellEnd"/>
      <w:r w:rsidRPr="004F3792">
        <w:rPr>
          <w:rFonts w:ascii="Times New Roman" w:hAnsi="Times New Roman"/>
          <w:b/>
          <w:bCs/>
          <w:sz w:val="24"/>
          <w:szCs w:val="24"/>
          <w:lang w:val="en-US" w:eastAsia="zh-CN"/>
        </w:rPr>
        <w:t xml:space="preserve"> </w:t>
      </w:r>
    </w:p>
    <w:p w14:paraId="19161C44" w14:textId="60E251AD" w:rsidR="00EC424A" w:rsidRDefault="000B06EE" w:rsidP="00EC424A">
      <w:pPr>
        <w:spacing w:after="0" w:line="480" w:lineRule="auto"/>
        <w:ind w:firstLine="709"/>
        <w:jc w:val="both"/>
        <w:rPr>
          <w:rFonts w:ascii="Times New Roman" w:hAnsi="Times New Roman"/>
          <w:sz w:val="24"/>
          <w:szCs w:val="24"/>
          <w:lang w:val="en-US" w:eastAsia="zh-CN"/>
        </w:rPr>
      </w:pPr>
      <w:r>
        <w:rPr>
          <w:rFonts w:ascii="Times New Roman" w:hAnsi="Times New Roman"/>
          <w:sz w:val="24"/>
          <w:szCs w:val="24"/>
          <w:lang w:val="en-US" w:eastAsia="zh-CN"/>
        </w:rPr>
        <w:t xml:space="preserve">Pada </w:t>
      </w:r>
      <w:proofErr w:type="spellStart"/>
      <w:r>
        <w:rPr>
          <w:rFonts w:ascii="Times New Roman" w:hAnsi="Times New Roman"/>
          <w:sz w:val="24"/>
          <w:szCs w:val="24"/>
          <w:lang w:val="en-US" w:eastAsia="zh-CN"/>
        </w:rPr>
        <w:t>penelitian</w:t>
      </w:r>
      <w:proofErr w:type="spellEnd"/>
      <w:r>
        <w:rPr>
          <w:rFonts w:ascii="Times New Roman" w:hAnsi="Times New Roman"/>
          <w:sz w:val="24"/>
          <w:szCs w:val="24"/>
          <w:lang w:val="en-US" w:eastAsia="zh-CN"/>
        </w:rPr>
        <w:t xml:space="preserve"> </w:t>
      </w:r>
      <w:proofErr w:type="spellStart"/>
      <w:r>
        <w:rPr>
          <w:rFonts w:ascii="Times New Roman" w:hAnsi="Times New Roman"/>
          <w:sz w:val="24"/>
          <w:szCs w:val="24"/>
          <w:lang w:val="en-US" w:eastAsia="zh-CN"/>
        </w:rPr>
        <w:t>ini</w:t>
      </w:r>
      <w:proofErr w:type="spellEnd"/>
      <w:r>
        <w:rPr>
          <w:rFonts w:ascii="Times New Roman" w:hAnsi="Times New Roman"/>
          <w:sz w:val="24"/>
          <w:szCs w:val="24"/>
          <w:lang w:val="en-US" w:eastAsia="zh-CN"/>
        </w:rPr>
        <w:t xml:space="preserve"> </w:t>
      </w:r>
      <w:proofErr w:type="spellStart"/>
      <w:r>
        <w:rPr>
          <w:rFonts w:ascii="Times New Roman" w:hAnsi="Times New Roman"/>
          <w:sz w:val="24"/>
          <w:szCs w:val="24"/>
          <w:lang w:val="en-US" w:eastAsia="zh-CN"/>
        </w:rPr>
        <w:t>wawancara</w:t>
      </w:r>
      <w:proofErr w:type="spellEnd"/>
      <w:r>
        <w:rPr>
          <w:rFonts w:ascii="Times New Roman" w:hAnsi="Times New Roman"/>
          <w:sz w:val="24"/>
          <w:szCs w:val="24"/>
          <w:lang w:val="en-US" w:eastAsia="zh-CN"/>
        </w:rPr>
        <w:t xml:space="preserve"> </w:t>
      </w:r>
      <w:proofErr w:type="spellStart"/>
      <w:r>
        <w:rPr>
          <w:rFonts w:ascii="Times New Roman" w:hAnsi="Times New Roman"/>
          <w:sz w:val="24"/>
          <w:szCs w:val="24"/>
          <w:lang w:val="en-US" w:eastAsia="zh-CN"/>
        </w:rPr>
        <w:t>dilakukan</w:t>
      </w:r>
      <w:proofErr w:type="spellEnd"/>
      <w:r>
        <w:rPr>
          <w:rFonts w:ascii="Times New Roman" w:hAnsi="Times New Roman"/>
          <w:sz w:val="24"/>
          <w:szCs w:val="24"/>
          <w:lang w:val="en-US" w:eastAsia="zh-CN"/>
        </w:rPr>
        <w:t xml:space="preserve"> </w:t>
      </w:r>
      <w:proofErr w:type="spellStart"/>
      <w:r w:rsidR="00EC424A">
        <w:rPr>
          <w:rFonts w:ascii="Times New Roman" w:hAnsi="Times New Roman"/>
          <w:sz w:val="24"/>
          <w:szCs w:val="24"/>
          <w:lang w:val="en-US" w:eastAsia="zh-CN"/>
        </w:rPr>
        <w:t>dengan</w:t>
      </w:r>
      <w:proofErr w:type="spellEnd"/>
      <w:r w:rsidR="00EC424A">
        <w:rPr>
          <w:rFonts w:ascii="Times New Roman" w:hAnsi="Times New Roman"/>
          <w:sz w:val="24"/>
          <w:szCs w:val="24"/>
          <w:lang w:val="en-US" w:eastAsia="zh-CN"/>
        </w:rPr>
        <w:t xml:space="preserve"> </w:t>
      </w:r>
      <w:proofErr w:type="spellStart"/>
      <w:r w:rsidR="00EC424A">
        <w:rPr>
          <w:rFonts w:ascii="Times New Roman" w:hAnsi="Times New Roman"/>
          <w:sz w:val="24"/>
          <w:szCs w:val="24"/>
          <w:lang w:val="en-US" w:eastAsia="zh-CN"/>
        </w:rPr>
        <w:t>tujuan</w:t>
      </w:r>
      <w:proofErr w:type="spellEnd"/>
      <w:r w:rsidR="00EC424A">
        <w:rPr>
          <w:rFonts w:ascii="Times New Roman" w:hAnsi="Times New Roman"/>
          <w:sz w:val="24"/>
          <w:szCs w:val="24"/>
          <w:lang w:val="en-US" w:eastAsia="zh-CN"/>
        </w:rPr>
        <w:t xml:space="preserve"> </w:t>
      </w:r>
      <w:proofErr w:type="spellStart"/>
      <w:r w:rsidR="00EC424A">
        <w:rPr>
          <w:rFonts w:ascii="Times New Roman" w:hAnsi="Times New Roman"/>
          <w:sz w:val="24"/>
          <w:szCs w:val="24"/>
          <w:lang w:val="en-US" w:eastAsia="zh-CN"/>
        </w:rPr>
        <w:t>untuk</w:t>
      </w:r>
      <w:proofErr w:type="spellEnd"/>
      <w:r w:rsidR="00EC424A">
        <w:rPr>
          <w:rFonts w:ascii="Times New Roman" w:hAnsi="Times New Roman"/>
          <w:sz w:val="24"/>
          <w:szCs w:val="24"/>
          <w:lang w:val="en-US" w:eastAsia="zh-CN"/>
        </w:rPr>
        <w:t xml:space="preserve"> </w:t>
      </w:r>
      <w:proofErr w:type="spellStart"/>
      <w:r w:rsidR="00EC424A">
        <w:rPr>
          <w:rFonts w:ascii="Times New Roman" w:hAnsi="Times New Roman"/>
          <w:sz w:val="24"/>
          <w:szCs w:val="24"/>
          <w:lang w:val="en-US" w:eastAsia="zh-CN"/>
        </w:rPr>
        <w:t>memperoleh</w:t>
      </w:r>
      <w:proofErr w:type="spellEnd"/>
      <w:r w:rsidR="00EC424A">
        <w:rPr>
          <w:rFonts w:ascii="Times New Roman" w:hAnsi="Times New Roman"/>
          <w:sz w:val="24"/>
          <w:szCs w:val="24"/>
          <w:lang w:val="en-US" w:eastAsia="zh-CN"/>
        </w:rPr>
        <w:t xml:space="preserve"> data. </w:t>
      </w:r>
      <w:proofErr w:type="spellStart"/>
      <w:r w:rsidR="00EC424A">
        <w:rPr>
          <w:rFonts w:ascii="Times New Roman" w:hAnsi="Times New Roman"/>
          <w:sz w:val="24"/>
          <w:szCs w:val="24"/>
          <w:lang w:val="en-US" w:eastAsia="zh-CN"/>
        </w:rPr>
        <w:t>Percakapan</w:t>
      </w:r>
      <w:proofErr w:type="spellEnd"/>
      <w:r w:rsidR="00EC424A">
        <w:rPr>
          <w:rFonts w:ascii="Times New Roman" w:hAnsi="Times New Roman"/>
          <w:sz w:val="24"/>
          <w:szCs w:val="24"/>
          <w:lang w:val="en-US" w:eastAsia="zh-CN"/>
        </w:rPr>
        <w:t xml:space="preserve"> </w:t>
      </w:r>
      <w:proofErr w:type="spellStart"/>
      <w:r w:rsidR="00EC424A">
        <w:rPr>
          <w:rFonts w:ascii="Times New Roman" w:hAnsi="Times New Roman"/>
          <w:sz w:val="24"/>
          <w:szCs w:val="24"/>
          <w:lang w:val="en-US" w:eastAsia="zh-CN"/>
        </w:rPr>
        <w:t>dilakukan</w:t>
      </w:r>
      <w:proofErr w:type="spellEnd"/>
      <w:r w:rsidR="00EC424A">
        <w:rPr>
          <w:rFonts w:ascii="Times New Roman" w:hAnsi="Times New Roman"/>
          <w:sz w:val="24"/>
          <w:szCs w:val="24"/>
          <w:lang w:val="en-US" w:eastAsia="zh-CN"/>
        </w:rPr>
        <w:t xml:space="preserve"> oleh dua </w:t>
      </w:r>
      <w:proofErr w:type="spellStart"/>
      <w:r w:rsidR="00EC424A">
        <w:rPr>
          <w:rFonts w:ascii="Times New Roman" w:hAnsi="Times New Roman"/>
          <w:sz w:val="24"/>
          <w:szCs w:val="24"/>
          <w:lang w:val="en-US" w:eastAsia="zh-CN"/>
        </w:rPr>
        <w:t>pihak</w:t>
      </w:r>
      <w:proofErr w:type="spellEnd"/>
      <w:r>
        <w:rPr>
          <w:rFonts w:ascii="Times New Roman" w:hAnsi="Times New Roman"/>
          <w:sz w:val="24"/>
          <w:szCs w:val="24"/>
          <w:lang w:val="en-US" w:eastAsia="zh-CN"/>
        </w:rPr>
        <w:t xml:space="preserve"> </w:t>
      </w:r>
      <w:proofErr w:type="spellStart"/>
      <w:r w:rsidR="00EC424A">
        <w:rPr>
          <w:rFonts w:ascii="Times New Roman" w:hAnsi="Times New Roman"/>
          <w:sz w:val="24"/>
          <w:szCs w:val="24"/>
          <w:lang w:val="en-US" w:eastAsia="zh-CN"/>
        </w:rPr>
        <w:t>yaitu</w:t>
      </w:r>
      <w:proofErr w:type="spellEnd"/>
      <w:r w:rsidR="00EC424A">
        <w:rPr>
          <w:rFonts w:ascii="Times New Roman" w:hAnsi="Times New Roman"/>
          <w:sz w:val="24"/>
          <w:szCs w:val="24"/>
          <w:lang w:val="en-US" w:eastAsia="zh-CN"/>
        </w:rPr>
        <w:t xml:space="preserve"> </w:t>
      </w:r>
      <w:proofErr w:type="spellStart"/>
      <w:r w:rsidR="00EC424A">
        <w:rPr>
          <w:rFonts w:ascii="Times New Roman" w:hAnsi="Times New Roman"/>
          <w:sz w:val="24"/>
          <w:szCs w:val="24"/>
          <w:lang w:val="en-US" w:eastAsia="zh-CN"/>
        </w:rPr>
        <w:t>pewawancara</w:t>
      </w:r>
      <w:proofErr w:type="spellEnd"/>
      <w:r w:rsidR="00EC424A">
        <w:rPr>
          <w:rFonts w:ascii="Times New Roman" w:hAnsi="Times New Roman"/>
          <w:sz w:val="24"/>
          <w:szCs w:val="24"/>
          <w:lang w:val="en-US" w:eastAsia="zh-CN"/>
        </w:rPr>
        <w:t xml:space="preserve"> (yang </w:t>
      </w:r>
      <w:proofErr w:type="spellStart"/>
      <w:r w:rsidR="00EC424A">
        <w:rPr>
          <w:rFonts w:ascii="Times New Roman" w:hAnsi="Times New Roman"/>
          <w:sz w:val="24"/>
          <w:szCs w:val="24"/>
          <w:lang w:val="en-US" w:eastAsia="zh-CN"/>
        </w:rPr>
        <w:t>mengajukan</w:t>
      </w:r>
      <w:proofErr w:type="spellEnd"/>
      <w:r w:rsidR="00EC424A">
        <w:rPr>
          <w:rFonts w:ascii="Times New Roman" w:hAnsi="Times New Roman"/>
          <w:sz w:val="24"/>
          <w:szCs w:val="24"/>
          <w:lang w:val="en-US" w:eastAsia="zh-CN"/>
        </w:rPr>
        <w:t xml:space="preserve"> </w:t>
      </w:r>
      <w:proofErr w:type="spellStart"/>
      <w:r w:rsidR="00EC424A">
        <w:rPr>
          <w:rFonts w:ascii="Times New Roman" w:hAnsi="Times New Roman"/>
          <w:sz w:val="24"/>
          <w:szCs w:val="24"/>
          <w:lang w:val="en-US" w:eastAsia="zh-CN"/>
        </w:rPr>
        <w:t>pertanyaan</w:t>
      </w:r>
      <w:proofErr w:type="spellEnd"/>
      <w:r w:rsidR="00EC424A">
        <w:rPr>
          <w:rFonts w:ascii="Times New Roman" w:hAnsi="Times New Roman"/>
          <w:sz w:val="24"/>
          <w:szCs w:val="24"/>
          <w:lang w:val="en-US" w:eastAsia="zh-CN"/>
        </w:rPr>
        <w:t xml:space="preserve">) dan </w:t>
      </w:r>
      <w:proofErr w:type="spellStart"/>
      <w:r w:rsidR="00EC424A">
        <w:rPr>
          <w:rFonts w:ascii="Times New Roman" w:hAnsi="Times New Roman"/>
          <w:sz w:val="24"/>
          <w:szCs w:val="24"/>
          <w:lang w:val="en-US" w:eastAsia="zh-CN"/>
        </w:rPr>
        <w:t>diwawancarai</w:t>
      </w:r>
      <w:proofErr w:type="spellEnd"/>
      <w:r w:rsidR="00EC424A">
        <w:rPr>
          <w:rFonts w:ascii="Times New Roman" w:hAnsi="Times New Roman"/>
          <w:sz w:val="24"/>
          <w:szCs w:val="24"/>
          <w:lang w:val="en-US" w:eastAsia="zh-CN"/>
        </w:rPr>
        <w:t xml:space="preserve"> (</w:t>
      </w:r>
      <w:proofErr w:type="spellStart"/>
      <w:r>
        <w:rPr>
          <w:rFonts w:ascii="Times New Roman" w:hAnsi="Times New Roman"/>
          <w:sz w:val="24"/>
          <w:szCs w:val="24"/>
          <w:lang w:val="en-US" w:eastAsia="zh-CN"/>
        </w:rPr>
        <w:t>pengelola</w:t>
      </w:r>
      <w:proofErr w:type="spellEnd"/>
      <w:r>
        <w:rPr>
          <w:rFonts w:ascii="Times New Roman" w:hAnsi="Times New Roman"/>
          <w:sz w:val="24"/>
          <w:szCs w:val="24"/>
          <w:lang w:val="en-US" w:eastAsia="zh-CN"/>
        </w:rPr>
        <w:t xml:space="preserve"> </w:t>
      </w:r>
      <w:proofErr w:type="spellStart"/>
      <w:r>
        <w:rPr>
          <w:rFonts w:ascii="Times New Roman" w:hAnsi="Times New Roman"/>
          <w:sz w:val="24"/>
          <w:szCs w:val="24"/>
          <w:lang w:val="en-US" w:eastAsia="zh-CN"/>
        </w:rPr>
        <w:t>sarpras</w:t>
      </w:r>
      <w:proofErr w:type="spellEnd"/>
      <w:r w:rsidR="00EC424A">
        <w:rPr>
          <w:rFonts w:ascii="Times New Roman" w:hAnsi="Times New Roman"/>
          <w:sz w:val="24"/>
          <w:szCs w:val="24"/>
          <w:lang w:val="en-US" w:eastAsia="zh-CN"/>
        </w:rPr>
        <w:t xml:space="preserve">) </w:t>
      </w:r>
      <w:proofErr w:type="spellStart"/>
      <w:r w:rsidR="00EC424A">
        <w:rPr>
          <w:rFonts w:ascii="Times New Roman" w:hAnsi="Times New Roman"/>
          <w:sz w:val="24"/>
          <w:szCs w:val="24"/>
          <w:lang w:val="en-US" w:eastAsia="zh-CN"/>
        </w:rPr>
        <w:t>untuk</w:t>
      </w:r>
      <w:proofErr w:type="spellEnd"/>
      <w:r w:rsidR="00EC424A">
        <w:rPr>
          <w:rFonts w:ascii="Times New Roman" w:hAnsi="Times New Roman"/>
          <w:sz w:val="24"/>
          <w:szCs w:val="24"/>
          <w:lang w:val="en-US" w:eastAsia="zh-CN"/>
        </w:rPr>
        <w:t xml:space="preserve"> </w:t>
      </w:r>
      <w:proofErr w:type="spellStart"/>
      <w:r w:rsidR="00EC424A">
        <w:rPr>
          <w:rFonts w:ascii="Times New Roman" w:hAnsi="Times New Roman"/>
          <w:sz w:val="24"/>
          <w:szCs w:val="24"/>
          <w:lang w:val="en-US" w:eastAsia="zh-CN"/>
        </w:rPr>
        <w:t>memperoleh</w:t>
      </w:r>
      <w:proofErr w:type="spellEnd"/>
      <w:r w:rsidR="00EC424A">
        <w:rPr>
          <w:rFonts w:ascii="Times New Roman" w:hAnsi="Times New Roman"/>
          <w:sz w:val="24"/>
          <w:szCs w:val="24"/>
          <w:lang w:val="en-US" w:eastAsia="zh-CN"/>
        </w:rPr>
        <w:t xml:space="preserve"> </w:t>
      </w:r>
      <w:proofErr w:type="spellStart"/>
      <w:r w:rsidR="00EC424A">
        <w:rPr>
          <w:rFonts w:ascii="Times New Roman" w:hAnsi="Times New Roman"/>
          <w:sz w:val="24"/>
          <w:szCs w:val="24"/>
          <w:lang w:val="en-US" w:eastAsia="zh-CN"/>
        </w:rPr>
        <w:t>informasi</w:t>
      </w:r>
      <w:proofErr w:type="spellEnd"/>
      <w:r w:rsidR="00EC424A">
        <w:rPr>
          <w:rFonts w:ascii="Times New Roman" w:hAnsi="Times New Roman"/>
          <w:sz w:val="24"/>
          <w:szCs w:val="24"/>
          <w:lang w:val="en-US" w:eastAsia="zh-CN"/>
        </w:rPr>
        <w:t xml:space="preserve"> </w:t>
      </w:r>
      <w:proofErr w:type="spellStart"/>
      <w:r w:rsidR="00EC424A">
        <w:rPr>
          <w:rFonts w:ascii="Times New Roman" w:hAnsi="Times New Roman"/>
          <w:sz w:val="24"/>
          <w:szCs w:val="24"/>
          <w:lang w:val="en-US" w:eastAsia="zh-CN"/>
        </w:rPr>
        <w:t>atau</w:t>
      </w:r>
      <w:proofErr w:type="spellEnd"/>
      <w:r w:rsidR="00EC424A">
        <w:rPr>
          <w:rFonts w:ascii="Times New Roman" w:hAnsi="Times New Roman"/>
          <w:sz w:val="24"/>
          <w:szCs w:val="24"/>
          <w:lang w:val="en-US" w:eastAsia="zh-CN"/>
        </w:rPr>
        <w:t xml:space="preserve"> data yang</w:t>
      </w:r>
      <w:r>
        <w:rPr>
          <w:rFonts w:ascii="Times New Roman" w:hAnsi="Times New Roman"/>
          <w:sz w:val="24"/>
          <w:szCs w:val="24"/>
          <w:lang w:val="en-US" w:eastAsia="zh-CN"/>
        </w:rPr>
        <w:t xml:space="preserve"> </w:t>
      </w:r>
      <w:proofErr w:type="spellStart"/>
      <w:r>
        <w:rPr>
          <w:rFonts w:ascii="Times New Roman" w:hAnsi="Times New Roman"/>
          <w:sz w:val="24"/>
          <w:szCs w:val="24"/>
          <w:lang w:val="en-US" w:eastAsia="zh-CN"/>
        </w:rPr>
        <w:t>akurat</w:t>
      </w:r>
      <w:proofErr w:type="spellEnd"/>
      <w:r w:rsidR="00864725">
        <w:t>.</w:t>
      </w:r>
    </w:p>
    <w:p w14:paraId="00472816" w14:textId="7E2B83D2" w:rsidR="00EC424A" w:rsidRPr="004F3792" w:rsidRDefault="00EC424A" w:rsidP="007742E3">
      <w:pPr>
        <w:pStyle w:val="ListParagraph"/>
        <w:numPr>
          <w:ilvl w:val="0"/>
          <w:numId w:val="25"/>
        </w:numPr>
        <w:spacing w:after="0" w:line="480" w:lineRule="auto"/>
        <w:ind w:left="709" w:hanging="709"/>
        <w:jc w:val="both"/>
        <w:rPr>
          <w:rFonts w:ascii="Times New Roman" w:hAnsi="Times New Roman"/>
          <w:b/>
          <w:bCs/>
          <w:sz w:val="24"/>
          <w:szCs w:val="24"/>
          <w:lang w:val="en-US"/>
        </w:rPr>
      </w:pPr>
      <w:r w:rsidRPr="004F3792">
        <w:rPr>
          <w:rFonts w:ascii="Times New Roman" w:hAnsi="Times New Roman"/>
          <w:b/>
          <w:bCs/>
          <w:sz w:val="24"/>
          <w:szCs w:val="24"/>
          <w:lang w:val="en-US" w:eastAsia="zh-CN"/>
        </w:rPr>
        <w:t xml:space="preserve">Studi Pustaka </w:t>
      </w:r>
    </w:p>
    <w:p w14:paraId="44D97D21" w14:textId="77777777" w:rsidR="00EC424A" w:rsidRDefault="00EC424A" w:rsidP="007742E3">
      <w:pPr>
        <w:spacing w:after="0" w:line="480" w:lineRule="auto"/>
        <w:ind w:firstLine="709"/>
        <w:jc w:val="both"/>
        <w:rPr>
          <w:rFonts w:ascii="Times New Roman" w:hAnsi="Times New Roman"/>
          <w:sz w:val="24"/>
          <w:szCs w:val="24"/>
          <w:lang w:val="en-US"/>
        </w:rPr>
      </w:pPr>
      <w:r>
        <w:rPr>
          <w:rFonts w:ascii="Times New Roman" w:hAnsi="Times New Roman"/>
          <w:sz w:val="24"/>
          <w:szCs w:val="24"/>
          <w:lang w:val="en-US" w:eastAsia="zh-CN"/>
        </w:rPr>
        <w:t xml:space="preserve">Studi Pustaka </w:t>
      </w:r>
      <w:proofErr w:type="spellStart"/>
      <w:r>
        <w:rPr>
          <w:rFonts w:ascii="Times New Roman" w:hAnsi="Times New Roman"/>
          <w:sz w:val="24"/>
          <w:szCs w:val="24"/>
          <w:lang w:val="en-US" w:eastAsia="zh-CN"/>
        </w:rPr>
        <w:t>dilakukan</w:t>
      </w:r>
      <w:proofErr w:type="spellEnd"/>
      <w:r>
        <w:rPr>
          <w:rFonts w:ascii="Times New Roman" w:hAnsi="Times New Roman"/>
          <w:sz w:val="24"/>
          <w:szCs w:val="24"/>
          <w:lang w:val="en-US" w:eastAsia="zh-CN"/>
        </w:rPr>
        <w:t xml:space="preserve"> </w:t>
      </w:r>
      <w:proofErr w:type="spellStart"/>
      <w:r>
        <w:rPr>
          <w:rFonts w:ascii="Times New Roman" w:hAnsi="Times New Roman"/>
          <w:sz w:val="24"/>
          <w:szCs w:val="24"/>
          <w:lang w:val="en-US" w:eastAsia="zh-CN"/>
        </w:rPr>
        <w:t>untuk</w:t>
      </w:r>
      <w:proofErr w:type="spellEnd"/>
      <w:r>
        <w:rPr>
          <w:rFonts w:ascii="Times New Roman" w:hAnsi="Times New Roman"/>
          <w:sz w:val="24"/>
          <w:szCs w:val="24"/>
          <w:lang w:val="en-US" w:eastAsia="zh-CN"/>
        </w:rPr>
        <w:t xml:space="preserve"> </w:t>
      </w:r>
      <w:proofErr w:type="spellStart"/>
      <w:r>
        <w:rPr>
          <w:rFonts w:ascii="Times New Roman" w:hAnsi="Times New Roman"/>
          <w:sz w:val="24"/>
          <w:szCs w:val="24"/>
          <w:lang w:val="en-US" w:eastAsia="zh-CN"/>
        </w:rPr>
        <w:t>menghimpun</w:t>
      </w:r>
      <w:proofErr w:type="spellEnd"/>
      <w:r>
        <w:rPr>
          <w:rFonts w:ascii="Times New Roman" w:hAnsi="Times New Roman"/>
          <w:sz w:val="24"/>
          <w:szCs w:val="24"/>
          <w:lang w:val="en-US" w:eastAsia="zh-CN"/>
        </w:rPr>
        <w:t xml:space="preserve"> </w:t>
      </w:r>
      <w:proofErr w:type="spellStart"/>
      <w:r>
        <w:rPr>
          <w:rFonts w:ascii="Times New Roman" w:hAnsi="Times New Roman"/>
          <w:sz w:val="24"/>
          <w:szCs w:val="24"/>
          <w:lang w:val="en-US" w:eastAsia="zh-CN"/>
        </w:rPr>
        <w:t>informasi</w:t>
      </w:r>
      <w:proofErr w:type="spellEnd"/>
      <w:r>
        <w:rPr>
          <w:rFonts w:ascii="Times New Roman" w:hAnsi="Times New Roman"/>
          <w:sz w:val="24"/>
          <w:szCs w:val="24"/>
          <w:lang w:val="en-US" w:eastAsia="zh-CN"/>
        </w:rPr>
        <w:t xml:space="preserve"> yang </w:t>
      </w:r>
      <w:proofErr w:type="spellStart"/>
      <w:r>
        <w:rPr>
          <w:rFonts w:ascii="Times New Roman" w:hAnsi="Times New Roman"/>
          <w:sz w:val="24"/>
          <w:szCs w:val="24"/>
          <w:lang w:val="en-US" w:eastAsia="zh-CN"/>
        </w:rPr>
        <w:t>relevan</w:t>
      </w:r>
      <w:proofErr w:type="spellEnd"/>
      <w:r>
        <w:rPr>
          <w:rFonts w:ascii="Times New Roman" w:hAnsi="Times New Roman"/>
          <w:sz w:val="24"/>
          <w:szCs w:val="24"/>
          <w:lang w:val="en-US" w:eastAsia="zh-CN"/>
        </w:rPr>
        <w:t xml:space="preserve"> </w:t>
      </w:r>
      <w:proofErr w:type="spellStart"/>
      <w:r>
        <w:rPr>
          <w:rFonts w:ascii="Times New Roman" w:hAnsi="Times New Roman"/>
          <w:sz w:val="24"/>
          <w:szCs w:val="24"/>
          <w:lang w:val="en-US" w:eastAsia="zh-CN"/>
        </w:rPr>
        <w:t>dengan</w:t>
      </w:r>
      <w:proofErr w:type="spellEnd"/>
      <w:r>
        <w:rPr>
          <w:rFonts w:ascii="Times New Roman" w:hAnsi="Times New Roman"/>
          <w:sz w:val="24"/>
          <w:szCs w:val="24"/>
          <w:lang w:val="en-US" w:eastAsia="zh-CN"/>
        </w:rPr>
        <w:t xml:space="preserve"> </w:t>
      </w:r>
      <w:proofErr w:type="spellStart"/>
      <w:r>
        <w:rPr>
          <w:rFonts w:ascii="Times New Roman" w:hAnsi="Times New Roman"/>
          <w:sz w:val="24"/>
          <w:szCs w:val="24"/>
          <w:lang w:val="en-US" w:eastAsia="zh-CN"/>
        </w:rPr>
        <w:t>masalah</w:t>
      </w:r>
      <w:proofErr w:type="spellEnd"/>
      <w:r>
        <w:rPr>
          <w:rFonts w:ascii="Times New Roman" w:hAnsi="Times New Roman"/>
          <w:sz w:val="24"/>
          <w:szCs w:val="24"/>
          <w:lang w:val="en-US" w:eastAsia="zh-CN"/>
        </w:rPr>
        <w:t xml:space="preserve"> yang </w:t>
      </w:r>
      <w:proofErr w:type="spellStart"/>
      <w:r>
        <w:rPr>
          <w:rFonts w:ascii="Times New Roman" w:hAnsi="Times New Roman"/>
          <w:sz w:val="24"/>
          <w:szCs w:val="24"/>
          <w:lang w:val="en-US" w:eastAsia="zh-CN"/>
        </w:rPr>
        <w:t>sedang</w:t>
      </w:r>
      <w:proofErr w:type="spellEnd"/>
      <w:r>
        <w:rPr>
          <w:rFonts w:ascii="Times New Roman" w:hAnsi="Times New Roman"/>
          <w:sz w:val="24"/>
          <w:szCs w:val="24"/>
          <w:lang w:val="en-US" w:eastAsia="zh-CN"/>
        </w:rPr>
        <w:t xml:space="preserve"> </w:t>
      </w:r>
      <w:proofErr w:type="spellStart"/>
      <w:r>
        <w:rPr>
          <w:rFonts w:ascii="Times New Roman" w:hAnsi="Times New Roman"/>
          <w:sz w:val="24"/>
          <w:szCs w:val="24"/>
          <w:lang w:val="en-US" w:eastAsia="zh-CN"/>
        </w:rPr>
        <w:t>diteliti</w:t>
      </w:r>
      <w:proofErr w:type="spellEnd"/>
      <w:r>
        <w:rPr>
          <w:rFonts w:ascii="Times New Roman" w:hAnsi="Times New Roman"/>
          <w:sz w:val="24"/>
          <w:szCs w:val="24"/>
          <w:lang w:val="en-US" w:eastAsia="zh-CN"/>
        </w:rPr>
        <w:t xml:space="preserve">. </w:t>
      </w:r>
      <w:proofErr w:type="spellStart"/>
      <w:r>
        <w:rPr>
          <w:rFonts w:ascii="Times New Roman" w:hAnsi="Times New Roman"/>
          <w:sz w:val="24"/>
          <w:szCs w:val="24"/>
          <w:lang w:val="en-US" w:eastAsia="zh-CN"/>
        </w:rPr>
        <w:t>Informasi</w:t>
      </w:r>
      <w:proofErr w:type="spellEnd"/>
      <w:r>
        <w:rPr>
          <w:rFonts w:ascii="Times New Roman" w:hAnsi="Times New Roman"/>
          <w:sz w:val="24"/>
          <w:szCs w:val="24"/>
          <w:lang w:val="en-US" w:eastAsia="zh-CN"/>
        </w:rPr>
        <w:t xml:space="preserve"> yang </w:t>
      </w:r>
      <w:proofErr w:type="spellStart"/>
      <w:r>
        <w:rPr>
          <w:rFonts w:ascii="Times New Roman" w:hAnsi="Times New Roman"/>
          <w:sz w:val="24"/>
          <w:szCs w:val="24"/>
          <w:lang w:val="en-US" w:eastAsia="zh-CN"/>
        </w:rPr>
        <w:t>dihimpun</w:t>
      </w:r>
      <w:proofErr w:type="spellEnd"/>
      <w:r>
        <w:rPr>
          <w:rFonts w:ascii="Times New Roman" w:hAnsi="Times New Roman"/>
          <w:sz w:val="24"/>
          <w:szCs w:val="24"/>
          <w:lang w:val="en-US" w:eastAsia="zh-CN"/>
        </w:rPr>
        <w:t xml:space="preserve"> </w:t>
      </w:r>
      <w:proofErr w:type="spellStart"/>
      <w:r>
        <w:rPr>
          <w:rFonts w:ascii="Times New Roman" w:hAnsi="Times New Roman"/>
          <w:sz w:val="24"/>
          <w:szCs w:val="24"/>
          <w:lang w:val="en-US" w:eastAsia="zh-CN"/>
        </w:rPr>
        <w:t>diperoleh</w:t>
      </w:r>
      <w:proofErr w:type="spellEnd"/>
      <w:r>
        <w:rPr>
          <w:rFonts w:ascii="Times New Roman" w:hAnsi="Times New Roman"/>
          <w:sz w:val="24"/>
          <w:szCs w:val="24"/>
          <w:lang w:val="en-US" w:eastAsia="zh-CN"/>
        </w:rPr>
        <w:t xml:space="preserve"> </w:t>
      </w:r>
      <w:proofErr w:type="spellStart"/>
      <w:r>
        <w:rPr>
          <w:rFonts w:ascii="Times New Roman" w:hAnsi="Times New Roman"/>
          <w:sz w:val="24"/>
          <w:szCs w:val="24"/>
          <w:lang w:val="en-US" w:eastAsia="zh-CN"/>
        </w:rPr>
        <w:t>dari</w:t>
      </w:r>
      <w:proofErr w:type="spellEnd"/>
      <w:r>
        <w:rPr>
          <w:rFonts w:ascii="Times New Roman" w:hAnsi="Times New Roman"/>
          <w:sz w:val="24"/>
          <w:szCs w:val="24"/>
          <w:lang w:val="en-US" w:eastAsia="zh-CN"/>
        </w:rPr>
        <w:t xml:space="preserve"> </w:t>
      </w:r>
      <w:proofErr w:type="spellStart"/>
      <w:r>
        <w:rPr>
          <w:rFonts w:ascii="Times New Roman" w:hAnsi="Times New Roman"/>
          <w:sz w:val="24"/>
          <w:szCs w:val="24"/>
          <w:lang w:val="en-US" w:eastAsia="zh-CN"/>
        </w:rPr>
        <w:t>buku-buku</w:t>
      </w:r>
      <w:proofErr w:type="spellEnd"/>
      <w:r>
        <w:rPr>
          <w:rFonts w:ascii="Times New Roman" w:hAnsi="Times New Roman"/>
          <w:sz w:val="24"/>
          <w:szCs w:val="24"/>
          <w:lang w:val="en-US" w:eastAsia="zh-CN"/>
        </w:rPr>
        <w:t xml:space="preserve">, </w:t>
      </w:r>
      <w:proofErr w:type="spellStart"/>
      <w:r>
        <w:rPr>
          <w:rFonts w:ascii="Times New Roman" w:hAnsi="Times New Roman"/>
          <w:sz w:val="24"/>
          <w:szCs w:val="24"/>
          <w:lang w:val="en-US" w:eastAsia="zh-CN"/>
        </w:rPr>
        <w:t>jurnal</w:t>
      </w:r>
      <w:proofErr w:type="spellEnd"/>
      <w:r>
        <w:rPr>
          <w:rFonts w:ascii="Times New Roman" w:hAnsi="Times New Roman"/>
          <w:sz w:val="24"/>
          <w:szCs w:val="24"/>
          <w:lang w:val="en-US" w:eastAsia="zh-CN"/>
        </w:rPr>
        <w:t xml:space="preserve">, </w:t>
      </w:r>
      <w:proofErr w:type="spellStart"/>
      <w:r>
        <w:rPr>
          <w:rFonts w:ascii="Times New Roman" w:hAnsi="Times New Roman"/>
          <w:sz w:val="24"/>
          <w:szCs w:val="24"/>
          <w:lang w:val="en-US" w:eastAsia="zh-CN"/>
        </w:rPr>
        <w:t>karangan</w:t>
      </w:r>
      <w:proofErr w:type="spellEnd"/>
      <w:r>
        <w:rPr>
          <w:rFonts w:ascii="Times New Roman" w:hAnsi="Times New Roman"/>
          <w:sz w:val="24"/>
          <w:szCs w:val="24"/>
          <w:lang w:val="en-US" w:eastAsia="zh-CN"/>
        </w:rPr>
        <w:t xml:space="preserve"> </w:t>
      </w:r>
      <w:proofErr w:type="spellStart"/>
      <w:r>
        <w:rPr>
          <w:rFonts w:ascii="Times New Roman" w:hAnsi="Times New Roman"/>
          <w:sz w:val="24"/>
          <w:szCs w:val="24"/>
          <w:lang w:val="en-US" w:eastAsia="zh-CN"/>
        </w:rPr>
        <w:t>ilmiah</w:t>
      </w:r>
      <w:proofErr w:type="spellEnd"/>
      <w:r>
        <w:rPr>
          <w:rFonts w:ascii="Times New Roman" w:hAnsi="Times New Roman"/>
          <w:sz w:val="24"/>
          <w:szCs w:val="24"/>
          <w:lang w:val="en-US" w:eastAsia="zh-CN"/>
        </w:rPr>
        <w:t xml:space="preserve">, </w:t>
      </w:r>
      <w:proofErr w:type="spellStart"/>
      <w:r>
        <w:rPr>
          <w:rFonts w:ascii="Times New Roman" w:hAnsi="Times New Roman"/>
          <w:sz w:val="24"/>
          <w:szCs w:val="24"/>
          <w:lang w:val="en-US" w:eastAsia="zh-CN"/>
        </w:rPr>
        <w:t>tesis</w:t>
      </w:r>
      <w:proofErr w:type="spellEnd"/>
      <w:r>
        <w:rPr>
          <w:rFonts w:ascii="Times New Roman" w:hAnsi="Times New Roman"/>
          <w:sz w:val="24"/>
          <w:szCs w:val="24"/>
          <w:lang w:val="en-US" w:eastAsia="zh-CN"/>
        </w:rPr>
        <w:t xml:space="preserve">, dan lain </w:t>
      </w:r>
      <w:proofErr w:type="spellStart"/>
      <w:r>
        <w:rPr>
          <w:rFonts w:ascii="Times New Roman" w:hAnsi="Times New Roman"/>
          <w:sz w:val="24"/>
          <w:szCs w:val="24"/>
          <w:lang w:val="en-US" w:eastAsia="zh-CN"/>
        </w:rPr>
        <w:t>sebagainya</w:t>
      </w:r>
      <w:proofErr w:type="spellEnd"/>
      <w:r>
        <w:rPr>
          <w:rFonts w:ascii="Times New Roman" w:hAnsi="Times New Roman"/>
          <w:sz w:val="24"/>
          <w:szCs w:val="24"/>
          <w:lang w:val="en-US" w:eastAsia="zh-CN"/>
        </w:rPr>
        <w:t xml:space="preserve">. Pada </w:t>
      </w:r>
      <w:proofErr w:type="spellStart"/>
      <w:r>
        <w:rPr>
          <w:rFonts w:ascii="Times New Roman" w:hAnsi="Times New Roman"/>
          <w:sz w:val="24"/>
          <w:szCs w:val="24"/>
          <w:lang w:val="en-US" w:eastAsia="zh-CN"/>
        </w:rPr>
        <w:t>penelitian</w:t>
      </w:r>
      <w:proofErr w:type="spellEnd"/>
      <w:r>
        <w:rPr>
          <w:rFonts w:ascii="Times New Roman" w:hAnsi="Times New Roman"/>
          <w:sz w:val="24"/>
          <w:szCs w:val="24"/>
          <w:lang w:val="en-US" w:eastAsia="zh-CN"/>
        </w:rPr>
        <w:t xml:space="preserve"> </w:t>
      </w:r>
      <w:proofErr w:type="spellStart"/>
      <w:r>
        <w:rPr>
          <w:rFonts w:ascii="Times New Roman" w:hAnsi="Times New Roman"/>
          <w:sz w:val="24"/>
          <w:szCs w:val="24"/>
          <w:lang w:val="en-US" w:eastAsia="zh-CN"/>
        </w:rPr>
        <w:t>ini</w:t>
      </w:r>
      <w:proofErr w:type="spellEnd"/>
      <w:r>
        <w:rPr>
          <w:rFonts w:ascii="Times New Roman" w:hAnsi="Times New Roman"/>
          <w:sz w:val="24"/>
          <w:szCs w:val="24"/>
          <w:lang w:val="en-US" w:eastAsia="zh-CN"/>
        </w:rPr>
        <w:t xml:space="preserve"> </w:t>
      </w:r>
      <w:proofErr w:type="spellStart"/>
      <w:r>
        <w:rPr>
          <w:rFonts w:ascii="Times New Roman" w:hAnsi="Times New Roman"/>
          <w:sz w:val="24"/>
          <w:szCs w:val="24"/>
          <w:lang w:val="en-US" w:eastAsia="zh-CN"/>
        </w:rPr>
        <w:t>studi</w:t>
      </w:r>
      <w:proofErr w:type="spellEnd"/>
      <w:r>
        <w:rPr>
          <w:rFonts w:ascii="Times New Roman" w:hAnsi="Times New Roman"/>
          <w:sz w:val="24"/>
          <w:szCs w:val="24"/>
          <w:lang w:val="en-US" w:eastAsia="zh-CN"/>
        </w:rPr>
        <w:t xml:space="preserve"> </w:t>
      </w:r>
      <w:proofErr w:type="spellStart"/>
      <w:r>
        <w:rPr>
          <w:rFonts w:ascii="Times New Roman" w:hAnsi="Times New Roman"/>
          <w:sz w:val="24"/>
          <w:szCs w:val="24"/>
          <w:lang w:val="en-US" w:eastAsia="zh-CN"/>
        </w:rPr>
        <w:t>pustaka</w:t>
      </w:r>
      <w:proofErr w:type="spellEnd"/>
      <w:r>
        <w:rPr>
          <w:rFonts w:ascii="Times New Roman" w:hAnsi="Times New Roman"/>
          <w:sz w:val="24"/>
          <w:szCs w:val="24"/>
          <w:lang w:val="en-US" w:eastAsia="zh-CN"/>
        </w:rPr>
        <w:t xml:space="preserve"> yang </w:t>
      </w:r>
      <w:proofErr w:type="spellStart"/>
      <w:r>
        <w:rPr>
          <w:rFonts w:ascii="Times New Roman" w:hAnsi="Times New Roman"/>
          <w:sz w:val="24"/>
          <w:szCs w:val="24"/>
          <w:lang w:val="en-US" w:eastAsia="zh-CN"/>
        </w:rPr>
        <w:t>digunakan</w:t>
      </w:r>
      <w:proofErr w:type="spellEnd"/>
      <w:r>
        <w:rPr>
          <w:rFonts w:ascii="Times New Roman" w:hAnsi="Times New Roman"/>
          <w:sz w:val="24"/>
          <w:szCs w:val="24"/>
          <w:lang w:val="en-US" w:eastAsia="zh-CN"/>
        </w:rPr>
        <w:t xml:space="preserve"> </w:t>
      </w:r>
      <w:proofErr w:type="spellStart"/>
      <w:r>
        <w:rPr>
          <w:rFonts w:ascii="Times New Roman" w:hAnsi="Times New Roman"/>
          <w:sz w:val="24"/>
          <w:szCs w:val="24"/>
          <w:lang w:val="en-US" w:eastAsia="zh-CN"/>
        </w:rPr>
        <w:t>adalah</w:t>
      </w:r>
      <w:proofErr w:type="spellEnd"/>
      <w:r>
        <w:rPr>
          <w:rFonts w:ascii="Times New Roman" w:hAnsi="Times New Roman"/>
          <w:sz w:val="24"/>
          <w:szCs w:val="24"/>
          <w:lang w:val="en-US" w:eastAsia="zh-CN"/>
        </w:rPr>
        <w:t xml:space="preserve"> </w:t>
      </w:r>
      <w:proofErr w:type="spellStart"/>
      <w:r>
        <w:rPr>
          <w:rFonts w:ascii="Times New Roman" w:hAnsi="Times New Roman"/>
          <w:sz w:val="24"/>
          <w:szCs w:val="24"/>
          <w:lang w:val="en-US" w:eastAsia="zh-CN"/>
        </w:rPr>
        <w:t>jurnal</w:t>
      </w:r>
      <w:proofErr w:type="spellEnd"/>
      <w:r>
        <w:rPr>
          <w:rFonts w:ascii="Times New Roman" w:hAnsi="Times New Roman"/>
          <w:sz w:val="24"/>
          <w:szCs w:val="24"/>
          <w:lang w:val="en-US" w:eastAsia="zh-CN"/>
        </w:rPr>
        <w:t xml:space="preserve"> </w:t>
      </w:r>
      <w:proofErr w:type="spellStart"/>
      <w:r>
        <w:rPr>
          <w:rFonts w:ascii="Times New Roman" w:hAnsi="Times New Roman"/>
          <w:sz w:val="24"/>
          <w:szCs w:val="24"/>
          <w:lang w:val="en-US" w:eastAsia="zh-CN"/>
        </w:rPr>
        <w:t>penelitian</w:t>
      </w:r>
      <w:proofErr w:type="spellEnd"/>
      <w:r>
        <w:rPr>
          <w:rFonts w:ascii="Times New Roman" w:hAnsi="Times New Roman"/>
          <w:sz w:val="24"/>
          <w:szCs w:val="24"/>
          <w:lang w:val="en-US" w:eastAsia="zh-CN"/>
        </w:rPr>
        <w:t xml:space="preserve">, </w:t>
      </w:r>
      <w:proofErr w:type="spellStart"/>
      <w:r>
        <w:rPr>
          <w:rFonts w:ascii="Times New Roman" w:hAnsi="Times New Roman"/>
          <w:sz w:val="24"/>
          <w:szCs w:val="24"/>
          <w:lang w:val="en-US" w:eastAsia="zh-CN"/>
        </w:rPr>
        <w:t>buku-buku</w:t>
      </w:r>
      <w:proofErr w:type="spellEnd"/>
      <w:r>
        <w:rPr>
          <w:rFonts w:ascii="Times New Roman" w:hAnsi="Times New Roman"/>
          <w:sz w:val="24"/>
          <w:szCs w:val="24"/>
          <w:lang w:val="en-US" w:eastAsia="zh-CN"/>
        </w:rPr>
        <w:t xml:space="preserve"> </w:t>
      </w:r>
      <w:proofErr w:type="spellStart"/>
      <w:r>
        <w:rPr>
          <w:rFonts w:ascii="Times New Roman" w:hAnsi="Times New Roman"/>
          <w:sz w:val="24"/>
          <w:szCs w:val="24"/>
          <w:lang w:val="en-US" w:eastAsia="zh-CN"/>
        </w:rPr>
        <w:t>tentang</w:t>
      </w:r>
      <w:proofErr w:type="spellEnd"/>
      <w:r>
        <w:rPr>
          <w:rFonts w:ascii="Times New Roman" w:hAnsi="Times New Roman"/>
          <w:sz w:val="24"/>
          <w:szCs w:val="24"/>
          <w:lang w:val="en-US" w:eastAsia="zh-CN"/>
        </w:rPr>
        <w:t xml:space="preserve"> </w:t>
      </w:r>
      <w:r>
        <w:rPr>
          <w:rFonts w:ascii="Times New Roman" w:hAnsi="Times New Roman"/>
          <w:sz w:val="24"/>
          <w:szCs w:val="24"/>
          <w:lang w:val="en-US" w:eastAsia="zh-CN"/>
        </w:rPr>
        <w:lastRenderedPageBreak/>
        <w:t xml:space="preserve">management </w:t>
      </w:r>
      <w:proofErr w:type="spellStart"/>
      <w:r>
        <w:rPr>
          <w:rFonts w:ascii="Times New Roman" w:hAnsi="Times New Roman"/>
          <w:sz w:val="24"/>
          <w:szCs w:val="24"/>
          <w:lang w:val="en-US" w:eastAsia="zh-CN"/>
        </w:rPr>
        <w:t>sistem</w:t>
      </w:r>
      <w:proofErr w:type="spellEnd"/>
      <w:r>
        <w:rPr>
          <w:rFonts w:ascii="Times New Roman" w:hAnsi="Times New Roman"/>
          <w:sz w:val="24"/>
          <w:szCs w:val="24"/>
          <w:lang w:val="en-US" w:eastAsia="zh-CN"/>
        </w:rPr>
        <w:t xml:space="preserve"> </w:t>
      </w:r>
      <w:proofErr w:type="spellStart"/>
      <w:r>
        <w:rPr>
          <w:rFonts w:ascii="Times New Roman" w:hAnsi="Times New Roman"/>
          <w:sz w:val="24"/>
          <w:szCs w:val="24"/>
          <w:lang w:val="en-US" w:eastAsia="zh-CN"/>
        </w:rPr>
        <w:t>informasi</w:t>
      </w:r>
      <w:proofErr w:type="spellEnd"/>
      <w:r>
        <w:rPr>
          <w:rFonts w:ascii="Times New Roman" w:hAnsi="Times New Roman"/>
          <w:sz w:val="24"/>
          <w:szCs w:val="24"/>
          <w:lang w:val="en-US" w:eastAsia="zh-CN"/>
        </w:rPr>
        <w:t xml:space="preserve"> </w:t>
      </w:r>
      <w:proofErr w:type="spellStart"/>
      <w:r>
        <w:rPr>
          <w:rFonts w:ascii="Times New Roman" w:hAnsi="Times New Roman"/>
          <w:sz w:val="24"/>
          <w:szCs w:val="24"/>
          <w:lang w:val="en-US" w:eastAsia="zh-CN"/>
        </w:rPr>
        <w:t>atau</w:t>
      </w:r>
      <w:proofErr w:type="spellEnd"/>
      <w:r>
        <w:rPr>
          <w:rFonts w:ascii="Times New Roman" w:hAnsi="Times New Roman"/>
          <w:sz w:val="24"/>
          <w:szCs w:val="24"/>
          <w:lang w:val="en-US" w:eastAsia="zh-CN"/>
        </w:rPr>
        <w:t xml:space="preserve"> </w:t>
      </w:r>
      <w:proofErr w:type="spellStart"/>
      <w:r>
        <w:rPr>
          <w:rFonts w:ascii="Times New Roman" w:hAnsi="Times New Roman"/>
          <w:sz w:val="24"/>
          <w:szCs w:val="24"/>
          <w:lang w:val="en-US" w:eastAsia="zh-CN"/>
        </w:rPr>
        <w:t>aplikasi</w:t>
      </w:r>
      <w:proofErr w:type="spellEnd"/>
      <w:r>
        <w:rPr>
          <w:rFonts w:ascii="Times New Roman" w:hAnsi="Times New Roman"/>
          <w:sz w:val="24"/>
          <w:szCs w:val="24"/>
          <w:lang w:val="en-US" w:eastAsia="zh-CN"/>
        </w:rPr>
        <w:t xml:space="preserve"> website dan juga </w:t>
      </w:r>
      <w:proofErr w:type="spellStart"/>
      <w:r>
        <w:rPr>
          <w:rFonts w:ascii="Times New Roman" w:hAnsi="Times New Roman"/>
          <w:sz w:val="24"/>
          <w:szCs w:val="24"/>
          <w:lang w:val="en-US" w:eastAsia="zh-CN"/>
        </w:rPr>
        <w:t>mengambil</w:t>
      </w:r>
      <w:proofErr w:type="spellEnd"/>
      <w:r>
        <w:rPr>
          <w:rFonts w:ascii="Times New Roman" w:hAnsi="Times New Roman"/>
          <w:sz w:val="24"/>
          <w:szCs w:val="24"/>
          <w:lang w:val="en-US" w:eastAsia="zh-CN"/>
        </w:rPr>
        <w:t xml:space="preserve"> </w:t>
      </w:r>
      <w:proofErr w:type="spellStart"/>
      <w:r>
        <w:rPr>
          <w:rFonts w:ascii="Times New Roman" w:hAnsi="Times New Roman"/>
          <w:sz w:val="24"/>
          <w:szCs w:val="24"/>
          <w:lang w:val="en-US" w:eastAsia="zh-CN"/>
        </w:rPr>
        <w:t>referensi</w:t>
      </w:r>
      <w:proofErr w:type="spellEnd"/>
      <w:r>
        <w:rPr>
          <w:rFonts w:ascii="Times New Roman" w:hAnsi="Times New Roman"/>
          <w:sz w:val="24"/>
          <w:szCs w:val="24"/>
          <w:lang w:val="en-US" w:eastAsia="zh-CN"/>
        </w:rPr>
        <w:t xml:space="preserve"> </w:t>
      </w:r>
      <w:proofErr w:type="spellStart"/>
      <w:r>
        <w:rPr>
          <w:rFonts w:ascii="Times New Roman" w:hAnsi="Times New Roman"/>
          <w:sz w:val="24"/>
          <w:szCs w:val="24"/>
          <w:lang w:val="en-US" w:eastAsia="zh-CN"/>
        </w:rPr>
        <w:t>dari</w:t>
      </w:r>
      <w:proofErr w:type="spellEnd"/>
      <w:r>
        <w:rPr>
          <w:rFonts w:ascii="Times New Roman" w:hAnsi="Times New Roman"/>
          <w:sz w:val="24"/>
          <w:szCs w:val="24"/>
          <w:lang w:val="en-US" w:eastAsia="zh-CN"/>
        </w:rPr>
        <w:t xml:space="preserve"> </w:t>
      </w:r>
      <w:proofErr w:type="spellStart"/>
      <w:r>
        <w:rPr>
          <w:rFonts w:ascii="Times New Roman" w:hAnsi="Times New Roman"/>
          <w:sz w:val="24"/>
          <w:szCs w:val="24"/>
          <w:lang w:val="en-US" w:eastAsia="zh-CN"/>
        </w:rPr>
        <w:t>berbagai</w:t>
      </w:r>
      <w:proofErr w:type="spellEnd"/>
      <w:r>
        <w:rPr>
          <w:rFonts w:ascii="Times New Roman" w:hAnsi="Times New Roman"/>
          <w:sz w:val="24"/>
          <w:szCs w:val="24"/>
          <w:lang w:val="en-US" w:eastAsia="zh-CN"/>
        </w:rPr>
        <w:t xml:space="preserve"> </w:t>
      </w:r>
      <w:proofErr w:type="spellStart"/>
      <w:r>
        <w:rPr>
          <w:rFonts w:ascii="Times New Roman" w:hAnsi="Times New Roman"/>
          <w:sz w:val="24"/>
          <w:szCs w:val="24"/>
          <w:lang w:val="en-US" w:eastAsia="zh-CN"/>
        </w:rPr>
        <w:t>skripsi</w:t>
      </w:r>
      <w:proofErr w:type="spellEnd"/>
      <w:r>
        <w:rPr>
          <w:rFonts w:ascii="Times New Roman" w:hAnsi="Times New Roman"/>
          <w:sz w:val="24"/>
          <w:szCs w:val="24"/>
          <w:lang w:val="en-US" w:eastAsia="zh-CN"/>
        </w:rPr>
        <w:t xml:space="preserve"> </w:t>
      </w:r>
      <w:proofErr w:type="spellStart"/>
      <w:r>
        <w:rPr>
          <w:rFonts w:ascii="Times New Roman" w:hAnsi="Times New Roman"/>
          <w:sz w:val="24"/>
          <w:szCs w:val="24"/>
          <w:lang w:val="en-US" w:eastAsia="zh-CN"/>
        </w:rPr>
        <w:t>atau</w:t>
      </w:r>
      <w:proofErr w:type="spellEnd"/>
      <w:r>
        <w:rPr>
          <w:rFonts w:ascii="Times New Roman" w:hAnsi="Times New Roman"/>
          <w:sz w:val="24"/>
          <w:szCs w:val="24"/>
          <w:lang w:val="en-US" w:eastAsia="zh-CN"/>
        </w:rPr>
        <w:t xml:space="preserve"> </w:t>
      </w:r>
      <w:proofErr w:type="spellStart"/>
      <w:r>
        <w:rPr>
          <w:rFonts w:ascii="Times New Roman" w:hAnsi="Times New Roman"/>
          <w:sz w:val="24"/>
          <w:szCs w:val="24"/>
          <w:lang w:val="en-US" w:eastAsia="zh-CN"/>
        </w:rPr>
        <w:t>penelitian</w:t>
      </w:r>
      <w:proofErr w:type="spellEnd"/>
      <w:r>
        <w:rPr>
          <w:rFonts w:ascii="Times New Roman" w:hAnsi="Times New Roman"/>
          <w:sz w:val="24"/>
          <w:szCs w:val="24"/>
          <w:lang w:val="en-US" w:eastAsia="zh-CN"/>
        </w:rPr>
        <w:t xml:space="preserve"> orang lain. </w:t>
      </w:r>
    </w:p>
    <w:p w14:paraId="04D22C7D" w14:textId="5CB3CC6C" w:rsidR="00EC424A" w:rsidRDefault="00EC424A" w:rsidP="00F46154">
      <w:pPr>
        <w:spacing w:after="0" w:line="480" w:lineRule="auto"/>
        <w:ind w:firstLine="709"/>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ketiga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Kebutuhan</w:t>
      </w:r>
      <w:proofErr w:type="spellEnd"/>
      <w:r>
        <w:rPr>
          <w:rFonts w:ascii="Times New Roman" w:hAnsi="Times New Roman" w:cs="Times New Roman"/>
          <w:sz w:val="24"/>
          <w:szCs w:val="24"/>
          <w:lang w:val="en-US"/>
        </w:rPr>
        <w:t xml:space="preserve"> Data. Pada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kebutuhan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lunak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keras</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bahan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keempat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Analisis</w:t>
      </w:r>
      <w:proofErr w:type="spellEnd"/>
      <w:r>
        <w:rPr>
          <w:rFonts w:ascii="Times New Roman" w:hAnsi="Times New Roman" w:cs="Times New Roman"/>
          <w:sz w:val="24"/>
          <w:szCs w:val="24"/>
          <w:lang w:val="en-US"/>
        </w:rPr>
        <w:t xml:space="preserve"> Hasil. </w:t>
      </w:r>
      <w:proofErr w:type="spellStart"/>
      <w:r>
        <w:rPr>
          <w:rFonts w:ascii="Times New Roman" w:hAnsi="Times New Roman" w:cs="Times New Roman"/>
          <w:sz w:val="24"/>
          <w:szCs w:val="24"/>
          <w:lang w:val="en-US"/>
        </w:rPr>
        <w:t>Selama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teknik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pengembangan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i/>
          <w:iCs/>
          <w:sz w:val="24"/>
          <w:szCs w:val="24"/>
          <w:lang w:val="en-US"/>
        </w:rPr>
        <w:t xml:space="preserve"> prototype</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menentukan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apakah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pengembang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berada</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jalur</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benar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selama</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pengembangan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kelima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Perancangan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(SI)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teknik</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prototype</w:t>
      </w:r>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dirancang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tujuan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teknik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pengembangan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prototype</w:t>
      </w:r>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prototype</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wawancara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kepada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Sarpras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memperoleh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perancangan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pengkodean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pengujian</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pengujian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survei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mengetahui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apakah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kondisi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dibangun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memenuhi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persyaratan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terakhir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Kesimpulan. Fase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mencakup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keseluruhan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wawancara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pengelola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Sarpras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akhir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w:t>
      </w:r>
    </w:p>
    <w:p w14:paraId="301F9A46" w14:textId="77777777" w:rsidR="00882B7A" w:rsidRPr="00F46154" w:rsidRDefault="00882B7A" w:rsidP="00F46154">
      <w:pPr>
        <w:spacing w:after="0" w:line="480" w:lineRule="auto"/>
        <w:ind w:firstLine="709"/>
        <w:jc w:val="both"/>
        <w:rPr>
          <w:rFonts w:ascii="Times New Roman" w:hAnsi="Times New Roman"/>
          <w:sz w:val="24"/>
          <w:szCs w:val="24"/>
          <w:lang w:val="en-US"/>
        </w:rPr>
      </w:pPr>
    </w:p>
    <w:p w14:paraId="0BE2E3D1" w14:textId="77777777" w:rsidR="00AE370E" w:rsidRDefault="00EC4C39" w:rsidP="00AE370E">
      <w:pPr>
        <w:pStyle w:val="Heading1"/>
        <w:numPr>
          <w:ilvl w:val="0"/>
          <w:numId w:val="17"/>
        </w:numPr>
        <w:ind w:hanging="720"/>
        <w:rPr>
          <w:sz w:val="24"/>
          <w:szCs w:val="24"/>
          <w:lang w:val="en-US"/>
        </w:rPr>
      </w:pPr>
      <w:bookmarkStart w:id="37" w:name="_Toc167658786"/>
      <w:proofErr w:type="spellStart"/>
      <w:r w:rsidRPr="00785493">
        <w:rPr>
          <w:sz w:val="24"/>
          <w:szCs w:val="24"/>
          <w:lang w:val="en-US"/>
        </w:rPr>
        <w:t>Kerangka</w:t>
      </w:r>
      <w:proofErr w:type="spellEnd"/>
      <w:r w:rsidRPr="00785493">
        <w:rPr>
          <w:sz w:val="24"/>
          <w:szCs w:val="24"/>
          <w:lang w:val="en-US"/>
        </w:rPr>
        <w:t xml:space="preserve"> </w:t>
      </w:r>
      <w:proofErr w:type="spellStart"/>
      <w:r w:rsidRPr="00785493">
        <w:rPr>
          <w:sz w:val="24"/>
          <w:szCs w:val="24"/>
          <w:lang w:val="en-US"/>
        </w:rPr>
        <w:t>Kerja</w:t>
      </w:r>
      <w:proofErr w:type="spellEnd"/>
      <w:r w:rsidR="00AE370E">
        <w:rPr>
          <w:sz w:val="24"/>
          <w:szCs w:val="24"/>
          <w:lang w:val="en-US"/>
        </w:rPr>
        <w:t xml:space="preserve"> (Framework)</w:t>
      </w:r>
      <w:bookmarkEnd w:id="37"/>
    </w:p>
    <w:p w14:paraId="666F76B9" w14:textId="77777777" w:rsidR="00015EDB" w:rsidRDefault="00015EDB" w:rsidP="00015EDB">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M</w:t>
      </w:r>
      <w:r>
        <w:rPr>
          <w:rFonts w:ascii="Times New Roman" w:hAnsi="Times New Roman" w:cs="Times New Roman"/>
          <w:sz w:val="24"/>
          <w:szCs w:val="24"/>
        </w:rPr>
        <w:t>etode</w:t>
      </w:r>
      <w:r>
        <w:rPr>
          <w:rFonts w:ascii="Times New Roman" w:hAnsi="Times New Roman" w:cs="Times New Roman"/>
          <w:i/>
          <w:iCs/>
          <w:sz w:val="24"/>
          <w:szCs w:val="24"/>
        </w:rPr>
        <w:t xml:space="preserve"> </w:t>
      </w:r>
      <w:r>
        <w:rPr>
          <w:rFonts w:ascii="Times New Roman" w:hAnsi="Times New Roman" w:cs="Times New Roman"/>
          <w:i/>
          <w:iCs/>
          <w:sz w:val="24"/>
          <w:szCs w:val="24"/>
          <w:lang w:val="en-US"/>
        </w:rPr>
        <w:t xml:space="preserve">Waterfall </w:t>
      </w:r>
      <w:r>
        <w:rPr>
          <w:rFonts w:ascii="Times New Roman" w:hAnsi="Times New Roman" w:cs="Times New Roman"/>
          <w:sz w:val="24"/>
          <w:szCs w:val="24"/>
        </w:rPr>
        <w:t>disebut dengan Classic Life Cycle (Classic Life Cycle).</w:t>
      </w:r>
      <w:r>
        <w:t xml:space="preserve"> </w:t>
      </w:r>
      <w:r>
        <w:rPr>
          <w:rFonts w:ascii="Times New Roman" w:hAnsi="Times New Roman" w:cs="Times New Roman"/>
          <w:sz w:val="24"/>
          <w:szCs w:val="24"/>
        </w:rPr>
        <w:t>Nama</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model ini sebenarnya adalah "Linear Sequential Model", yang mewakili pendekatan sistematis dan berurutan dalam pengembangan perangkat lunak. Hal ini dimulai dengan spesifikasi kebutuhan pengguna, bergerak melalui </w:t>
      </w:r>
      <w:r>
        <w:rPr>
          <w:rFonts w:ascii="Times New Roman" w:hAnsi="Times New Roman" w:cs="Times New Roman"/>
          <w:sz w:val="24"/>
          <w:szCs w:val="24"/>
        </w:rPr>
        <w:lastRenderedPageBreak/>
        <w:t>tahap perencanaan, pemodelan, konstruksi, dan penyampaian sistem kepada pengguna, dan diakhiri dengan dukungan  semua perangkat lunak.</w:t>
      </w:r>
      <w:r>
        <w:rPr>
          <w:rFonts w:ascii="Times New Roman" w:hAnsi="Times New Roman" w:cs="Times New Roman"/>
          <w:sz w:val="24"/>
          <w:szCs w:val="24"/>
          <w:lang w:val="en-US"/>
        </w:rPr>
        <w:t xml:space="preserve"> </w:t>
      </w:r>
      <w:r>
        <w:rPr>
          <w:rFonts w:ascii="Times New Roman" w:hAnsi="Times New Roman" w:cs="Times New Roman"/>
          <w:sz w:val="24"/>
          <w:szCs w:val="24"/>
        </w:rPr>
        <w:t>Model pengembangan ini berjalan secara linear dari tahap awal pengembangan sistem, tahap perencanaan, hingga tahap akhir pengembangan sistem, yaitu tahap pemeliharaan.</w:t>
      </w:r>
      <w:r>
        <w:rPr>
          <w:rFonts w:ascii="Times New Roman" w:hAnsi="Times New Roman" w:cs="Times New Roman"/>
          <w:sz w:val="24"/>
          <w:szCs w:val="24"/>
          <w:lang w:val="en-US"/>
        </w:rPr>
        <w:t xml:space="preserve"> </w:t>
      </w:r>
      <w:r>
        <w:rPr>
          <w:rFonts w:ascii="Times New Roman" w:hAnsi="Times New Roman" w:cs="Times New Roman"/>
          <w:sz w:val="24"/>
          <w:szCs w:val="24"/>
        </w:rPr>
        <w:t>Tahap selanjutnya tidak dilaksanakan sampai tahap sebelumnya selesai dan Anda tidak dapat kembali atau mengulangi tahap sebelumnya</w:t>
      </w:r>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{"citationItems":[{"id":"ITEM-1","itemData":{"ISSN":"1978-3310","abstract":"System Development Life Cycle (SDLC) merupakan metodologi umum yang digunakan untuk mengembangkan sistem informasi. SDLC terdiri dari beberapa fase yang dimulai dari fase perencanaan, analisis, perancangan, implementasi hingga pemeliharaan sistem. Metode waterfall adalah salah satu model SDLC yang sering digunakan dalam pengembangan sistem informasi atau perangkat lunak. Model waterfall menggunakan pendekatan sistematis dan berurutan. Tahapan model waterfall antara lain requirement, design, implementation, verification,dan maintenance. Kelebihan menggunakan metode waterfall dalam pengembangan sistem informasi adalah kualitas dari sistem yang dihasilkan akan baik karena pelaksanaannya dilakukan secara bertahap, sementara untuk kekurangannya adalah proses pengembangan sistem membutuhkan waktu yang lama sehingga biaya yang diperlukan juga mahal. Metode waterfall cocok digunakan untuk proyek pembuatan sistem baru dan juga pengembangan sistem atau perangkat lunak yang berskala besar.","author":[{"dropping-particle":"","family":"Wahid Abdul","given":"Aceng","non-dropping-particle":"","parse-names":false,"suffix":""}],"container-title":"Jurnal Ilmu-ilmu Informatika dan Manajemen STMIK","id":"ITEM-1","issue":"November","issued":{"date-parts":[["2020"]]},"page":"1-5","title":"Analisis Metode Waterfall Untuk Pengembangan Sistem Informasi","type":"article-journal"},"uris":["http://www.mendeley.com/documents/?uuid=7518ce94-2f58-4cb0-807b-1abdae977921"]}],"mendeley":{"formattedCitation":"(Wahid Abdul, 2020)","plainTextFormattedCitation":"(Wahid Abdul, 2020)","previouslyFormattedCitation":"(Wahid Abdul, 2020)"},"properties":{"noteIndex":0},"schema":"https://github.com/citation-style-language/schema/raw/master/csl-citation.json"}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(Wahid Abdul, 2020)</w:t>
      </w:r>
      <w:r>
        <w:rPr>
          <w:rFonts w:ascii="Times New Roman" w:hAnsi="Times New Roman" w:cs="Times New Roman"/>
          <w:sz w:val="24"/>
          <w:szCs w:val="24"/>
          <w:lang w:val="en-US"/>
        </w:rPr>
        <w:fldChar w:fldCharType="end"/>
      </w:r>
      <w:r>
        <w:rPr>
          <w:rFonts w:ascii="Times New Roman" w:hAnsi="Times New Roman" w:cs="Times New Roman"/>
          <w:sz w:val="24"/>
          <w:szCs w:val="24"/>
        </w:rPr>
        <w:t>.</w:t>
      </w:r>
      <w:r>
        <w:rPr>
          <w:rFonts w:ascii="Times New Roman" w:hAnsi="Times New Roman" w:cs="Times New Roman"/>
          <w:sz w:val="24"/>
          <w:szCs w:val="24"/>
          <w:lang w:val="en-US"/>
        </w:rPr>
        <w:t xml:space="preserve"> </w:t>
      </w:r>
    </w:p>
    <w:p w14:paraId="651147EE" w14:textId="695DDFB5" w:rsidR="00882B7A" w:rsidRDefault="00864725" w:rsidP="00864725">
      <w:pPr>
        <w:keepNext/>
        <w:spacing w:line="360" w:lineRule="auto"/>
        <w:jc w:val="center"/>
      </w:pPr>
      <w:r w:rsidRPr="00864725">
        <w:rPr>
          <w:rFonts w:ascii="Times New Roman" w:hAnsi="Times New Roman" w:cs="Times New Roman"/>
          <w:sz w:val="24"/>
          <w:szCs w:val="24"/>
        </w:rPr>
        <w:t>Gambar 3.2 menunjukkan tahapan metode</w:t>
      </w:r>
      <w:r w:rsidRPr="00864725">
        <w:rPr>
          <w:rFonts w:ascii="Times New Roman" w:hAnsi="Times New Roman" w:cs="Times New Roman"/>
          <w:i/>
          <w:iCs/>
          <w:sz w:val="24"/>
          <w:szCs w:val="24"/>
        </w:rPr>
        <w:t xml:space="preserve"> Waterfall</w:t>
      </w:r>
      <w:r w:rsidRPr="00864725">
        <w:rPr>
          <w:rFonts w:ascii="Times New Roman" w:hAnsi="Times New Roman" w:cs="Times New Roman"/>
          <w:noProof/>
          <w:sz w:val="24"/>
          <w:szCs w:val="24"/>
          <w:lang w:val="en-US"/>
        </w:rPr>
        <w:t xml:space="preserve"> </w:t>
      </w:r>
      <w:r w:rsidR="00015EDB">
        <w:rPr>
          <w:rFonts w:ascii="Times New Roman" w:hAnsi="Times New Roman" w:cs="Times New Roman"/>
          <w:noProof/>
          <w:sz w:val="24"/>
          <w:szCs w:val="24"/>
          <w:lang w:val="en-US"/>
        </w:rPr>
        <w:drawing>
          <wp:inline distT="0" distB="0" distL="0" distR="0" wp14:anchorId="46FE3521" wp14:editId="4B827CED">
            <wp:extent cx="5019261" cy="1599107"/>
            <wp:effectExtent l="0" t="0" r="0" b="1270"/>
            <wp:docPr id="18815556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55679" name="Picture 1881555679"/>
                    <pic:cNvPicPr/>
                  </pic:nvPicPr>
                  <pic:blipFill>
                    <a:blip r:embed="rId17">
                      <a:extLst>
                        <a:ext uri="{28A0092B-C50C-407E-A947-70E740481C1C}">
                          <a14:useLocalDpi xmlns:a14="http://schemas.microsoft.com/office/drawing/2010/main" val="0"/>
                        </a:ext>
                      </a:extLst>
                    </a:blip>
                    <a:stretch>
                      <a:fillRect/>
                    </a:stretch>
                  </pic:blipFill>
                  <pic:spPr>
                    <a:xfrm>
                      <a:off x="0" y="0"/>
                      <a:ext cx="5019261" cy="1599107"/>
                    </a:xfrm>
                    <a:prstGeom prst="rect">
                      <a:avLst/>
                    </a:prstGeom>
                  </pic:spPr>
                </pic:pic>
              </a:graphicData>
            </a:graphic>
          </wp:inline>
        </w:drawing>
      </w:r>
    </w:p>
    <w:p w14:paraId="3F3E3229" w14:textId="62E8F570" w:rsidR="00015EDB" w:rsidRPr="00882B7A" w:rsidRDefault="00882B7A" w:rsidP="00882B7A">
      <w:pPr>
        <w:pStyle w:val="Caption"/>
      </w:pPr>
      <w:bookmarkStart w:id="38" w:name="_Toc165524126"/>
      <w:bookmarkStart w:id="39" w:name="_Toc166478493"/>
      <w:bookmarkStart w:id="40" w:name="_Toc166478932"/>
      <w:bookmarkStart w:id="41" w:name="_Toc167658822"/>
      <w:r>
        <w:t xml:space="preserve">Gambar 3. </w:t>
      </w:r>
      <w:r>
        <w:fldChar w:fldCharType="begin"/>
      </w:r>
      <w:r>
        <w:instrText xml:space="preserve"> SEQ Gambar_3. \* ARABIC </w:instrText>
      </w:r>
      <w:r>
        <w:fldChar w:fldCharType="separate"/>
      </w:r>
      <w:r w:rsidR="00BA728A">
        <w:rPr>
          <w:noProof/>
        </w:rPr>
        <w:t>2</w:t>
      </w:r>
      <w:r>
        <w:rPr>
          <w:noProof/>
        </w:rPr>
        <w:fldChar w:fldCharType="end"/>
      </w:r>
      <w:r>
        <w:t xml:space="preserve"> </w:t>
      </w:r>
      <w:r w:rsidR="00015EDB" w:rsidRPr="00667286">
        <w:rPr>
          <w:sz w:val="22"/>
          <w:szCs w:val="22"/>
        </w:rPr>
        <w:t xml:space="preserve">Metode </w:t>
      </w:r>
      <w:r w:rsidR="00015EDB" w:rsidRPr="00667286">
        <w:rPr>
          <w:i/>
          <w:sz w:val="22"/>
          <w:szCs w:val="22"/>
        </w:rPr>
        <w:t>Waterfall</w:t>
      </w:r>
      <w:bookmarkEnd w:id="38"/>
      <w:bookmarkEnd w:id="39"/>
      <w:bookmarkEnd w:id="40"/>
      <w:bookmarkEnd w:id="41"/>
    </w:p>
    <w:p w14:paraId="03706543" w14:textId="09E96A06" w:rsidR="00F46154" w:rsidRPr="00F46154" w:rsidRDefault="00015EDB" w:rsidP="00667286">
      <w:pPr>
        <w:spacing w:line="240" w:lineRule="auto"/>
        <w:ind w:left="2127" w:hanging="2126"/>
        <w:jc w:val="center"/>
        <w:rPr>
          <w:rFonts w:ascii="Times New Roman" w:hAnsi="Times New Roman" w:cs="Times New Roman"/>
          <w:lang w:val="en-US"/>
        </w:rPr>
      </w:pPr>
      <w:proofErr w:type="spellStart"/>
      <w:r w:rsidRPr="00667286">
        <w:rPr>
          <w:rFonts w:ascii="Times New Roman" w:hAnsi="Times New Roman" w:cs="Times New Roman"/>
          <w:lang w:val="en-US"/>
        </w:rPr>
        <w:t>Sumber</w:t>
      </w:r>
      <w:proofErr w:type="spellEnd"/>
      <w:r w:rsidRPr="00667286">
        <w:rPr>
          <w:rFonts w:ascii="Times New Roman" w:hAnsi="Times New Roman" w:cs="Times New Roman"/>
          <w:lang w:val="en-US"/>
        </w:rPr>
        <w:t>:</w:t>
      </w:r>
      <w:r w:rsidRPr="00667286">
        <w:rPr>
          <w:rFonts w:ascii="Times New Roman" w:hAnsi="Times New Roman" w:cs="Times New Roman"/>
          <w:lang w:val="en-US"/>
        </w:rPr>
        <w:fldChar w:fldCharType="begin" w:fldLock="1"/>
      </w:r>
      <w:r w:rsidRPr="00667286">
        <w:rPr>
          <w:rFonts w:ascii="Times New Roman" w:hAnsi="Times New Roman" w:cs="Times New Roman"/>
          <w:lang w:val="en-US"/>
        </w:rPr>
        <w:instrText>ADDIN CSL_CITATION {"citationItems":[{"id":"ITEM-1","itemData":{"DOI":"10.31294/ji.v7i2.8694","ISSN":"2355-6579","abstract":"Dalam membantu kegiatan yang dilakukan mahasiswa Universitas Amikom Purwokerto menyediakan sarana dan prasarana yang dapat menunjang kegiatan seperti halnya proyektor, laptop, perlengkapan laboratorium dan ruang kelas. Saat ini sistem peminjaman yang berlaku masih menggunakan pencatatan didalam buku peminjaman, sehingga masih kurang efektif dalam membantu proses peminjaman yang dilakukan, permasalahan pengembalian peralatan tersebut mengakibatkan sulitnya proses pencarian peralatan yang belum dikembalikan. Tujuan pembuatan sistem pengelolaan sarana prasarana untuk membantu proses pengelolaan secara akurat dan aktual. Penerapan teknologi Push Notification atau Messaging server sendiri dapat menampilkan pemberitahuan berbasis website meskipun tidak membuka web browser secara langsung, sehingga dapat melakukan broadcast message, metode pengembangan yang dilakukan yaitu dengan metode waterfall. Metode pengujian sendiri menggunakan blackbox dan acceptance testing, dari hasil pengujian yang sudah dilakukan dengan blackbox bahwa aplikasi fitur yang diuji berjalan sesuai dengan harapan dan pengujian acceptance testing berupa kuisioner menggunakan skala pengukuran likert dari jumlah sampel 30 responed didapat 79% tergolong kriteria baik.","author":[{"dropping-particle":"","family":"Imron","given":"Mohammad","non-dropping-particle":"","parse-names":false,"suffix":""},{"dropping-particle":"","family":"Sutikno","given":"Gagas Restu","non-dropping-particle":"","parse-names":false,"suffix":""},{"dropping-particle":"","family":"Dazki","given":"Islakhun Nur","non-dropping-particle":"","parse-names":false,"suffix":""}],"container-title":"Jurnal Informatika","id":"ITEM-1","issue":"2","issued":{"date-parts":[["2020"]]},"page":"174-182","title":"Implementasi Push Notification Pada Sistem Peminjaman Sarana dan Prasarana Berbasis Website","type":"article-journal","volume":"7"},"uris":["http://www.mendeley.com/documents/?uuid=b4bf0cf4-4d04-4dd8-b148-4bb87ad2fbc6"]}],"mendeley":{"formattedCitation":"(Imron et al., 2020)","plainTextFormattedCitation":"(Imron et al., 2020)","previouslyFormattedCitation":"(Imron et al., 2020)"},"properties":{"noteIndex":0},"schema":"https://github.com/citation-style-language/schema/raw/master/csl-citation.json"}</w:instrText>
      </w:r>
      <w:r w:rsidRPr="00667286">
        <w:rPr>
          <w:rFonts w:ascii="Times New Roman" w:hAnsi="Times New Roman" w:cs="Times New Roman"/>
          <w:lang w:val="en-US"/>
        </w:rPr>
        <w:fldChar w:fldCharType="separate"/>
      </w:r>
      <w:r w:rsidRPr="00667286">
        <w:rPr>
          <w:rFonts w:ascii="Times New Roman" w:hAnsi="Times New Roman" w:cs="Times New Roman"/>
          <w:noProof/>
          <w:lang w:val="en-US"/>
        </w:rPr>
        <w:t>(Imron et al., 2020)</w:t>
      </w:r>
      <w:r w:rsidRPr="00667286">
        <w:rPr>
          <w:rFonts w:ascii="Times New Roman" w:hAnsi="Times New Roman" w:cs="Times New Roman"/>
          <w:lang w:val="en-US"/>
        </w:rPr>
        <w:fldChar w:fldCharType="end"/>
      </w:r>
    </w:p>
    <w:p w14:paraId="204F4AD4" w14:textId="77777777" w:rsidR="00015EDB" w:rsidRPr="004E44BE" w:rsidRDefault="00015EDB" w:rsidP="0063020F">
      <w:pPr>
        <w:pStyle w:val="ListParagraph"/>
        <w:numPr>
          <w:ilvl w:val="0"/>
          <w:numId w:val="27"/>
        </w:numPr>
        <w:spacing w:after="0" w:line="480" w:lineRule="auto"/>
        <w:ind w:hanging="436"/>
        <w:jc w:val="both"/>
        <w:rPr>
          <w:rFonts w:ascii="Times New Roman" w:eastAsia="Times New Roman" w:hAnsi="Times New Roman" w:cs="Times New Roman"/>
          <w:b/>
          <w:bCs/>
          <w:color w:val="000000"/>
          <w:sz w:val="24"/>
          <w:szCs w:val="24"/>
          <w:lang w:val="en-US" w:eastAsia="zh-CN"/>
        </w:rPr>
      </w:pPr>
      <w:proofErr w:type="spellStart"/>
      <w:r w:rsidRPr="004E44BE">
        <w:rPr>
          <w:rFonts w:ascii="Times New Roman" w:eastAsia="Times New Roman" w:hAnsi="Times New Roman" w:cs="Times New Roman"/>
          <w:b/>
          <w:bCs/>
          <w:color w:val="000000"/>
          <w:sz w:val="24"/>
          <w:szCs w:val="24"/>
          <w:lang w:val="en-US" w:eastAsia="zh-CN"/>
        </w:rPr>
        <w:t>Analisis</w:t>
      </w:r>
      <w:proofErr w:type="spellEnd"/>
    </w:p>
    <w:p w14:paraId="43C1FB4C" w14:textId="77777777" w:rsidR="00864725" w:rsidRPr="00864725" w:rsidRDefault="00864725" w:rsidP="00864725">
      <w:pPr>
        <w:pStyle w:val="CommentText"/>
        <w:spacing w:line="480" w:lineRule="auto"/>
        <w:ind w:left="284" w:firstLine="436"/>
        <w:jc w:val="both"/>
        <w:rPr>
          <w:rFonts w:ascii="Times New Roman" w:hAnsi="Times New Roman" w:cs="Times New Roman"/>
          <w:sz w:val="24"/>
          <w:szCs w:val="24"/>
        </w:rPr>
      </w:pPr>
      <w:r w:rsidRPr="00864725">
        <w:rPr>
          <w:rFonts w:ascii="Times New Roman" w:hAnsi="Times New Roman" w:cs="Times New Roman"/>
          <w:sz w:val="24"/>
          <w:szCs w:val="24"/>
        </w:rPr>
        <w:t xml:space="preserve">Analisis merupakan persyaratan perangkat lunak untuk dilakukan proses </w:t>
      </w:r>
      <w:r w:rsidRPr="00864725">
        <w:rPr>
          <w:rFonts w:ascii="Times New Roman" w:hAnsi="Times New Roman" w:cs="Times New Roman"/>
          <w:i/>
          <w:iCs/>
          <w:sz w:val="24"/>
          <w:szCs w:val="24"/>
        </w:rPr>
        <w:t xml:space="preserve">capture </w:t>
      </w:r>
      <w:r w:rsidRPr="00864725">
        <w:rPr>
          <w:rFonts w:ascii="Times New Roman" w:hAnsi="Times New Roman" w:cs="Times New Roman"/>
          <w:sz w:val="24"/>
          <w:szCs w:val="24"/>
        </w:rPr>
        <w:t>terpusat guna menentukan kebutuhan perangkat lunak oleh pengguna sehingga dapat didokumentasikan sesuai dengan kebutuhan.</w:t>
      </w:r>
    </w:p>
    <w:p w14:paraId="35729D7C" w14:textId="77777777" w:rsidR="00015EDB" w:rsidRPr="00F46154" w:rsidRDefault="00015EDB" w:rsidP="0063020F">
      <w:pPr>
        <w:pStyle w:val="ListParagraph"/>
        <w:numPr>
          <w:ilvl w:val="0"/>
          <w:numId w:val="27"/>
        </w:numPr>
        <w:spacing w:after="0" w:line="480" w:lineRule="auto"/>
        <w:ind w:hanging="436"/>
        <w:jc w:val="both"/>
        <w:rPr>
          <w:rFonts w:ascii="Times New Roman" w:eastAsia="Times New Roman" w:hAnsi="Times New Roman" w:cs="Times New Roman"/>
          <w:b/>
          <w:bCs/>
          <w:color w:val="000000"/>
          <w:sz w:val="24"/>
          <w:szCs w:val="24"/>
          <w:lang w:val="en-US" w:eastAsia="zh-CN"/>
        </w:rPr>
      </w:pPr>
      <w:r w:rsidRPr="00F46154">
        <w:rPr>
          <w:rFonts w:ascii="Times New Roman" w:eastAsia="Times New Roman" w:hAnsi="Times New Roman" w:cs="Times New Roman"/>
          <w:b/>
          <w:bCs/>
          <w:color w:val="000000"/>
          <w:sz w:val="24"/>
          <w:szCs w:val="24"/>
          <w:lang w:val="zh-CN" w:eastAsia="zh-CN"/>
        </w:rPr>
        <w:t>Des</w:t>
      </w:r>
      <w:proofErr w:type="spellStart"/>
      <w:r w:rsidRPr="00F46154">
        <w:rPr>
          <w:rFonts w:ascii="Times New Roman" w:eastAsia="Times New Roman" w:hAnsi="Times New Roman" w:cs="Times New Roman"/>
          <w:b/>
          <w:bCs/>
          <w:color w:val="000000"/>
          <w:sz w:val="24"/>
          <w:szCs w:val="24"/>
          <w:lang w:val="en-US" w:eastAsia="zh-CN"/>
        </w:rPr>
        <w:t>ain</w:t>
      </w:r>
      <w:proofErr w:type="spellEnd"/>
    </w:p>
    <w:p w14:paraId="112EA636" w14:textId="45D6AE0D" w:rsidR="005C0E6D" w:rsidRPr="005A58FD" w:rsidRDefault="00015EDB" w:rsidP="00E1525F">
      <w:pPr>
        <w:spacing w:line="480" w:lineRule="auto"/>
        <w:ind w:firstLine="720"/>
        <w:jc w:val="both"/>
        <w:rPr>
          <w:rFonts w:ascii="Times New Roman" w:hAnsi="Times New Roman" w:cs="Times New Roman"/>
          <w:sz w:val="24"/>
          <w:szCs w:val="24"/>
          <w:lang w:val="en-US" w:eastAsia="zh-CN"/>
        </w:rPr>
      </w:pPr>
      <w:r>
        <w:rPr>
          <w:rFonts w:ascii="Times New Roman" w:hAnsi="Times New Roman" w:cs="Times New Roman"/>
          <w:sz w:val="24"/>
          <w:szCs w:val="24"/>
          <w:lang w:val="en-US" w:eastAsia="zh-CN"/>
        </w:rPr>
        <w:t>D</w:t>
      </w:r>
      <w:r w:rsidRPr="005A58FD">
        <w:rPr>
          <w:rFonts w:ascii="Times New Roman" w:hAnsi="Times New Roman" w:cs="Times New Roman"/>
          <w:sz w:val="24"/>
          <w:szCs w:val="24"/>
          <w:lang w:val="en-US" w:eastAsia="zh-CN"/>
        </w:rPr>
        <w:t>esain</w:t>
      </w:r>
      <w:r w:rsidR="00864725">
        <w:rPr>
          <w:rFonts w:ascii="Times New Roman" w:hAnsi="Times New Roman" w:cs="Times New Roman"/>
          <w:sz w:val="24"/>
          <w:szCs w:val="24"/>
          <w:lang w:val="en-US" w:eastAsia="zh-CN"/>
        </w:rPr>
        <w:t xml:space="preserve"> </w:t>
      </w:r>
      <w:proofErr w:type="spellStart"/>
      <w:r w:rsidRPr="005A58FD">
        <w:rPr>
          <w:rFonts w:ascii="Times New Roman" w:hAnsi="Times New Roman" w:cs="Times New Roman"/>
          <w:sz w:val="24"/>
          <w:szCs w:val="24"/>
          <w:lang w:val="en-US" w:eastAsia="zh-CN"/>
        </w:rPr>
        <w:t>merupakan</w:t>
      </w:r>
      <w:proofErr w:type="spellEnd"/>
      <w:r>
        <w:rPr>
          <w:rFonts w:ascii="Times New Roman" w:hAnsi="Times New Roman" w:cs="Times New Roman"/>
          <w:sz w:val="24"/>
          <w:szCs w:val="24"/>
          <w:lang w:val="en-US" w:eastAsia="zh-CN"/>
        </w:rPr>
        <w:t xml:space="preserve"> </w:t>
      </w:r>
      <w:r w:rsidRPr="005A58FD">
        <w:rPr>
          <w:rFonts w:ascii="Times New Roman" w:hAnsi="Times New Roman" w:cs="Times New Roman"/>
          <w:sz w:val="24"/>
          <w:szCs w:val="24"/>
          <w:lang w:val="en-US" w:eastAsia="zh-CN"/>
        </w:rPr>
        <w:t xml:space="preserve">proses </w:t>
      </w:r>
      <w:proofErr w:type="spellStart"/>
      <w:r w:rsidRPr="005A58FD">
        <w:rPr>
          <w:rFonts w:ascii="Times New Roman" w:hAnsi="Times New Roman" w:cs="Times New Roman"/>
          <w:sz w:val="24"/>
          <w:szCs w:val="24"/>
          <w:lang w:val="en-US" w:eastAsia="zh-CN"/>
        </w:rPr>
        <w:t>pembuatan</w:t>
      </w:r>
      <w:proofErr w:type="spellEnd"/>
      <w:r w:rsidRPr="005A58FD">
        <w:rPr>
          <w:rFonts w:ascii="Times New Roman" w:hAnsi="Times New Roman" w:cs="Times New Roman"/>
          <w:sz w:val="24"/>
          <w:szCs w:val="24"/>
          <w:lang w:val="en-US" w:eastAsia="zh-CN"/>
        </w:rPr>
        <w:t xml:space="preserve"> </w:t>
      </w:r>
      <w:proofErr w:type="spellStart"/>
      <w:r w:rsidRPr="005A58FD">
        <w:rPr>
          <w:rFonts w:ascii="Times New Roman" w:hAnsi="Times New Roman" w:cs="Times New Roman"/>
          <w:sz w:val="24"/>
          <w:szCs w:val="24"/>
          <w:lang w:val="en-US" w:eastAsia="zh-CN"/>
        </w:rPr>
        <w:t>perangkat</w:t>
      </w:r>
      <w:proofErr w:type="spellEnd"/>
      <w:r w:rsidRPr="005A58FD">
        <w:rPr>
          <w:rFonts w:ascii="Times New Roman" w:hAnsi="Times New Roman" w:cs="Times New Roman"/>
          <w:sz w:val="24"/>
          <w:szCs w:val="24"/>
          <w:lang w:val="en-US" w:eastAsia="zh-CN"/>
        </w:rPr>
        <w:t xml:space="preserve"> </w:t>
      </w:r>
      <w:proofErr w:type="spellStart"/>
      <w:r w:rsidRPr="005A58FD">
        <w:rPr>
          <w:rFonts w:ascii="Times New Roman" w:hAnsi="Times New Roman" w:cs="Times New Roman"/>
          <w:sz w:val="24"/>
          <w:szCs w:val="24"/>
          <w:lang w:val="en-US" w:eastAsia="zh-CN"/>
        </w:rPr>
        <w:t>lunak</w:t>
      </w:r>
      <w:proofErr w:type="spellEnd"/>
      <w:r w:rsidRPr="005A58FD">
        <w:rPr>
          <w:rFonts w:ascii="Times New Roman" w:hAnsi="Times New Roman" w:cs="Times New Roman"/>
          <w:sz w:val="24"/>
          <w:szCs w:val="24"/>
          <w:lang w:val="en-US" w:eastAsia="zh-CN"/>
        </w:rPr>
        <w:t xml:space="preserve"> yang </w:t>
      </w:r>
      <w:proofErr w:type="spellStart"/>
      <w:r w:rsidRPr="005A58FD">
        <w:rPr>
          <w:rFonts w:ascii="Times New Roman" w:hAnsi="Times New Roman" w:cs="Times New Roman"/>
          <w:sz w:val="24"/>
          <w:szCs w:val="24"/>
          <w:lang w:val="en-US" w:eastAsia="zh-CN"/>
        </w:rPr>
        <w:t>merepresentasikan</w:t>
      </w:r>
      <w:proofErr w:type="spellEnd"/>
      <w:r w:rsidRPr="005A58FD">
        <w:rPr>
          <w:rFonts w:ascii="Times New Roman" w:hAnsi="Times New Roman" w:cs="Times New Roman"/>
          <w:sz w:val="24"/>
          <w:szCs w:val="24"/>
          <w:lang w:val="en-US" w:eastAsia="zh-CN"/>
        </w:rPr>
        <w:t xml:space="preserve"> </w:t>
      </w:r>
      <w:proofErr w:type="spellStart"/>
      <w:r w:rsidRPr="005A58FD">
        <w:rPr>
          <w:rFonts w:ascii="Times New Roman" w:hAnsi="Times New Roman" w:cs="Times New Roman"/>
          <w:sz w:val="24"/>
          <w:szCs w:val="24"/>
          <w:lang w:val="en-US" w:eastAsia="zh-CN"/>
        </w:rPr>
        <w:t>antarmuka</w:t>
      </w:r>
      <w:proofErr w:type="spellEnd"/>
      <w:r w:rsidRPr="005A58FD">
        <w:rPr>
          <w:rFonts w:ascii="Times New Roman" w:hAnsi="Times New Roman" w:cs="Times New Roman"/>
          <w:sz w:val="24"/>
          <w:szCs w:val="24"/>
          <w:lang w:val="en-US" w:eastAsia="zh-CN"/>
        </w:rPr>
        <w:t xml:space="preserve"> </w:t>
      </w:r>
      <w:proofErr w:type="spellStart"/>
      <w:r w:rsidRPr="005A58FD">
        <w:rPr>
          <w:rFonts w:ascii="Times New Roman" w:hAnsi="Times New Roman" w:cs="Times New Roman"/>
          <w:sz w:val="24"/>
          <w:szCs w:val="24"/>
          <w:lang w:val="en-US" w:eastAsia="zh-CN"/>
        </w:rPr>
        <w:t>struktur</w:t>
      </w:r>
      <w:proofErr w:type="spellEnd"/>
      <w:r w:rsidRPr="005A58FD">
        <w:rPr>
          <w:rFonts w:ascii="Times New Roman" w:hAnsi="Times New Roman" w:cs="Times New Roman"/>
          <w:sz w:val="24"/>
          <w:szCs w:val="24"/>
          <w:lang w:val="en-US" w:eastAsia="zh-CN"/>
        </w:rPr>
        <w:t xml:space="preserve"> data, </w:t>
      </w:r>
      <w:proofErr w:type="spellStart"/>
      <w:r w:rsidRPr="005A58FD">
        <w:rPr>
          <w:rFonts w:ascii="Times New Roman" w:hAnsi="Times New Roman" w:cs="Times New Roman"/>
          <w:sz w:val="24"/>
          <w:szCs w:val="24"/>
          <w:lang w:val="en-US" w:eastAsia="zh-CN"/>
        </w:rPr>
        <w:t>maka</w:t>
      </w:r>
      <w:proofErr w:type="spellEnd"/>
      <w:r w:rsidRPr="005A58FD">
        <w:rPr>
          <w:rFonts w:ascii="Times New Roman" w:hAnsi="Times New Roman" w:cs="Times New Roman"/>
          <w:sz w:val="24"/>
          <w:szCs w:val="24"/>
          <w:lang w:val="en-US" w:eastAsia="zh-CN"/>
        </w:rPr>
        <w:t xml:space="preserve"> </w:t>
      </w:r>
      <w:proofErr w:type="spellStart"/>
      <w:r w:rsidRPr="005A58FD">
        <w:rPr>
          <w:rFonts w:ascii="Times New Roman" w:hAnsi="Times New Roman" w:cs="Times New Roman"/>
          <w:sz w:val="24"/>
          <w:szCs w:val="24"/>
          <w:lang w:val="en-US" w:eastAsia="zh-CN"/>
        </w:rPr>
        <w:t>fase</w:t>
      </w:r>
      <w:proofErr w:type="spellEnd"/>
      <w:r w:rsidRPr="005A58FD">
        <w:rPr>
          <w:rFonts w:ascii="Times New Roman" w:hAnsi="Times New Roman" w:cs="Times New Roman"/>
          <w:sz w:val="24"/>
          <w:szCs w:val="24"/>
          <w:lang w:val="en-US" w:eastAsia="zh-CN"/>
        </w:rPr>
        <w:t xml:space="preserve"> </w:t>
      </w:r>
      <w:proofErr w:type="spellStart"/>
      <w:r w:rsidRPr="005A58FD">
        <w:rPr>
          <w:rFonts w:ascii="Times New Roman" w:hAnsi="Times New Roman" w:cs="Times New Roman"/>
          <w:sz w:val="24"/>
          <w:szCs w:val="24"/>
          <w:lang w:val="en-US" w:eastAsia="zh-CN"/>
        </w:rPr>
        <w:t>ini</w:t>
      </w:r>
      <w:proofErr w:type="spellEnd"/>
      <w:r w:rsidRPr="005A58FD">
        <w:rPr>
          <w:rFonts w:ascii="Times New Roman" w:hAnsi="Times New Roman" w:cs="Times New Roman"/>
          <w:sz w:val="24"/>
          <w:szCs w:val="24"/>
          <w:lang w:val="en-US" w:eastAsia="zh-CN"/>
        </w:rPr>
        <w:t xml:space="preserve"> </w:t>
      </w:r>
      <w:proofErr w:type="spellStart"/>
      <w:r w:rsidRPr="005A58FD">
        <w:rPr>
          <w:rFonts w:ascii="Times New Roman" w:hAnsi="Times New Roman" w:cs="Times New Roman"/>
          <w:sz w:val="24"/>
          <w:szCs w:val="24"/>
          <w:lang w:val="en-US" w:eastAsia="zh-CN"/>
        </w:rPr>
        <w:t>menjadi</w:t>
      </w:r>
      <w:proofErr w:type="spellEnd"/>
      <w:r w:rsidRPr="005A58FD">
        <w:rPr>
          <w:rFonts w:ascii="Times New Roman" w:hAnsi="Times New Roman" w:cs="Times New Roman"/>
          <w:sz w:val="24"/>
          <w:szCs w:val="24"/>
          <w:lang w:val="en-US" w:eastAsia="zh-CN"/>
        </w:rPr>
        <w:t xml:space="preserve"> </w:t>
      </w:r>
      <w:proofErr w:type="spellStart"/>
      <w:r w:rsidRPr="005A58FD">
        <w:rPr>
          <w:rFonts w:ascii="Times New Roman" w:hAnsi="Times New Roman" w:cs="Times New Roman"/>
          <w:sz w:val="24"/>
          <w:szCs w:val="24"/>
          <w:lang w:val="en-US" w:eastAsia="zh-CN"/>
        </w:rPr>
        <w:t>langkah</w:t>
      </w:r>
      <w:proofErr w:type="spellEnd"/>
      <w:r w:rsidRPr="005A58FD">
        <w:rPr>
          <w:rFonts w:ascii="Times New Roman" w:hAnsi="Times New Roman" w:cs="Times New Roman"/>
          <w:sz w:val="24"/>
          <w:szCs w:val="24"/>
          <w:lang w:val="en-US" w:eastAsia="zh-CN"/>
        </w:rPr>
        <w:t xml:space="preserve"> </w:t>
      </w:r>
      <w:proofErr w:type="spellStart"/>
      <w:r w:rsidRPr="005A58FD">
        <w:rPr>
          <w:rFonts w:ascii="Times New Roman" w:hAnsi="Times New Roman" w:cs="Times New Roman"/>
          <w:sz w:val="24"/>
          <w:szCs w:val="24"/>
          <w:lang w:val="en-US" w:eastAsia="zh-CN"/>
        </w:rPr>
        <w:t>selanjutnya</w:t>
      </w:r>
      <w:proofErr w:type="spellEnd"/>
      <w:r w:rsidRPr="005A58FD">
        <w:rPr>
          <w:rFonts w:ascii="Times New Roman" w:hAnsi="Times New Roman" w:cs="Times New Roman"/>
          <w:sz w:val="24"/>
          <w:szCs w:val="24"/>
          <w:lang w:val="en-US" w:eastAsia="zh-CN"/>
        </w:rPr>
        <w:t xml:space="preserve"> dan </w:t>
      </w:r>
      <w:proofErr w:type="spellStart"/>
      <w:r w:rsidRPr="005A58FD">
        <w:rPr>
          <w:rFonts w:ascii="Times New Roman" w:hAnsi="Times New Roman" w:cs="Times New Roman"/>
          <w:sz w:val="24"/>
          <w:szCs w:val="24"/>
          <w:lang w:val="en-US" w:eastAsia="zh-CN"/>
        </w:rPr>
        <w:t>desain</w:t>
      </w:r>
      <w:proofErr w:type="spellEnd"/>
      <w:r w:rsidRPr="005A58FD">
        <w:rPr>
          <w:rFonts w:ascii="Times New Roman" w:hAnsi="Times New Roman" w:cs="Times New Roman"/>
          <w:sz w:val="24"/>
          <w:szCs w:val="24"/>
          <w:lang w:val="en-US" w:eastAsia="zh-CN"/>
        </w:rPr>
        <w:t xml:space="preserve"> </w:t>
      </w:r>
      <w:proofErr w:type="spellStart"/>
      <w:r w:rsidRPr="005A58FD">
        <w:rPr>
          <w:rFonts w:ascii="Times New Roman" w:hAnsi="Times New Roman" w:cs="Times New Roman"/>
          <w:sz w:val="24"/>
          <w:szCs w:val="24"/>
          <w:lang w:val="en-US" w:eastAsia="zh-CN"/>
        </w:rPr>
        <w:t>dapat</w:t>
      </w:r>
      <w:proofErr w:type="spellEnd"/>
      <w:r w:rsidRPr="005A58FD">
        <w:rPr>
          <w:rFonts w:ascii="Times New Roman" w:hAnsi="Times New Roman" w:cs="Times New Roman"/>
          <w:sz w:val="24"/>
          <w:szCs w:val="24"/>
          <w:lang w:val="en-US" w:eastAsia="zh-CN"/>
        </w:rPr>
        <w:t xml:space="preserve"> </w:t>
      </w:r>
      <w:proofErr w:type="spellStart"/>
      <w:r w:rsidRPr="005A58FD">
        <w:rPr>
          <w:rFonts w:ascii="Times New Roman" w:hAnsi="Times New Roman" w:cs="Times New Roman"/>
          <w:sz w:val="24"/>
          <w:szCs w:val="24"/>
          <w:lang w:val="en-US" w:eastAsia="zh-CN"/>
        </w:rPr>
        <w:t>diimplementasikan</w:t>
      </w:r>
      <w:proofErr w:type="spellEnd"/>
      <w:r w:rsidRPr="005A58FD">
        <w:rPr>
          <w:rFonts w:ascii="Times New Roman" w:hAnsi="Times New Roman" w:cs="Times New Roman"/>
          <w:sz w:val="24"/>
          <w:szCs w:val="24"/>
          <w:lang w:val="en-US" w:eastAsia="zh-CN"/>
        </w:rPr>
        <w:t xml:space="preserve"> pada </w:t>
      </w:r>
      <w:proofErr w:type="spellStart"/>
      <w:r w:rsidRPr="005A58FD">
        <w:rPr>
          <w:rFonts w:ascii="Times New Roman" w:hAnsi="Times New Roman" w:cs="Times New Roman"/>
          <w:sz w:val="24"/>
          <w:szCs w:val="24"/>
          <w:lang w:val="en-US" w:eastAsia="zh-CN"/>
        </w:rPr>
        <w:t>fase</w:t>
      </w:r>
      <w:proofErr w:type="spellEnd"/>
      <w:r w:rsidRPr="005A58FD">
        <w:rPr>
          <w:rFonts w:ascii="Times New Roman" w:hAnsi="Times New Roman" w:cs="Times New Roman"/>
          <w:sz w:val="24"/>
          <w:szCs w:val="24"/>
          <w:lang w:val="en-US" w:eastAsia="zh-CN"/>
        </w:rPr>
        <w:t xml:space="preserve"> program </w:t>
      </w:r>
      <w:proofErr w:type="spellStart"/>
      <w:r w:rsidRPr="005A58FD">
        <w:rPr>
          <w:rFonts w:ascii="Times New Roman" w:hAnsi="Times New Roman" w:cs="Times New Roman"/>
          <w:sz w:val="24"/>
          <w:szCs w:val="24"/>
          <w:lang w:val="en-US" w:eastAsia="zh-CN"/>
        </w:rPr>
        <w:t>berikutnya</w:t>
      </w:r>
      <w:proofErr w:type="spellEnd"/>
      <w:r w:rsidRPr="005A58FD">
        <w:rPr>
          <w:rFonts w:ascii="Times New Roman" w:hAnsi="Times New Roman" w:cs="Times New Roman"/>
          <w:sz w:val="24"/>
          <w:szCs w:val="24"/>
          <w:lang w:val="en-US" w:eastAsia="zh-CN"/>
        </w:rPr>
        <w:t>.</w:t>
      </w:r>
    </w:p>
    <w:p w14:paraId="56A63EB7" w14:textId="77777777" w:rsidR="00015EDB" w:rsidRPr="00F46154" w:rsidRDefault="00015EDB" w:rsidP="00882B7A">
      <w:pPr>
        <w:pStyle w:val="ListParagraph"/>
        <w:numPr>
          <w:ilvl w:val="0"/>
          <w:numId w:val="27"/>
        </w:numPr>
        <w:spacing w:line="360" w:lineRule="auto"/>
        <w:ind w:hanging="436"/>
        <w:jc w:val="both"/>
        <w:rPr>
          <w:rFonts w:ascii="Times New Roman" w:hAnsi="Times New Roman" w:cs="Times New Roman"/>
          <w:sz w:val="24"/>
          <w:szCs w:val="24"/>
          <w:lang w:val="en-US" w:eastAsia="zh-CN"/>
        </w:rPr>
      </w:pPr>
      <w:proofErr w:type="spellStart"/>
      <w:r w:rsidRPr="00F46154">
        <w:rPr>
          <w:rFonts w:ascii="Times New Roman" w:eastAsia="Times New Roman" w:hAnsi="Times New Roman" w:cs="Times New Roman"/>
          <w:b/>
          <w:bCs/>
          <w:color w:val="000000"/>
          <w:sz w:val="24"/>
          <w:szCs w:val="24"/>
          <w:lang w:val="en-US" w:eastAsia="zh-CN"/>
        </w:rPr>
        <w:t>Pengkodean</w:t>
      </w:r>
      <w:proofErr w:type="spellEnd"/>
    </w:p>
    <w:p w14:paraId="42C0D696" w14:textId="77777777" w:rsidR="00015EDB" w:rsidRPr="005A58FD" w:rsidRDefault="00015EDB" w:rsidP="0063020F">
      <w:pPr>
        <w:spacing w:line="480" w:lineRule="auto"/>
        <w:ind w:firstLine="720"/>
        <w:jc w:val="both"/>
        <w:rPr>
          <w:rFonts w:ascii="Times New Roman" w:hAnsi="Times New Roman" w:cs="Times New Roman"/>
          <w:sz w:val="24"/>
          <w:szCs w:val="24"/>
          <w:lang w:val="en-US" w:eastAsia="zh-CN"/>
        </w:rPr>
      </w:pPr>
      <w:proofErr w:type="spellStart"/>
      <w:r>
        <w:rPr>
          <w:rFonts w:ascii="Times New Roman" w:eastAsia="Times New Roman" w:hAnsi="Times New Roman"/>
          <w:color w:val="000000"/>
          <w:sz w:val="24"/>
          <w:szCs w:val="24"/>
          <w:lang w:val="en-US" w:eastAsia="zh-CN"/>
        </w:rPr>
        <w:lastRenderedPageBreak/>
        <w:t>Pengkodean</w:t>
      </w:r>
      <w:proofErr w:type="spellEnd"/>
      <w:r w:rsidRPr="005A58FD">
        <w:rPr>
          <w:rFonts w:ascii="Times New Roman" w:eastAsia="Times New Roman" w:hAnsi="Times New Roman"/>
          <w:color w:val="000000"/>
          <w:sz w:val="24"/>
          <w:szCs w:val="24"/>
          <w:lang w:val="zh-CN" w:eastAsia="zh-CN"/>
        </w:rPr>
        <w:t xml:space="preserve"> merupakan tahap pra-perancangan struktur atau arsitektur perangkat lunak</w:t>
      </w:r>
      <w:r w:rsidRPr="005A58FD">
        <w:rPr>
          <w:rFonts w:ascii="Times New Roman" w:eastAsia="Times New Roman" w:hAnsi="Times New Roman"/>
          <w:color w:val="000000"/>
          <w:sz w:val="24"/>
          <w:szCs w:val="24"/>
          <w:lang w:val="en-US" w:eastAsia="zh-CN"/>
        </w:rPr>
        <w:t xml:space="preserve"> </w:t>
      </w:r>
      <w:r w:rsidRPr="005A58FD">
        <w:rPr>
          <w:rFonts w:ascii="Times New Roman" w:eastAsia="Times New Roman" w:hAnsi="Times New Roman"/>
          <w:color w:val="000000"/>
          <w:sz w:val="24"/>
          <w:szCs w:val="24"/>
          <w:lang w:val="zh-CN" w:eastAsia="zh-CN"/>
        </w:rPr>
        <w:t>yang perlu diubah menjadi suatu program perangkat lunak, dan tahap ini memberikan gambaran umum tentang perangkat lunak yang dirancang dan</w:t>
      </w:r>
      <w:r w:rsidRPr="005A58FD">
        <w:rPr>
          <w:rFonts w:ascii="Times New Roman" w:eastAsia="Times New Roman" w:hAnsi="Times New Roman"/>
          <w:color w:val="000000"/>
          <w:sz w:val="24"/>
          <w:szCs w:val="24"/>
          <w:lang w:val="en-US" w:eastAsia="zh-CN"/>
        </w:rPr>
        <w:t xml:space="preserve"> </w:t>
      </w:r>
      <w:r w:rsidRPr="005A58FD">
        <w:rPr>
          <w:rFonts w:ascii="Times New Roman" w:eastAsia="Times New Roman" w:hAnsi="Times New Roman"/>
          <w:color w:val="000000"/>
          <w:sz w:val="24"/>
          <w:szCs w:val="24"/>
          <w:lang w:val="zh-CN" w:eastAsia="zh-CN"/>
        </w:rPr>
        <w:t>penyelesaian aplikasi.</w:t>
      </w:r>
    </w:p>
    <w:p w14:paraId="7AF505BD" w14:textId="77777777" w:rsidR="00015EDB" w:rsidRPr="00F46154" w:rsidRDefault="00015EDB" w:rsidP="0063020F">
      <w:pPr>
        <w:pStyle w:val="ListParagraph"/>
        <w:numPr>
          <w:ilvl w:val="0"/>
          <w:numId w:val="27"/>
        </w:numPr>
        <w:spacing w:after="0" w:line="480" w:lineRule="auto"/>
        <w:jc w:val="both"/>
        <w:rPr>
          <w:rFonts w:ascii="Times New Roman" w:hAnsi="Times New Roman" w:cs="Times New Roman"/>
          <w:sz w:val="24"/>
          <w:szCs w:val="24"/>
          <w:lang w:val="en-US" w:eastAsia="zh-CN"/>
        </w:rPr>
      </w:pPr>
      <w:proofErr w:type="spellStart"/>
      <w:r w:rsidRPr="00F46154">
        <w:rPr>
          <w:rFonts w:ascii="Times New Roman" w:eastAsia="Times New Roman" w:hAnsi="Times New Roman" w:cs="Times New Roman"/>
          <w:b/>
          <w:bCs/>
          <w:color w:val="000000"/>
          <w:sz w:val="24"/>
          <w:szCs w:val="24"/>
          <w:lang w:val="en-US" w:eastAsia="zh-CN"/>
        </w:rPr>
        <w:t>Pengujian</w:t>
      </w:r>
      <w:proofErr w:type="spellEnd"/>
    </w:p>
    <w:p w14:paraId="607DC8A0" w14:textId="57DFF8D2" w:rsidR="0063020F" w:rsidRDefault="00015EDB" w:rsidP="00E1525F">
      <w:pPr>
        <w:spacing w:after="0" w:line="480" w:lineRule="auto"/>
        <w:ind w:firstLine="720"/>
        <w:jc w:val="both"/>
        <w:rPr>
          <w:rFonts w:ascii="Times New Roman" w:eastAsia="SimSun" w:hAnsi="Times New Roman" w:cs="Times New Roman"/>
          <w:color w:val="000000"/>
          <w:sz w:val="24"/>
          <w:szCs w:val="24"/>
          <w:lang w:val="en-US" w:eastAsia="zh-CN"/>
        </w:rPr>
      </w:pPr>
      <w:r w:rsidRPr="005A58FD">
        <w:rPr>
          <w:rFonts w:ascii="Times New Roman" w:eastAsia="Times New Roman" w:hAnsi="Times New Roman" w:cs="Times New Roman"/>
          <w:color w:val="000000"/>
          <w:sz w:val="24"/>
          <w:szCs w:val="24"/>
          <w:lang w:val="zh-CN" w:eastAsia="zh-CN"/>
        </w:rPr>
        <w:t>Pengujian</w:t>
      </w:r>
      <w:r>
        <w:rPr>
          <w:rFonts w:ascii="Times New Roman" w:eastAsia="Times New Roman" w:hAnsi="Times New Roman" w:cs="Times New Roman"/>
          <w:color w:val="000000"/>
          <w:sz w:val="24"/>
          <w:szCs w:val="24"/>
          <w:lang w:val="en-US" w:eastAsia="zh-CN"/>
        </w:rPr>
        <w:t xml:space="preserve"> </w:t>
      </w:r>
      <w:r w:rsidRPr="005A58FD">
        <w:rPr>
          <w:rFonts w:ascii="Times New Roman" w:eastAsia="Times New Roman" w:hAnsi="Times New Roman" w:cs="Times New Roman"/>
          <w:color w:val="000000"/>
          <w:sz w:val="24"/>
          <w:szCs w:val="24"/>
          <w:lang w:val="zh-CN" w:eastAsia="zh-CN"/>
        </w:rPr>
        <w:t>pada tahap ini menunjukkan bahwa perangkat lunak  telah diuji sepenuhnya dari segi fungsional. Karena tahapan ini dirancang untuk mendeteksi atau meminimalisir kesalahan yang mungkin terjadi dan memastikan  perangkat lunak yang telah selesai sesuai dengan harapan pengguna.</w:t>
      </w:r>
    </w:p>
    <w:p w14:paraId="70491A26" w14:textId="77777777" w:rsidR="00E1525F" w:rsidRPr="00E1525F" w:rsidRDefault="00E1525F" w:rsidP="00E1525F">
      <w:pPr>
        <w:spacing w:after="0" w:line="480" w:lineRule="auto"/>
        <w:ind w:firstLine="720"/>
        <w:jc w:val="both"/>
        <w:rPr>
          <w:rFonts w:ascii="Times New Roman" w:eastAsia="SimSun" w:hAnsi="Times New Roman" w:cs="Times New Roman"/>
          <w:color w:val="000000"/>
          <w:sz w:val="24"/>
          <w:szCs w:val="24"/>
          <w:lang w:val="en-US" w:eastAsia="zh-CN"/>
        </w:rPr>
      </w:pPr>
    </w:p>
    <w:p w14:paraId="03A032E8" w14:textId="1C771493" w:rsidR="00FA2550" w:rsidRPr="00B427E3" w:rsidRDefault="00B427E3" w:rsidP="00CE548D">
      <w:pPr>
        <w:pStyle w:val="Heading1"/>
        <w:numPr>
          <w:ilvl w:val="0"/>
          <w:numId w:val="17"/>
        </w:numPr>
        <w:ind w:hanging="720"/>
        <w:rPr>
          <w:sz w:val="24"/>
          <w:szCs w:val="24"/>
          <w:lang w:val="en-US"/>
        </w:rPr>
      </w:pPr>
      <w:bookmarkStart w:id="42" w:name="_Toc167658787"/>
      <w:proofErr w:type="spellStart"/>
      <w:r w:rsidRPr="00B427E3">
        <w:rPr>
          <w:sz w:val="24"/>
          <w:szCs w:val="24"/>
          <w:lang w:val="en-US"/>
        </w:rPr>
        <w:t>Rancangan</w:t>
      </w:r>
      <w:proofErr w:type="spellEnd"/>
      <w:r w:rsidRPr="00B427E3">
        <w:rPr>
          <w:sz w:val="24"/>
          <w:szCs w:val="24"/>
          <w:lang w:val="en-US"/>
        </w:rPr>
        <w:t xml:space="preserve"> Desain </w:t>
      </w:r>
      <w:proofErr w:type="spellStart"/>
      <w:r w:rsidRPr="00B427E3">
        <w:rPr>
          <w:sz w:val="24"/>
          <w:szCs w:val="24"/>
          <w:lang w:val="en-US"/>
        </w:rPr>
        <w:t>Sistem</w:t>
      </w:r>
      <w:proofErr w:type="spellEnd"/>
      <w:r w:rsidRPr="00B427E3">
        <w:rPr>
          <w:sz w:val="24"/>
          <w:szCs w:val="24"/>
          <w:lang w:val="en-US"/>
        </w:rPr>
        <w:t xml:space="preserve"> </w:t>
      </w:r>
      <w:proofErr w:type="spellStart"/>
      <w:r w:rsidRPr="00B427E3">
        <w:rPr>
          <w:sz w:val="24"/>
          <w:szCs w:val="24"/>
          <w:lang w:val="en-US"/>
        </w:rPr>
        <w:t>Aplikasi</w:t>
      </w:r>
      <w:proofErr w:type="spellEnd"/>
      <w:r w:rsidRPr="00B427E3">
        <w:rPr>
          <w:sz w:val="24"/>
          <w:szCs w:val="24"/>
          <w:lang w:val="en-US"/>
        </w:rPr>
        <w:t xml:space="preserve"> </w:t>
      </w:r>
      <w:proofErr w:type="spellStart"/>
      <w:r w:rsidRPr="00B427E3">
        <w:rPr>
          <w:sz w:val="24"/>
          <w:szCs w:val="24"/>
          <w:lang w:val="en-US"/>
        </w:rPr>
        <w:t>Perangkat</w:t>
      </w:r>
      <w:proofErr w:type="spellEnd"/>
      <w:r w:rsidRPr="00B427E3">
        <w:rPr>
          <w:sz w:val="24"/>
          <w:szCs w:val="24"/>
          <w:lang w:val="en-US"/>
        </w:rPr>
        <w:t xml:space="preserve"> Lunak</w:t>
      </w:r>
      <w:bookmarkEnd w:id="42"/>
    </w:p>
    <w:p w14:paraId="68FDD0A6" w14:textId="7CD1FE1E" w:rsidR="00B427E3" w:rsidRDefault="00B427E3" w:rsidP="00B427E3">
      <w:pPr>
        <w:spacing w:line="480" w:lineRule="auto"/>
        <w:ind w:firstLine="720"/>
        <w:jc w:val="both"/>
        <w:rPr>
          <w:rFonts w:ascii="Times New Roman" w:hAnsi="Times New Roman" w:cs="Times New Roman"/>
          <w:sz w:val="24"/>
          <w:szCs w:val="24"/>
        </w:rPr>
      </w:pPr>
      <w:r w:rsidRPr="00B427E3">
        <w:rPr>
          <w:rFonts w:ascii="Times New Roman" w:hAnsi="Times New Roman" w:cs="Times New Roman"/>
          <w:sz w:val="24"/>
          <w:szCs w:val="24"/>
        </w:rPr>
        <w:t xml:space="preserve">Aplikasi perangkat lunak apapun memerlukan </w:t>
      </w:r>
      <w:r w:rsidR="00153ADA">
        <w:t>desain atau pemodelan</w:t>
      </w:r>
      <w:r w:rsidR="00153ADA" w:rsidRPr="00B427E3">
        <w:rPr>
          <w:rFonts w:ascii="Times New Roman" w:hAnsi="Times New Roman" w:cs="Times New Roman"/>
          <w:sz w:val="24"/>
          <w:szCs w:val="24"/>
        </w:rPr>
        <w:t xml:space="preserve"> </w:t>
      </w:r>
      <w:r w:rsidRPr="00B427E3">
        <w:rPr>
          <w:rFonts w:ascii="Times New Roman" w:hAnsi="Times New Roman" w:cs="Times New Roman"/>
          <w:sz w:val="24"/>
          <w:szCs w:val="24"/>
        </w:rPr>
        <w:t>sistem</w:t>
      </w:r>
      <w:r w:rsidRPr="00B427E3">
        <w:rPr>
          <w:rFonts w:ascii="Times New Roman" w:hAnsi="Times New Roman" w:cs="Times New Roman"/>
          <w:sz w:val="24"/>
          <w:szCs w:val="24"/>
          <w:lang w:val="en-US"/>
        </w:rPr>
        <w:t xml:space="preserve"> </w:t>
      </w:r>
      <w:r w:rsidRPr="00B427E3">
        <w:rPr>
          <w:rFonts w:ascii="Times New Roman" w:hAnsi="Times New Roman" w:cs="Times New Roman"/>
          <w:sz w:val="24"/>
          <w:szCs w:val="24"/>
        </w:rPr>
        <w:t>sebelum diterjemahkan ke dalam baris kode bahasa pemrograman. Pemodelan merupakan suatu bentuk implementasi sistem yang menyisipkan desain ke dalam  gambar (visual) dalam bentuk diagram.</w:t>
      </w:r>
    </w:p>
    <w:p w14:paraId="13A11DE7" w14:textId="77777777" w:rsidR="00B427E3" w:rsidRDefault="00B427E3" w:rsidP="00B427E3">
      <w:pPr>
        <w:pStyle w:val="Heading1"/>
        <w:numPr>
          <w:ilvl w:val="0"/>
          <w:numId w:val="28"/>
        </w:numPr>
        <w:tabs>
          <w:tab w:val="left" w:pos="993"/>
        </w:tabs>
        <w:rPr>
          <w:rFonts w:cs="Times New Roman"/>
          <w:kern w:val="36"/>
          <w:sz w:val="24"/>
          <w:szCs w:val="24"/>
        </w:rPr>
      </w:pPr>
      <w:bookmarkStart w:id="43" w:name="_Toc154676960"/>
      <w:bookmarkStart w:id="44" w:name="_Toc167658788"/>
      <w:r w:rsidRPr="00BD47FA">
        <w:rPr>
          <w:kern w:val="36"/>
          <w:sz w:val="24"/>
          <w:szCs w:val="24"/>
        </w:rPr>
        <w:t>Use</w:t>
      </w:r>
      <w:r>
        <w:rPr>
          <w:i/>
          <w:iCs/>
          <w:kern w:val="36"/>
          <w:sz w:val="24"/>
          <w:szCs w:val="24"/>
        </w:rPr>
        <w:t xml:space="preserve"> Case Diagram</w:t>
      </w:r>
      <w:bookmarkEnd w:id="43"/>
      <w:bookmarkEnd w:id="44"/>
    </w:p>
    <w:p w14:paraId="51D44989" w14:textId="77777777" w:rsidR="005C0E6D" w:rsidRDefault="00B427E3" w:rsidP="00D968CC">
      <w:pPr>
        <w:spacing w:line="48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Diagram </w:t>
      </w:r>
      <w:r>
        <w:rPr>
          <w:rFonts w:ascii="Times New Roman" w:hAnsi="Times New Roman" w:cs="Times New Roman"/>
          <w:i/>
          <w:iCs/>
          <w:sz w:val="24"/>
          <w:szCs w:val="24"/>
          <w:lang w:val="en-US"/>
        </w:rPr>
        <w:t>U</w:t>
      </w:r>
      <w:r>
        <w:rPr>
          <w:rFonts w:ascii="Times New Roman" w:hAnsi="Times New Roman" w:cs="Times New Roman"/>
          <w:i/>
          <w:iCs/>
          <w:sz w:val="24"/>
          <w:szCs w:val="24"/>
        </w:rPr>
        <w:t xml:space="preserve">se </w:t>
      </w:r>
      <w:r>
        <w:rPr>
          <w:rFonts w:ascii="Times New Roman" w:hAnsi="Times New Roman" w:cs="Times New Roman"/>
          <w:i/>
          <w:iCs/>
          <w:sz w:val="24"/>
          <w:szCs w:val="24"/>
          <w:lang w:val="en-US"/>
        </w:rPr>
        <w:t>C</w:t>
      </w:r>
      <w:r>
        <w:rPr>
          <w:rFonts w:ascii="Times New Roman" w:hAnsi="Times New Roman" w:cs="Times New Roman"/>
          <w:i/>
          <w:iCs/>
          <w:sz w:val="24"/>
          <w:szCs w:val="24"/>
        </w:rPr>
        <w:t>ase</w:t>
      </w:r>
      <w:r>
        <w:rPr>
          <w:rFonts w:ascii="Times New Roman" w:hAnsi="Times New Roman" w:cs="Times New Roman"/>
          <w:sz w:val="24"/>
          <w:szCs w:val="24"/>
        </w:rPr>
        <w:t xml:space="preserve"> digunakan untuk menggambarkan hubungan interaksi</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antara </w:t>
      </w:r>
      <w:r w:rsidR="00505735" w:rsidRPr="00950C12">
        <w:rPr>
          <w:rFonts w:ascii="Times New Roman" w:hAnsi="Times New Roman" w:cs="Times New Roman"/>
          <w:i/>
          <w:iCs/>
          <w:sz w:val="24"/>
          <w:szCs w:val="24"/>
          <w:lang w:val="en-US"/>
        </w:rPr>
        <w:t>actor</w:t>
      </w:r>
      <w:r w:rsidR="00505735">
        <w:rPr>
          <w:rFonts w:ascii="Times New Roman" w:hAnsi="Times New Roman" w:cs="Times New Roman"/>
          <w:sz w:val="24"/>
          <w:szCs w:val="24"/>
          <w:lang w:val="en-US"/>
        </w:rPr>
        <w:t xml:space="preserve"> </w:t>
      </w:r>
      <w:proofErr w:type="spellStart"/>
      <w:r w:rsidR="00505735">
        <w:rPr>
          <w:rFonts w:ascii="Times New Roman" w:hAnsi="Times New Roman" w:cs="Times New Roman"/>
          <w:sz w:val="24"/>
          <w:szCs w:val="24"/>
          <w:lang w:val="en-US"/>
        </w:rPr>
        <w:t>dengan</w:t>
      </w:r>
      <w:proofErr w:type="spellEnd"/>
      <w:r w:rsidR="00505735">
        <w:rPr>
          <w:rFonts w:ascii="Times New Roman" w:hAnsi="Times New Roman" w:cs="Times New Roman"/>
          <w:sz w:val="24"/>
          <w:szCs w:val="24"/>
          <w:lang w:val="en-US"/>
        </w:rPr>
        <w:t xml:space="preserve"> </w:t>
      </w:r>
      <w:proofErr w:type="spellStart"/>
      <w:r w:rsidR="00505735">
        <w:rPr>
          <w:rFonts w:ascii="Times New Roman" w:hAnsi="Times New Roman" w:cs="Times New Roman"/>
          <w:sz w:val="24"/>
          <w:szCs w:val="24"/>
          <w:lang w:val="en-US"/>
        </w:rPr>
        <w:t>sistem</w:t>
      </w:r>
      <w:proofErr w:type="spellEnd"/>
      <w:r w:rsidR="00505735">
        <w:rPr>
          <w:rFonts w:ascii="Times New Roman" w:hAnsi="Times New Roman" w:cs="Times New Roman"/>
          <w:sz w:val="24"/>
          <w:szCs w:val="24"/>
          <w:lang w:val="en-US"/>
        </w:rPr>
        <w:t xml:space="preserve"> </w:t>
      </w:r>
      <w:proofErr w:type="spellStart"/>
      <w:r w:rsidR="00505735">
        <w:rPr>
          <w:rFonts w:ascii="Times New Roman" w:hAnsi="Times New Roman" w:cs="Times New Roman"/>
          <w:sz w:val="24"/>
          <w:szCs w:val="24"/>
          <w:lang w:val="en-US"/>
        </w:rPr>
        <w:t>dalam</w:t>
      </w:r>
      <w:proofErr w:type="spellEnd"/>
      <w:r w:rsidR="00505735">
        <w:rPr>
          <w:rFonts w:ascii="Times New Roman" w:hAnsi="Times New Roman" w:cs="Times New Roman"/>
          <w:sz w:val="24"/>
          <w:szCs w:val="24"/>
          <w:lang w:val="en-US"/>
        </w:rPr>
        <w:t xml:space="preserve"> </w:t>
      </w:r>
      <w:proofErr w:type="spellStart"/>
      <w:r w:rsidR="00505735">
        <w:rPr>
          <w:rFonts w:ascii="Times New Roman" w:hAnsi="Times New Roman" w:cs="Times New Roman"/>
          <w:sz w:val="24"/>
          <w:szCs w:val="24"/>
          <w:lang w:val="en-US"/>
        </w:rPr>
        <w:t>suatu</w:t>
      </w:r>
      <w:proofErr w:type="spellEnd"/>
      <w:r w:rsidR="00505735">
        <w:rPr>
          <w:rFonts w:ascii="Times New Roman" w:hAnsi="Times New Roman" w:cs="Times New Roman"/>
          <w:sz w:val="24"/>
          <w:szCs w:val="24"/>
          <w:lang w:val="en-US"/>
        </w:rPr>
        <w:t xml:space="preserve"> </w:t>
      </w:r>
      <w:proofErr w:type="spellStart"/>
      <w:r w:rsidR="00505735">
        <w:rPr>
          <w:rFonts w:ascii="Times New Roman" w:hAnsi="Times New Roman" w:cs="Times New Roman"/>
          <w:sz w:val="24"/>
          <w:szCs w:val="24"/>
          <w:lang w:val="en-US"/>
        </w:rPr>
        <w:t>Sistem</w:t>
      </w:r>
      <w:proofErr w:type="spellEnd"/>
      <w:r w:rsidR="00505735">
        <w:rPr>
          <w:rFonts w:ascii="Times New Roman" w:hAnsi="Times New Roman" w:cs="Times New Roman"/>
          <w:sz w:val="24"/>
          <w:szCs w:val="24"/>
          <w:lang w:val="en-US"/>
        </w:rPr>
        <w:t xml:space="preserve"> </w:t>
      </w:r>
      <w:proofErr w:type="spellStart"/>
      <w:r w:rsidR="00505735">
        <w:rPr>
          <w:rFonts w:ascii="Times New Roman" w:hAnsi="Times New Roman" w:cs="Times New Roman"/>
          <w:sz w:val="24"/>
          <w:szCs w:val="24"/>
          <w:lang w:val="en-US"/>
        </w:rPr>
        <w:t>Informasi</w:t>
      </w:r>
      <w:proofErr w:type="spellEnd"/>
      <w:r>
        <w:rPr>
          <w:rFonts w:ascii="Times New Roman" w:hAnsi="Times New Roman" w:cs="Times New Roman"/>
          <w:sz w:val="24"/>
          <w:szCs w:val="24"/>
        </w:rPr>
        <w:t>.</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Dalam perancangan </w:t>
      </w:r>
      <w:r>
        <w:rPr>
          <w:rFonts w:ascii="Times New Roman" w:hAnsi="Times New Roman" w:cs="Times New Roman"/>
          <w:sz w:val="24"/>
          <w:szCs w:val="24"/>
          <w:lang w:val="en-US"/>
        </w:rPr>
        <w:t>S</w:t>
      </w:r>
      <w:r>
        <w:rPr>
          <w:rFonts w:ascii="Times New Roman" w:hAnsi="Times New Roman" w:cs="Times New Roman"/>
          <w:sz w:val="24"/>
          <w:szCs w:val="24"/>
        </w:rPr>
        <w:t xml:space="preserve">istem </w:t>
      </w:r>
      <w:r>
        <w:rPr>
          <w:rFonts w:ascii="Times New Roman" w:hAnsi="Times New Roman" w:cs="Times New Roman"/>
          <w:sz w:val="24"/>
          <w:szCs w:val="24"/>
          <w:lang w:val="en-US"/>
        </w:rPr>
        <w:t>I</w:t>
      </w:r>
      <w:r>
        <w:rPr>
          <w:rFonts w:ascii="Times New Roman" w:hAnsi="Times New Roman" w:cs="Times New Roman"/>
          <w:sz w:val="24"/>
          <w:szCs w:val="24"/>
        </w:rPr>
        <w:t xml:space="preserve">nformasi pengolahan data </w:t>
      </w:r>
      <w:proofErr w:type="spellStart"/>
      <w:r w:rsidR="00505735">
        <w:rPr>
          <w:rFonts w:ascii="Times New Roman" w:hAnsi="Times New Roman" w:cs="Times New Roman"/>
          <w:sz w:val="24"/>
          <w:szCs w:val="24"/>
          <w:lang w:val="en-US"/>
        </w:rPr>
        <w:t>peminjaman</w:t>
      </w:r>
      <w:proofErr w:type="spellEnd"/>
      <w:r w:rsidR="00505735">
        <w:rPr>
          <w:rFonts w:ascii="Times New Roman" w:hAnsi="Times New Roman" w:cs="Times New Roman"/>
          <w:sz w:val="24"/>
          <w:szCs w:val="24"/>
          <w:lang w:val="en-US"/>
        </w:rPr>
        <w:t xml:space="preserve"> </w:t>
      </w:r>
      <w:proofErr w:type="spellStart"/>
      <w:r w:rsidR="00505735">
        <w:rPr>
          <w:rFonts w:ascii="Times New Roman" w:hAnsi="Times New Roman" w:cs="Times New Roman"/>
          <w:sz w:val="24"/>
          <w:szCs w:val="24"/>
          <w:lang w:val="en-US"/>
        </w:rPr>
        <w:t>Sarpras</w:t>
      </w:r>
      <w:proofErr w:type="spellEnd"/>
      <w:r w:rsidR="00505735">
        <w:rPr>
          <w:rFonts w:ascii="Times New Roman" w:hAnsi="Times New Roman" w:cs="Times New Roman"/>
          <w:sz w:val="24"/>
          <w:szCs w:val="24"/>
          <w:lang w:val="en-US"/>
        </w:rPr>
        <w:t xml:space="preserve"> </w:t>
      </w:r>
      <w:r>
        <w:rPr>
          <w:rFonts w:ascii="Times New Roman" w:hAnsi="Times New Roman" w:cs="Times New Roman"/>
          <w:sz w:val="24"/>
          <w:szCs w:val="24"/>
        </w:rPr>
        <w:t xml:space="preserve">berbasis </w:t>
      </w:r>
      <w:r>
        <w:rPr>
          <w:rFonts w:ascii="Times New Roman" w:hAnsi="Times New Roman" w:cs="Times New Roman"/>
          <w:i/>
          <w:iCs/>
          <w:sz w:val="24"/>
          <w:szCs w:val="24"/>
          <w:lang w:val="en-US"/>
        </w:rPr>
        <w:t>W</w:t>
      </w:r>
      <w:r>
        <w:rPr>
          <w:rFonts w:ascii="Times New Roman" w:hAnsi="Times New Roman" w:cs="Times New Roman"/>
          <w:i/>
          <w:iCs/>
          <w:sz w:val="24"/>
          <w:szCs w:val="24"/>
        </w:rPr>
        <w:t xml:space="preserve">ebsite </w:t>
      </w:r>
      <w:r>
        <w:rPr>
          <w:rFonts w:ascii="Times New Roman" w:hAnsi="Times New Roman" w:cs="Times New Roman"/>
          <w:sz w:val="24"/>
          <w:szCs w:val="24"/>
        </w:rPr>
        <w:t xml:space="preserve">STMIK PPKIA Pradnya Paramita ini ada dua pihak yang terlibat yaitu </w:t>
      </w:r>
      <w:proofErr w:type="spellStart"/>
      <w:r>
        <w:rPr>
          <w:rFonts w:ascii="Times New Roman" w:hAnsi="Times New Roman" w:cs="Times New Roman"/>
          <w:sz w:val="24"/>
          <w:szCs w:val="24"/>
          <w:lang w:val="en-US"/>
        </w:rPr>
        <w:t>peminjam</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dan pen</w:t>
      </w:r>
      <w:proofErr w:type="spellStart"/>
      <w:r>
        <w:rPr>
          <w:rFonts w:ascii="Times New Roman" w:hAnsi="Times New Roman" w:cs="Times New Roman"/>
          <w:sz w:val="24"/>
          <w:szCs w:val="24"/>
          <w:lang w:val="en-US"/>
        </w:rPr>
        <w:t>gelola</w:t>
      </w:r>
      <w:proofErr w:type="spellEnd"/>
      <w:r w:rsidR="00AD27AE">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Sarpras</w:t>
      </w:r>
      <w:proofErr w:type="spellEnd"/>
      <w:r>
        <w:rPr>
          <w:rFonts w:ascii="Times New Roman" w:hAnsi="Times New Roman" w:cs="Times New Roman"/>
          <w:sz w:val="24"/>
          <w:szCs w:val="24"/>
        </w:rPr>
        <w:t>.</w:t>
      </w:r>
    </w:p>
    <w:p w14:paraId="78F7F192" w14:textId="39A8DF47" w:rsidR="0063020F" w:rsidRDefault="00483570" w:rsidP="00E3090A">
      <w:pPr>
        <w:keepNext/>
        <w:ind w:left="-1701" w:firstLine="992"/>
        <w:jc w:val="center"/>
      </w:pPr>
      <w:r>
        <w:rPr>
          <w:noProof/>
        </w:rPr>
        <w:lastRenderedPageBreak/>
        <w:drawing>
          <wp:inline distT="0" distB="0" distL="0" distR="0" wp14:anchorId="1E8A6715" wp14:editId="2E1C2B89">
            <wp:extent cx="5698800" cy="3078000"/>
            <wp:effectExtent l="0" t="0" r="0" b="8255"/>
            <wp:docPr id="1087385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85332" name="Picture 1087385332"/>
                    <pic:cNvPicPr preferRelativeResize="0"/>
                  </pic:nvPicPr>
                  <pic:blipFill>
                    <a:blip r:embed="rId18">
                      <a:extLst>
                        <a:ext uri="{28A0092B-C50C-407E-A947-70E740481C1C}">
                          <a14:useLocalDpi xmlns:a14="http://schemas.microsoft.com/office/drawing/2010/main" val="0"/>
                        </a:ext>
                      </a:extLst>
                    </a:blip>
                    <a:stretch>
                      <a:fillRect/>
                    </a:stretch>
                  </pic:blipFill>
                  <pic:spPr>
                    <a:xfrm>
                      <a:off x="0" y="0"/>
                      <a:ext cx="5698800" cy="3078000"/>
                    </a:xfrm>
                    <a:prstGeom prst="rect">
                      <a:avLst/>
                    </a:prstGeom>
                  </pic:spPr>
                </pic:pic>
              </a:graphicData>
            </a:graphic>
          </wp:inline>
        </w:drawing>
      </w:r>
    </w:p>
    <w:p w14:paraId="37CF98EC" w14:textId="4B5DD9FE" w:rsidR="00A85684" w:rsidRDefault="0063020F" w:rsidP="008230BA">
      <w:pPr>
        <w:pStyle w:val="Caption"/>
        <w:ind w:left="709"/>
        <w:rPr>
          <w:sz w:val="22"/>
          <w:szCs w:val="22"/>
          <w:lang w:eastAsia="zh-CN"/>
        </w:rPr>
      </w:pPr>
      <w:bookmarkStart w:id="45" w:name="_Toc165524127"/>
      <w:bookmarkStart w:id="46" w:name="_Toc166478494"/>
      <w:bookmarkStart w:id="47" w:name="_Toc166478933"/>
      <w:bookmarkStart w:id="48" w:name="_Toc167658823"/>
      <w:r>
        <w:t xml:space="preserve">Gambar 3. </w:t>
      </w:r>
      <w:r>
        <w:fldChar w:fldCharType="begin"/>
      </w:r>
      <w:r>
        <w:instrText xml:space="preserve"> SEQ Gambar_3. \* ARABIC </w:instrText>
      </w:r>
      <w:r>
        <w:fldChar w:fldCharType="separate"/>
      </w:r>
      <w:r w:rsidR="00BA728A">
        <w:rPr>
          <w:noProof/>
        </w:rPr>
        <w:t>3</w:t>
      </w:r>
      <w:r>
        <w:rPr>
          <w:noProof/>
        </w:rPr>
        <w:fldChar w:fldCharType="end"/>
      </w:r>
      <w:r>
        <w:rPr>
          <w:szCs w:val="24"/>
        </w:rPr>
        <w:t xml:space="preserve"> </w:t>
      </w:r>
      <w:r w:rsidR="00B427E3" w:rsidRPr="00667286">
        <w:rPr>
          <w:i/>
          <w:sz w:val="22"/>
          <w:szCs w:val="22"/>
          <w:lang w:val="zh-CN" w:eastAsia="zh-CN"/>
        </w:rPr>
        <w:t>Use Case</w:t>
      </w:r>
      <w:r w:rsidR="00B427E3" w:rsidRPr="00667286">
        <w:rPr>
          <w:sz w:val="22"/>
          <w:szCs w:val="22"/>
          <w:lang w:val="zh-CN" w:eastAsia="zh-CN"/>
        </w:rPr>
        <w:t xml:space="preserve"> Sistem Informasi Peminjaman Sarpras</w:t>
      </w:r>
      <w:bookmarkEnd w:id="45"/>
      <w:bookmarkEnd w:id="46"/>
      <w:bookmarkEnd w:id="47"/>
      <w:bookmarkEnd w:id="48"/>
    </w:p>
    <w:p w14:paraId="39CB37EF" w14:textId="77777777" w:rsidR="008230BA" w:rsidRPr="008230BA" w:rsidRDefault="008230BA" w:rsidP="008230BA">
      <w:pPr>
        <w:rPr>
          <w:lang w:val="en-US" w:eastAsia="zh-CN"/>
        </w:rPr>
      </w:pPr>
    </w:p>
    <w:p w14:paraId="18D4D5B2" w14:textId="77E47940" w:rsidR="003F3871" w:rsidRPr="008A68EB" w:rsidRDefault="00505735" w:rsidP="008A68EB">
      <w:pPr>
        <w:spacing w:after="0" w:line="480" w:lineRule="auto"/>
        <w:ind w:firstLine="720"/>
        <w:jc w:val="both"/>
        <w:rPr>
          <w:rFonts w:ascii="Times New Roman" w:eastAsia="Times New Roman" w:hAnsi="Times New Roman" w:cs="Times New Roman"/>
          <w:color w:val="000000"/>
          <w:sz w:val="24"/>
          <w:szCs w:val="24"/>
          <w:lang w:val="en-US" w:eastAsia="zh-CN"/>
        </w:rPr>
      </w:pPr>
      <w:r>
        <w:rPr>
          <w:rFonts w:ascii="Times New Roman" w:eastAsia="Times New Roman" w:hAnsi="Times New Roman" w:cs="Times New Roman"/>
          <w:color w:val="000000"/>
          <w:sz w:val="24"/>
          <w:szCs w:val="24"/>
          <w:lang w:val="zh-CN" w:eastAsia="zh-CN"/>
        </w:rPr>
        <w:t xml:space="preserve">Pada Gambar 3.3 menjelaskan </w:t>
      </w:r>
      <w:r>
        <w:rPr>
          <w:rFonts w:ascii="Times New Roman" w:eastAsia="Times New Roman" w:hAnsi="Times New Roman" w:cs="Times New Roman"/>
          <w:i/>
          <w:iCs/>
          <w:color w:val="000000"/>
          <w:sz w:val="24"/>
          <w:szCs w:val="24"/>
          <w:lang w:val="en-US" w:eastAsia="zh-CN"/>
        </w:rPr>
        <w:t>Use Case</w:t>
      </w:r>
      <w:r>
        <w:rPr>
          <w:rFonts w:ascii="Times New Roman" w:eastAsia="Times New Roman" w:hAnsi="Times New Roman" w:cs="Times New Roman"/>
          <w:color w:val="000000"/>
          <w:sz w:val="24"/>
          <w:szCs w:val="24"/>
          <w:lang w:val="zh-CN" w:eastAsia="zh-CN"/>
        </w:rPr>
        <w:t xml:space="preserve"> dalam sistem ini terdiri dari dua aktor yaitu admin yang dijalan oleh bagian</w:t>
      </w:r>
      <w:r w:rsidR="0002617F">
        <w:rPr>
          <w:rFonts w:ascii="Times New Roman" w:eastAsia="Times New Roman" w:hAnsi="Times New Roman" w:cs="Times New Roman"/>
          <w:color w:val="000000"/>
          <w:sz w:val="24"/>
          <w:szCs w:val="24"/>
          <w:lang w:val="en-US" w:eastAsia="zh-CN"/>
        </w:rPr>
        <w:t xml:space="preserve"> </w:t>
      </w:r>
      <w:proofErr w:type="spellStart"/>
      <w:r>
        <w:rPr>
          <w:rFonts w:ascii="Times New Roman" w:eastAsia="Times New Roman" w:hAnsi="Times New Roman" w:cs="Times New Roman"/>
          <w:color w:val="000000"/>
          <w:sz w:val="24"/>
          <w:szCs w:val="24"/>
          <w:lang w:val="en-US" w:eastAsia="zh-CN"/>
        </w:rPr>
        <w:t>pengelola</w:t>
      </w:r>
      <w:proofErr w:type="spellEnd"/>
      <w:r>
        <w:rPr>
          <w:rFonts w:ascii="Times New Roman" w:eastAsia="Times New Roman" w:hAnsi="Times New Roman" w:cs="Times New Roman"/>
          <w:color w:val="000000"/>
          <w:sz w:val="24"/>
          <w:szCs w:val="24"/>
          <w:lang w:val="en-US" w:eastAsia="zh-CN"/>
        </w:rPr>
        <w:t xml:space="preserve"> </w:t>
      </w:r>
      <w:r>
        <w:rPr>
          <w:rFonts w:ascii="Times New Roman" w:eastAsia="Times New Roman" w:hAnsi="Times New Roman" w:cs="Times New Roman"/>
          <w:color w:val="000000"/>
          <w:sz w:val="24"/>
          <w:szCs w:val="24"/>
          <w:lang w:val="zh-CN" w:eastAsia="zh-CN"/>
        </w:rPr>
        <w:t xml:space="preserve">Sarpras dan </w:t>
      </w:r>
      <w:r w:rsidR="0002617F">
        <w:rPr>
          <w:rFonts w:ascii="Times New Roman" w:eastAsia="Times New Roman" w:hAnsi="Times New Roman" w:cs="Times New Roman"/>
          <w:color w:val="000000"/>
          <w:sz w:val="24"/>
          <w:szCs w:val="24"/>
          <w:lang w:val="en-US" w:eastAsia="zh-CN"/>
        </w:rPr>
        <w:t>p</w:t>
      </w:r>
      <w:r>
        <w:rPr>
          <w:rFonts w:ascii="Times New Roman" w:eastAsia="Times New Roman" w:hAnsi="Times New Roman" w:cs="Times New Roman"/>
          <w:color w:val="000000"/>
          <w:sz w:val="24"/>
          <w:szCs w:val="24"/>
          <w:lang w:val="zh-CN" w:eastAsia="zh-CN"/>
        </w:rPr>
        <w:t>eminjam.</w:t>
      </w:r>
      <w:r>
        <w:rPr>
          <w:rFonts w:ascii="Times New Roman" w:eastAsia="Times New Roman" w:hAnsi="Times New Roman" w:cs="Times New Roman"/>
          <w:color w:val="000000"/>
          <w:sz w:val="24"/>
          <w:szCs w:val="24"/>
          <w:lang w:val="en-US" w:eastAsia="zh-CN"/>
        </w:rPr>
        <w:t xml:space="preserve"> </w:t>
      </w:r>
      <w:r>
        <w:rPr>
          <w:rFonts w:ascii="Times New Roman" w:eastAsia="Times New Roman" w:hAnsi="Times New Roman" w:cs="Times New Roman"/>
          <w:color w:val="000000"/>
          <w:sz w:val="24"/>
          <w:szCs w:val="24"/>
          <w:lang w:val="zh-CN" w:eastAsia="zh-CN"/>
        </w:rPr>
        <w:t xml:space="preserve">Peminjam </w:t>
      </w:r>
      <w:proofErr w:type="spellStart"/>
      <w:r w:rsidR="008230BA">
        <w:rPr>
          <w:rFonts w:ascii="Times New Roman" w:eastAsia="Times New Roman" w:hAnsi="Times New Roman" w:cs="Times New Roman"/>
          <w:color w:val="000000"/>
          <w:sz w:val="24"/>
          <w:szCs w:val="24"/>
          <w:lang w:val="en-US" w:eastAsia="zh-CN"/>
        </w:rPr>
        <w:t>harus</w:t>
      </w:r>
      <w:proofErr w:type="spellEnd"/>
      <w:r w:rsidR="008230BA">
        <w:rPr>
          <w:rFonts w:ascii="Times New Roman" w:eastAsia="Times New Roman" w:hAnsi="Times New Roman" w:cs="Times New Roman"/>
          <w:color w:val="000000"/>
          <w:sz w:val="24"/>
          <w:szCs w:val="24"/>
          <w:lang w:val="en-US" w:eastAsia="zh-CN"/>
        </w:rPr>
        <w:t xml:space="preserve"> </w:t>
      </w:r>
      <w:proofErr w:type="spellStart"/>
      <w:r w:rsidR="008230BA">
        <w:rPr>
          <w:rFonts w:ascii="Times New Roman" w:eastAsia="Times New Roman" w:hAnsi="Times New Roman" w:cs="Times New Roman"/>
          <w:color w:val="000000"/>
          <w:sz w:val="24"/>
          <w:szCs w:val="24"/>
          <w:lang w:val="en-US" w:eastAsia="zh-CN"/>
        </w:rPr>
        <w:t>mela</w:t>
      </w:r>
      <w:r w:rsidR="00E96B39">
        <w:rPr>
          <w:rFonts w:ascii="Times New Roman" w:eastAsia="Times New Roman" w:hAnsi="Times New Roman" w:cs="Times New Roman"/>
          <w:color w:val="000000"/>
          <w:sz w:val="24"/>
          <w:szCs w:val="24"/>
          <w:lang w:val="en-US" w:eastAsia="zh-CN"/>
        </w:rPr>
        <w:t>k</w:t>
      </w:r>
      <w:r w:rsidR="008230BA">
        <w:rPr>
          <w:rFonts w:ascii="Times New Roman" w:eastAsia="Times New Roman" w:hAnsi="Times New Roman" w:cs="Times New Roman"/>
          <w:color w:val="000000"/>
          <w:sz w:val="24"/>
          <w:szCs w:val="24"/>
          <w:lang w:val="en-US" w:eastAsia="zh-CN"/>
        </w:rPr>
        <w:t>ukan</w:t>
      </w:r>
      <w:proofErr w:type="spellEnd"/>
      <w:r w:rsidR="008230BA">
        <w:rPr>
          <w:rFonts w:ascii="Times New Roman" w:eastAsia="Times New Roman" w:hAnsi="Times New Roman" w:cs="Times New Roman"/>
          <w:color w:val="000000"/>
          <w:sz w:val="24"/>
          <w:szCs w:val="24"/>
          <w:lang w:val="en-US" w:eastAsia="zh-CN"/>
        </w:rPr>
        <w:t xml:space="preserve"> </w:t>
      </w:r>
      <w:proofErr w:type="spellStart"/>
      <w:r w:rsidR="008230BA">
        <w:rPr>
          <w:rFonts w:ascii="Times New Roman" w:eastAsia="Times New Roman" w:hAnsi="Times New Roman" w:cs="Times New Roman"/>
          <w:color w:val="000000"/>
          <w:sz w:val="24"/>
          <w:szCs w:val="24"/>
          <w:lang w:val="en-US" w:eastAsia="zh-CN"/>
        </w:rPr>
        <w:t>registrasi</w:t>
      </w:r>
      <w:proofErr w:type="spellEnd"/>
      <w:r w:rsidR="008230BA">
        <w:rPr>
          <w:rFonts w:ascii="Times New Roman" w:eastAsia="Times New Roman" w:hAnsi="Times New Roman" w:cs="Times New Roman"/>
          <w:color w:val="000000"/>
          <w:sz w:val="24"/>
          <w:szCs w:val="24"/>
          <w:lang w:val="en-US" w:eastAsia="zh-CN"/>
        </w:rPr>
        <w:t xml:space="preserve"> </w:t>
      </w:r>
      <w:proofErr w:type="spellStart"/>
      <w:r w:rsidR="008230BA">
        <w:rPr>
          <w:rFonts w:ascii="Times New Roman" w:eastAsia="Times New Roman" w:hAnsi="Times New Roman" w:cs="Times New Roman"/>
          <w:color w:val="000000"/>
          <w:sz w:val="24"/>
          <w:szCs w:val="24"/>
          <w:lang w:val="en-US" w:eastAsia="zh-CN"/>
        </w:rPr>
        <w:t>terlebih</w:t>
      </w:r>
      <w:proofErr w:type="spellEnd"/>
      <w:r w:rsidR="008230BA">
        <w:rPr>
          <w:rFonts w:ascii="Times New Roman" w:eastAsia="Times New Roman" w:hAnsi="Times New Roman" w:cs="Times New Roman"/>
          <w:color w:val="000000"/>
          <w:sz w:val="24"/>
          <w:szCs w:val="24"/>
          <w:lang w:val="en-US" w:eastAsia="zh-CN"/>
        </w:rPr>
        <w:t xml:space="preserve"> </w:t>
      </w:r>
      <w:proofErr w:type="spellStart"/>
      <w:r w:rsidR="008230BA">
        <w:rPr>
          <w:rFonts w:ascii="Times New Roman" w:eastAsia="Times New Roman" w:hAnsi="Times New Roman" w:cs="Times New Roman"/>
          <w:color w:val="000000"/>
          <w:sz w:val="24"/>
          <w:szCs w:val="24"/>
          <w:lang w:val="en-US" w:eastAsia="zh-CN"/>
        </w:rPr>
        <w:t>dahulu</w:t>
      </w:r>
      <w:proofErr w:type="spellEnd"/>
      <w:r w:rsidR="008230BA">
        <w:rPr>
          <w:rFonts w:ascii="Times New Roman" w:eastAsia="Times New Roman" w:hAnsi="Times New Roman" w:cs="Times New Roman"/>
          <w:color w:val="000000"/>
          <w:sz w:val="24"/>
          <w:szCs w:val="24"/>
          <w:lang w:val="en-US" w:eastAsia="zh-CN"/>
        </w:rPr>
        <w:t xml:space="preserve">, </w:t>
      </w:r>
      <w:proofErr w:type="spellStart"/>
      <w:r w:rsidR="008230BA">
        <w:rPr>
          <w:rFonts w:ascii="Times New Roman" w:eastAsia="Times New Roman" w:hAnsi="Times New Roman" w:cs="Times New Roman"/>
          <w:color w:val="000000"/>
          <w:sz w:val="24"/>
          <w:szCs w:val="24"/>
          <w:lang w:val="en-US" w:eastAsia="zh-CN"/>
        </w:rPr>
        <w:t>kemudian</w:t>
      </w:r>
      <w:proofErr w:type="spellEnd"/>
      <w:r w:rsidR="008230BA">
        <w:rPr>
          <w:rFonts w:ascii="Times New Roman" w:eastAsia="Times New Roman" w:hAnsi="Times New Roman" w:cs="Times New Roman"/>
          <w:color w:val="000000"/>
          <w:sz w:val="24"/>
          <w:szCs w:val="24"/>
          <w:lang w:val="en-US" w:eastAsia="zh-CN"/>
        </w:rPr>
        <w:t xml:space="preserve"> login </w:t>
      </w:r>
      <w:proofErr w:type="spellStart"/>
      <w:r w:rsidR="008230BA">
        <w:rPr>
          <w:rFonts w:ascii="Times New Roman" w:eastAsia="Times New Roman" w:hAnsi="Times New Roman" w:cs="Times New Roman"/>
          <w:color w:val="000000"/>
          <w:sz w:val="24"/>
          <w:szCs w:val="24"/>
          <w:lang w:val="en-US" w:eastAsia="zh-CN"/>
        </w:rPr>
        <w:t>untuk</w:t>
      </w:r>
      <w:proofErr w:type="spellEnd"/>
      <w:r w:rsidR="008230BA">
        <w:rPr>
          <w:rFonts w:ascii="Times New Roman" w:eastAsia="Times New Roman" w:hAnsi="Times New Roman" w:cs="Times New Roman"/>
          <w:color w:val="000000"/>
          <w:sz w:val="24"/>
          <w:szCs w:val="24"/>
          <w:lang w:val="en-US" w:eastAsia="zh-CN"/>
        </w:rPr>
        <w:t xml:space="preserve"> </w:t>
      </w:r>
      <w:proofErr w:type="spellStart"/>
      <w:r w:rsidR="008230BA">
        <w:rPr>
          <w:rFonts w:ascii="Times New Roman" w:eastAsia="Times New Roman" w:hAnsi="Times New Roman" w:cs="Times New Roman"/>
          <w:color w:val="000000"/>
          <w:sz w:val="24"/>
          <w:szCs w:val="24"/>
          <w:lang w:val="en-US" w:eastAsia="zh-CN"/>
        </w:rPr>
        <w:t>memasukan</w:t>
      </w:r>
      <w:proofErr w:type="spellEnd"/>
      <w:r w:rsidR="008230BA">
        <w:rPr>
          <w:rFonts w:ascii="Times New Roman" w:eastAsia="Times New Roman" w:hAnsi="Times New Roman" w:cs="Times New Roman"/>
          <w:color w:val="000000"/>
          <w:sz w:val="24"/>
          <w:szCs w:val="24"/>
          <w:lang w:val="en-US" w:eastAsia="zh-CN"/>
        </w:rPr>
        <w:t xml:space="preserve"> </w:t>
      </w:r>
      <w:proofErr w:type="spellStart"/>
      <w:r w:rsidR="00E96B39">
        <w:rPr>
          <w:rFonts w:ascii="Times New Roman" w:eastAsia="Times New Roman" w:hAnsi="Times New Roman" w:cs="Times New Roman"/>
          <w:color w:val="000000"/>
          <w:sz w:val="24"/>
          <w:szCs w:val="24"/>
          <w:lang w:val="en-US" w:eastAsia="zh-CN"/>
        </w:rPr>
        <w:t>a</w:t>
      </w:r>
      <w:r w:rsidR="008230BA">
        <w:rPr>
          <w:rFonts w:ascii="Times New Roman" w:eastAsia="Times New Roman" w:hAnsi="Times New Roman" w:cs="Times New Roman"/>
          <w:color w:val="000000"/>
          <w:sz w:val="24"/>
          <w:szCs w:val="24"/>
          <w:lang w:val="en-US" w:eastAsia="zh-CN"/>
        </w:rPr>
        <w:t>lamat</w:t>
      </w:r>
      <w:proofErr w:type="spellEnd"/>
      <w:r w:rsidR="008230BA">
        <w:rPr>
          <w:rFonts w:ascii="Times New Roman" w:eastAsia="Times New Roman" w:hAnsi="Times New Roman" w:cs="Times New Roman"/>
          <w:color w:val="000000"/>
          <w:sz w:val="24"/>
          <w:szCs w:val="24"/>
          <w:lang w:val="en-US" w:eastAsia="zh-CN"/>
        </w:rPr>
        <w:t xml:space="preserve"> email dan password </w:t>
      </w:r>
      <w:proofErr w:type="spellStart"/>
      <w:r w:rsidR="008230BA">
        <w:rPr>
          <w:rFonts w:ascii="Times New Roman" w:eastAsia="Times New Roman" w:hAnsi="Times New Roman" w:cs="Times New Roman"/>
          <w:color w:val="000000"/>
          <w:sz w:val="24"/>
          <w:szCs w:val="24"/>
          <w:lang w:val="en-US" w:eastAsia="zh-CN"/>
        </w:rPr>
        <w:t>untuk</w:t>
      </w:r>
      <w:proofErr w:type="spellEnd"/>
      <w:r w:rsidR="008230BA">
        <w:rPr>
          <w:rFonts w:ascii="Times New Roman" w:eastAsia="Times New Roman" w:hAnsi="Times New Roman" w:cs="Times New Roman"/>
          <w:color w:val="000000"/>
          <w:sz w:val="24"/>
          <w:szCs w:val="24"/>
          <w:lang w:val="en-US" w:eastAsia="zh-CN"/>
        </w:rPr>
        <w:t xml:space="preserve"> </w:t>
      </w:r>
      <w:proofErr w:type="spellStart"/>
      <w:r w:rsidR="008230BA">
        <w:rPr>
          <w:rFonts w:ascii="Times New Roman" w:eastAsia="Times New Roman" w:hAnsi="Times New Roman" w:cs="Times New Roman"/>
          <w:color w:val="000000"/>
          <w:sz w:val="24"/>
          <w:szCs w:val="24"/>
          <w:lang w:val="en-US" w:eastAsia="zh-CN"/>
        </w:rPr>
        <w:t>masuk</w:t>
      </w:r>
      <w:proofErr w:type="spellEnd"/>
      <w:r w:rsidR="008230BA">
        <w:rPr>
          <w:rFonts w:ascii="Times New Roman" w:eastAsia="Times New Roman" w:hAnsi="Times New Roman" w:cs="Times New Roman"/>
          <w:color w:val="000000"/>
          <w:sz w:val="24"/>
          <w:szCs w:val="24"/>
          <w:lang w:val="en-US" w:eastAsia="zh-CN"/>
        </w:rPr>
        <w:t xml:space="preserve"> </w:t>
      </w:r>
      <w:proofErr w:type="spellStart"/>
      <w:r w:rsidR="008230BA">
        <w:rPr>
          <w:rFonts w:ascii="Times New Roman" w:eastAsia="Times New Roman" w:hAnsi="Times New Roman" w:cs="Times New Roman"/>
          <w:color w:val="000000"/>
          <w:sz w:val="24"/>
          <w:szCs w:val="24"/>
          <w:lang w:val="en-US" w:eastAsia="zh-CN"/>
        </w:rPr>
        <w:t>kehalaman</w:t>
      </w:r>
      <w:proofErr w:type="spellEnd"/>
      <w:r w:rsidR="008230BA">
        <w:rPr>
          <w:rFonts w:ascii="Times New Roman" w:eastAsia="Times New Roman" w:hAnsi="Times New Roman" w:cs="Times New Roman"/>
          <w:color w:val="000000"/>
          <w:sz w:val="24"/>
          <w:szCs w:val="24"/>
          <w:lang w:val="en-US" w:eastAsia="zh-CN"/>
        </w:rPr>
        <w:t xml:space="preserve"> </w:t>
      </w:r>
      <w:proofErr w:type="spellStart"/>
      <w:r w:rsidR="008230BA">
        <w:rPr>
          <w:rFonts w:ascii="Times New Roman" w:eastAsia="Times New Roman" w:hAnsi="Times New Roman" w:cs="Times New Roman"/>
          <w:color w:val="000000"/>
          <w:sz w:val="24"/>
          <w:szCs w:val="24"/>
          <w:lang w:val="en-US" w:eastAsia="zh-CN"/>
        </w:rPr>
        <w:t>pinjaman</w:t>
      </w:r>
      <w:proofErr w:type="spellEnd"/>
      <w:r w:rsidR="008230BA">
        <w:rPr>
          <w:rFonts w:ascii="Times New Roman" w:eastAsia="Times New Roman" w:hAnsi="Times New Roman" w:cs="Times New Roman"/>
          <w:color w:val="000000"/>
          <w:sz w:val="24"/>
          <w:szCs w:val="24"/>
          <w:lang w:val="en-US" w:eastAsia="zh-CN"/>
        </w:rPr>
        <w:t xml:space="preserve"> </w:t>
      </w:r>
      <w:proofErr w:type="spellStart"/>
      <w:r w:rsidR="008230BA">
        <w:rPr>
          <w:rFonts w:ascii="Times New Roman" w:eastAsia="Times New Roman" w:hAnsi="Times New Roman" w:cs="Times New Roman"/>
          <w:color w:val="000000"/>
          <w:sz w:val="24"/>
          <w:szCs w:val="24"/>
          <w:lang w:val="en-US" w:eastAsia="zh-CN"/>
        </w:rPr>
        <w:t>baran</w:t>
      </w:r>
      <w:r w:rsidR="00E96B39">
        <w:rPr>
          <w:rFonts w:ascii="Times New Roman" w:eastAsia="Times New Roman" w:hAnsi="Times New Roman" w:cs="Times New Roman"/>
          <w:color w:val="000000"/>
          <w:sz w:val="24"/>
          <w:szCs w:val="24"/>
          <w:lang w:val="en-US" w:eastAsia="zh-CN"/>
        </w:rPr>
        <w:t>g</w:t>
      </w:r>
      <w:proofErr w:type="spellEnd"/>
      <w:r w:rsidR="00E96B39">
        <w:rPr>
          <w:rFonts w:ascii="Times New Roman" w:eastAsia="Times New Roman" w:hAnsi="Times New Roman" w:cs="Times New Roman"/>
          <w:color w:val="000000"/>
          <w:sz w:val="24"/>
          <w:szCs w:val="24"/>
          <w:lang w:val="en-US" w:eastAsia="zh-CN"/>
        </w:rPr>
        <w:t xml:space="preserve"> dan </w:t>
      </w:r>
      <w:proofErr w:type="spellStart"/>
      <w:r w:rsidR="00E96B39">
        <w:rPr>
          <w:rFonts w:ascii="Times New Roman" w:eastAsia="Times New Roman" w:hAnsi="Times New Roman" w:cs="Times New Roman"/>
          <w:color w:val="000000"/>
          <w:sz w:val="24"/>
          <w:szCs w:val="24"/>
          <w:lang w:val="en-US" w:eastAsia="zh-CN"/>
        </w:rPr>
        <w:t>melihat</w:t>
      </w:r>
      <w:proofErr w:type="spellEnd"/>
      <w:r w:rsidR="00E96B39">
        <w:rPr>
          <w:rFonts w:ascii="Times New Roman" w:eastAsia="Times New Roman" w:hAnsi="Times New Roman" w:cs="Times New Roman"/>
          <w:color w:val="000000"/>
          <w:sz w:val="24"/>
          <w:szCs w:val="24"/>
          <w:lang w:val="en-US" w:eastAsia="zh-CN"/>
        </w:rPr>
        <w:t xml:space="preserve"> </w:t>
      </w:r>
      <w:proofErr w:type="spellStart"/>
      <w:r w:rsidR="00E96B39">
        <w:rPr>
          <w:rFonts w:ascii="Times New Roman" w:eastAsia="Times New Roman" w:hAnsi="Times New Roman" w:cs="Times New Roman"/>
          <w:color w:val="000000"/>
          <w:sz w:val="24"/>
          <w:szCs w:val="24"/>
          <w:lang w:val="en-US" w:eastAsia="zh-CN"/>
        </w:rPr>
        <w:t>laporan</w:t>
      </w:r>
      <w:proofErr w:type="spellEnd"/>
      <w:r w:rsidR="00E96B39">
        <w:rPr>
          <w:rFonts w:ascii="Times New Roman" w:eastAsia="Times New Roman" w:hAnsi="Times New Roman" w:cs="Times New Roman"/>
          <w:color w:val="000000"/>
          <w:sz w:val="24"/>
          <w:szCs w:val="24"/>
          <w:lang w:val="en-US" w:eastAsia="zh-CN"/>
        </w:rPr>
        <w:t xml:space="preserve"> </w:t>
      </w:r>
      <w:proofErr w:type="spellStart"/>
      <w:r w:rsidR="00E96B39">
        <w:rPr>
          <w:rFonts w:ascii="Times New Roman" w:eastAsia="Times New Roman" w:hAnsi="Times New Roman" w:cs="Times New Roman"/>
          <w:color w:val="000000"/>
          <w:sz w:val="24"/>
          <w:szCs w:val="24"/>
          <w:lang w:val="en-US" w:eastAsia="zh-CN"/>
        </w:rPr>
        <w:t>transaksi</w:t>
      </w:r>
      <w:proofErr w:type="spellEnd"/>
      <w:r w:rsidR="00E96B39">
        <w:rPr>
          <w:rFonts w:ascii="Times New Roman" w:eastAsia="Times New Roman" w:hAnsi="Times New Roman" w:cs="Times New Roman"/>
          <w:color w:val="000000"/>
          <w:sz w:val="24"/>
          <w:szCs w:val="24"/>
          <w:lang w:val="en-US" w:eastAsia="zh-CN"/>
        </w:rPr>
        <w:t xml:space="preserve"> </w:t>
      </w:r>
      <w:proofErr w:type="spellStart"/>
      <w:r w:rsidR="00E96B39">
        <w:rPr>
          <w:rFonts w:ascii="Times New Roman" w:eastAsia="Times New Roman" w:hAnsi="Times New Roman" w:cs="Times New Roman"/>
          <w:color w:val="000000"/>
          <w:sz w:val="24"/>
          <w:szCs w:val="24"/>
          <w:lang w:val="en-US" w:eastAsia="zh-CN"/>
        </w:rPr>
        <w:t>pemijaman</w:t>
      </w:r>
      <w:proofErr w:type="spellEnd"/>
      <w:r w:rsidR="00E96B39">
        <w:rPr>
          <w:rFonts w:ascii="Times New Roman" w:eastAsia="Times New Roman" w:hAnsi="Times New Roman" w:cs="Times New Roman"/>
          <w:color w:val="000000"/>
          <w:sz w:val="24"/>
          <w:szCs w:val="24"/>
          <w:lang w:val="en-US" w:eastAsia="zh-CN"/>
        </w:rPr>
        <w:t xml:space="preserve"> </w:t>
      </w:r>
      <w:proofErr w:type="spellStart"/>
      <w:r w:rsidR="00E96B39">
        <w:rPr>
          <w:rFonts w:ascii="Times New Roman" w:eastAsia="Times New Roman" w:hAnsi="Times New Roman" w:cs="Times New Roman"/>
          <w:color w:val="000000"/>
          <w:sz w:val="24"/>
          <w:szCs w:val="24"/>
          <w:lang w:val="en-US" w:eastAsia="zh-CN"/>
        </w:rPr>
        <w:t>kemudian</w:t>
      </w:r>
      <w:proofErr w:type="spellEnd"/>
      <w:r w:rsidR="00E96B39">
        <w:rPr>
          <w:rFonts w:ascii="Times New Roman" w:eastAsia="Times New Roman" w:hAnsi="Times New Roman" w:cs="Times New Roman"/>
          <w:color w:val="000000"/>
          <w:sz w:val="24"/>
          <w:szCs w:val="24"/>
          <w:lang w:val="en-US" w:eastAsia="zh-CN"/>
        </w:rPr>
        <w:t xml:space="preserve"> logout. </w:t>
      </w:r>
      <w:proofErr w:type="spellStart"/>
      <w:r w:rsidR="00E96B39">
        <w:rPr>
          <w:rFonts w:ascii="Times New Roman" w:eastAsia="Times New Roman" w:hAnsi="Times New Roman" w:cs="Times New Roman"/>
          <w:color w:val="000000"/>
          <w:sz w:val="24"/>
          <w:szCs w:val="24"/>
          <w:lang w:val="en-US" w:eastAsia="zh-CN"/>
        </w:rPr>
        <w:t>Sedangkan</w:t>
      </w:r>
      <w:proofErr w:type="spellEnd"/>
      <w:r w:rsidR="00E96B39">
        <w:rPr>
          <w:rFonts w:ascii="Times New Roman" w:eastAsia="Times New Roman" w:hAnsi="Times New Roman" w:cs="Times New Roman"/>
          <w:color w:val="000000"/>
          <w:sz w:val="24"/>
          <w:szCs w:val="24"/>
          <w:lang w:val="en-US" w:eastAsia="zh-CN"/>
        </w:rPr>
        <w:t xml:space="preserve"> </w:t>
      </w:r>
      <w:proofErr w:type="spellStart"/>
      <w:r w:rsidR="00E96B39">
        <w:rPr>
          <w:rFonts w:ascii="Times New Roman" w:eastAsia="Times New Roman" w:hAnsi="Times New Roman" w:cs="Times New Roman"/>
          <w:color w:val="000000"/>
          <w:sz w:val="24"/>
          <w:szCs w:val="24"/>
          <w:lang w:val="en-US" w:eastAsia="zh-CN"/>
        </w:rPr>
        <w:t>pengelola</w:t>
      </w:r>
      <w:proofErr w:type="spellEnd"/>
      <w:r w:rsidR="00E96B39">
        <w:rPr>
          <w:rFonts w:ascii="Times New Roman" w:eastAsia="Times New Roman" w:hAnsi="Times New Roman" w:cs="Times New Roman"/>
          <w:color w:val="000000"/>
          <w:sz w:val="24"/>
          <w:szCs w:val="24"/>
          <w:lang w:val="en-US" w:eastAsia="zh-CN"/>
        </w:rPr>
        <w:t xml:space="preserve"> </w:t>
      </w:r>
      <w:proofErr w:type="spellStart"/>
      <w:r w:rsidR="00E96B39">
        <w:rPr>
          <w:rFonts w:ascii="Times New Roman" w:eastAsia="Times New Roman" w:hAnsi="Times New Roman" w:cs="Times New Roman"/>
          <w:color w:val="000000"/>
          <w:sz w:val="24"/>
          <w:szCs w:val="24"/>
          <w:lang w:val="en-US" w:eastAsia="zh-CN"/>
        </w:rPr>
        <w:t>sarpras</w:t>
      </w:r>
      <w:proofErr w:type="spellEnd"/>
      <w:r w:rsidR="00E96B39">
        <w:rPr>
          <w:rFonts w:ascii="Times New Roman" w:eastAsia="Times New Roman" w:hAnsi="Times New Roman" w:cs="Times New Roman"/>
          <w:color w:val="000000"/>
          <w:sz w:val="24"/>
          <w:szCs w:val="24"/>
          <w:lang w:val="en-US" w:eastAsia="zh-CN"/>
        </w:rPr>
        <w:t xml:space="preserve"> </w:t>
      </w:r>
      <w:proofErr w:type="spellStart"/>
      <w:r w:rsidR="00E96B39">
        <w:rPr>
          <w:rFonts w:ascii="Times New Roman" w:eastAsia="Times New Roman" w:hAnsi="Times New Roman" w:cs="Times New Roman"/>
          <w:color w:val="000000"/>
          <w:sz w:val="24"/>
          <w:szCs w:val="24"/>
          <w:lang w:val="en-US" w:eastAsia="zh-CN"/>
        </w:rPr>
        <w:t>harus</w:t>
      </w:r>
      <w:proofErr w:type="spellEnd"/>
      <w:r w:rsidR="00E96B39">
        <w:rPr>
          <w:rFonts w:ascii="Times New Roman" w:eastAsia="Times New Roman" w:hAnsi="Times New Roman" w:cs="Times New Roman"/>
          <w:color w:val="000000"/>
          <w:sz w:val="24"/>
          <w:szCs w:val="24"/>
          <w:lang w:val="en-US" w:eastAsia="zh-CN"/>
        </w:rPr>
        <w:t xml:space="preserve"> login </w:t>
      </w:r>
      <w:proofErr w:type="spellStart"/>
      <w:r w:rsidR="00E96B39">
        <w:rPr>
          <w:rFonts w:ascii="Times New Roman" w:eastAsia="Times New Roman" w:hAnsi="Times New Roman" w:cs="Times New Roman"/>
          <w:color w:val="000000"/>
          <w:sz w:val="24"/>
          <w:szCs w:val="24"/>
          <w:lang w:val="en-US" w:eastAsia="zh-CN"/>
        </w:rPr>
        <w:t>terlebih</w:t>
      </w:r>
      <w:proofErr w:type="spellEnd"/>
      <w:r w:rsidR="00E96B39">
        <w:rPr>
          <w:rFonts w:ascii="Times New Roman" w:eastAsia="Times New Roman" w:hAnsi="Times New Roman" w:cs="Times New Roman"/>
          <w:color w:val="000000"/>
          <w:sz w:val="24"/>
          <w:szCs w:val="24"/>
          <w:lang w:val="en-US" w:eastAsia="zh-CN"/>
        </w:rPr>
        <w:t xml:space="preserve"> </w:t>
      </w:r>
      <w:proofErr w:type="spellStart"/>
      <w:r w:rsidR="00E96B39">
        <w:rPr>
          <w:rFonts w:ascii="Times New Roman" w:eastAsia="Times New Roman" w:hAnsi="Times New Roman" w:cs="Times New Roman"/>
          <w:color w:val="000000"/>
          <w:sz w:val="24"/>
          <w:szCs w:val="24"/>
          <w:lang w:val="en-US" w:eastAsia="zh-CN"/>
        </w:rPr>
        <w:t>dahulu</w:t>
      </w:r>
      <w:proofErr w:type="spellEnd"/>
      <w:r w:rsidR="00E96B39">
        <w:rPr>
          <w:rFonts w:ascii="Times New Roman" w:eastAsia="Times New Roman" w:hAnsi="Times New Roman" w:cs="Times New Roman"/>
          <w:color w:val="000000"/>
          <w:sz w:val="24"/>
          <w:szCs w:val="24"/>
          <w:lang w:val="en-US" w:eastAsia="zh-CN"/>
        </w:rPr>
        <w:t xml:space="preserve"> </w:t>
      </w:r>
      <w:proofErr w:type="spellStart"/>
      <w:r w:rsidR="00E96B39">
        <w:rPr>
          <w:rFonts w:ascii="Times New Roman" w:eastAsia="Times New Roman" w:hAnsi="Times New Roman" w:cs="Times New Roman"/>
          <w:color w:val="000000"/>
          <w:sz w:val="24"/>
          <w:szCs w:val="24"/>
          <w:lang w:val="en-US" w:eastAsia="zh-CN"/>
        </w:rPr>
        <w:t>kemudian</w:t>
      </w:r>
      <w:proofErr w:type="spellEnd"/>
      <w:r w:rsidR="00E96B39">
        <w:rPr>
          <w:rFonts w:ascii="Times New Roman" w:eastAsia="Times New Roman" w:hAnsi="Times New Roman" w:cs="Times New Roman"/>
          <w:color w:val="000000"/>
          <w:sz w:val="24"/>
          <w:szCs w:val="24"/>
          <w:lang w:val="en-US" w:eastAsia="zh-CN"/>
        </w:rPr>
        <w:t xml:space="preserve"> </w:t>
      </w:r>
      <w:proofErr w:type="spellStart"/>
      <w:r w:rsidR="00E96B39">
        <w:rPr>
          <w:rFonts w:ascii="Times New Roman" w:eastAsia="Times New Roman" w:hAnsi="Times New Roman" w:cs="Times New Roman"/>
          <w:color w:val="000000"/>
          <w:sz w:val="24"/>
          <w:szCs w:val="24"/>
          <w:lang w:val="en-US" w:eastAsia="zh-CN"/>
        </w:rPr>
        <w:t>bisa</w:t>
      </w:r>
      <w:proofErr w:type="spellEnd"/>
      <w:r w:rsidR="00E96B39">
        <w:rPr>
          <w:rFonts w:ascii="Times New Roman" w:eastAsia="Times New Roman" w:hAnsi="Times New Roman" w:cs="Times New Roman"/>
          <w:color w:val="000000"/>
          <w:sz w:val="24"/>
          <w:szCs w:val="24"/>
          <w:lang w:val="en-US" w:eastAsia="zh-CN"/>
        </w:rPr>
        <w:t xml:space="preserve"> </w:t>
      </w:r>
      <w:proofErr w:type="spellStart"/>
      <w:r w:rsidR="00E96B39">
        <w:rPr>
          <w:rFonts w:ascii="Times New Roman" w:eastAsia="Times New Roman" w:hAnsi="Times New Roman" w:cs="Times New Roman"/>
          <w:color w:val="000000"/>
          <w:sz w:val="24"/>
          <w:szCs w:val="24"/>
          <w:lang w:val="en-US" w:eastAsia="zh-CN"/>
        </w:rPr>
        <w:t>mengelola</w:t>
      </w:r>
      <w:proofErr w:type="spellEnd"/>
      <w:r w:rsidR="00E96B39">
        <w:rPr>
          <w:rFonts w:ascii="Times New Roman" w:eastAsia="Times New Roman" w:hAnsi="Times New Roman" w:cs="Times New Roman"/>
          <w:color w:val="000000"/>
          <w:sz w:val="24"/>
          <w:szCs w:val="24"/>
          <w:lang w:val="en-US" w:eastAsia="zh-CN"/>
        </w:rPr>
        <w:t xml:space="preserve"> data </w:t>
      </w:r>
      <w:proofErr w:type="spellStart"/>
      <w:r w:rsidR="00E96B39">
        <w:rPr>
          <w:rFonts w:ascii="Times New Roman" w:eastAsia="Times New Roman" w:hAnsi="Times New Roman" w:cs="Times New Roman"/>
          <w:color w:val="000000"/>
          <w:sz w:val="24"/>
          <w:szCs w:val="24"/>
          <w:lang w:val="en-US" w:eastAsia="zh-CN"/>
        </w:rPr>
        <w:t>barang</w:t>
      </w:r>
      <w:proofErr w:type="spellEnd"/>
      <w:r w:rsidR="00E96B39">
        <w:rPr>
          <w:rFonts w:ascii="Times New Roman" w:eastAsia="Times New Roman" w:hAnsi="Times New Roman" w:cs="Times New Roman"/>
          <w:color w:val="000000"/>
          <w:sz w:val="24"/>
          <w:szCs w:val="24"/>
          <w:lang w:val="en-US" w:eastAsia="zh-CN"/>
        </w:rPr>
        <w:t xml:space="preserve">, </w:t>
      </w:r>
      <w:proofErr w:type="spellStart"/>
      <w:r w:rsidR="00E96B39">
        <w:rPr>
          <w:rFonts w:ascii="Times New Roman" w:eastAsia="Times New Roman" w:hAnsi="Times New Roman" w:cs="Times New Roman"/>
          <w:color w:val="000000"/>
          <w:sz w:val="24"/>
          <w:szCs w:val="24"/>
          <w:lang w:val="en-US" w:eastAsia="zh-CN"/>
        </w:rPr>
        <w:t>transaksi</w:t>
      </w:r>
      <w:proofErr w:type="spellEnd"/>
      <w:r w:rsidR="00E96B39">
        <w:rPr>
          <w:rFonts w:ascii="Times New Roman" w:eastAsia="Times New Roman" w:hAnsi="Times New Roman" w:cs="Times New Roman"/>
          <w:color w:val="000000"/>
          <w:sz w:val="24"/>
          <w:szCs w:val="24"/>
          <w:lang w:val="en-US" w:eastAsia="zh-CN"/>
        </w:rPr>
        <w:t xml:space="preserve"> </w:t>
      </w:r>
      <w:proofErr w:type="spellStart"/>
      <w:r w:rsidR="00E96B39">
        <w:rPr>
          <w:rFonts w:ascii="Times New Roman" w:eastAsia="Times New Roman" w:hAnsi="Times New Roman" w:cs="Times New Roman"/>
          <w:color w:val="000000"/>
          <w:sz w:val="24"/>
          <w:szCs w:val="24"/>
          <w:lang w:val="en-US" w:eastAsia="zh-CN"/>
        </w:rPr>
        <w:t>peminjaman</w:t>
      </w:r>
      <w:proofErr w:type="spellEnd"/>
      <w:r w:rsidR="00E96B39">
        <w:rPr>
          <w:rFonts w:ascii="Times New Roman" w:eastAsia="Times New Roman" w:hAnsi="Times New Roman" w:cs="Times New Roman"/>
          <w:color w:val="000000"/>
          <w:sz w:val="24"/>
          <w:szCs w:val="24"/>
          <w:lang w:val="en-US" w:eastAsia="zh-CN"/>
        </w:rPr>
        <w:t xml:space="preserve">, </w:t>
      </w:r>
      <w:proofErr w:type="spellStart"/>
      <w:r w:rsidR="00E96B39">
        <w:rPr>
          <w:rFonts w:ascii="Times New Roman" w:eastAsia="Times New Roman" w:hAnsi="Times New Roman" w:cs="Times New Roman"/>
          <w:color w:val="000000"/>
          <w:sz w:val="24"/>
          <w:szCs w:val="24"/>
          <w:lang w:val="en-US" w:eastAsia="zh-CN"/>
        </w:rPr>
        <w:t>pengembalian</w:t>
      </w:r>
      <w:proofErr w:type="spellEnd"/>
      <w:r w:rsidR="00E96B39">
        <w:rPr>
          <w:rFonts w:ascii="Times New Roman" w:eastAsia="Times New Roman" w:hAnsi="Times New Roman" w:cs="Times New Roman"/>
          <w:color w:val="000000"/>
          <w:sz w:val="24"/>
          <w:szCs w:val="24"/>
          <w:lang w:val="en-US" w:eastAsia="zh-CN"/>
        </w:rPr>
        <w:t xml:space="preserve"> </w:t>
      </w:r>
      <w:proofErr w:type="spellStart"/>
      <w:r w:rsidR="00E96B39">
        <w:rPr>
          <w:rFonts w:ascii="Times New Roman" w:eastAsia="Times New Roman" w:hAnsi="Times New Roman" w:cs="Times New Roman"/>
          <w:color w:val="000000"/>
          <w:sz w:val="24"/>
          <w:szCs w:val="24"/>
          <w:lang w:val="en-US" w:eastAsia="zh-CN"/>
        </w:rPr>
        <w:t>barang</w:t>
      </w:r>
      <w:proofErr w:type="spellEnd"/>
      <w:r w:rsidR="00E96B39">
        <w:rPr>
          <w:rFonts w:ascii="Times New Roman" w:eastAsia="Times New Roman" w:hAnsi="Times New Roman" w:cs="Times New Roman"/>
          <w:color w:val="000000"/>
          <w:sz w:val="24"/>
          <w:szCs w:val="24"/>
          <w:lang w:val="en-US" w:eastAsia="zh-CN"/>
        </w:rPr>
        <w:t xml:space="preserve">, </w:t>
      </w:r>
      <w:proofErr w:type="spellStart"/>
      <w:r w:rsidR="00E96B39">
        <w:rPr>
          <w:rFonts w:ascii="Times New Roman" w:eastAsia="Times New Roman" w:hAnsi="Times New Roman" w:cs="Times New Roman"/>
          <w:color w:val="000000"/>
          <w:sz w:val="24"/>
          <w:szCs w:val="24"/>
          <w:lang w:val="en-US" w:eastAsia="zh-CN"/>
        </w:rPr>
        <w:t>laporan</w:t>
      </w:r>
      <w:proofErr w:type="spellEnd"/>
      <w:r w:rsidR="00E96B39">
        <w:rPr>
          <w:rFonts w:ascii="Times New Roman" w:eastAsia="Times New Roman" w:hAnsi="Times New Roman" w:cs="Times New Roman"/>
          <w:color w:val="000000"/>
          <w:sz w:val="24"/>
          <w:szCs w:val="24"/>
          <w:lang w:val="en-US" w:eastAsia="zh-CN"/>
        </w:rPr>
        <w:t xml:space="preserve"> </w:t>
      </w:r>
      <w:proofErr w:type="spellStart"/>
      <w:r w:rsidR="00E96B39">
        <w:rPr>
          <w:rFonts w:ascii="Times New Roman" w:eastAsia="Times New Roman" w:hAnsi="Times New Roman" w:cs="Times New Roman"/>
          <w:color w:val="000000"/>
          <w:sz w:val="24"/>
          <w:szCs w:val="24"/>
          <w:lang w:val="en-US" w:eastAsia="zh-CN"/>
        </w:rPr>
        <w:t>pinjaman</w:t>
      </w:r>
      <w:proofErr w:type="spellEnd"/>
      <w:r w:rsidR="00E96B39">
        <w:rPr>
          <w:rFonts w:ascii="Times New Roman" w:eastAsia="Times New Roman" w:hAnsi="Times New Roman" w:cs="Times New Roman"/>
          <w:color w:val="000000"/>
          <w:sz w:val="24"/>
          <w:szCs w:val="24"/>
          <w:lang w:val="en-US" w:eastAsia="zh-CN"/>
        </w:rPr>
        <w:t xml:space="preserve"> </w:t>
      </w:r>
      <w:proofErr w:type="spellStart"/>
      <w:r w:rsidR="00E96B39">
        <w:rPr>
          <w:rFonts w:ascii="Times New Roman" w:eastAsia="Times New Roman" w:hAnsi="Times New Roman" w:cs="Times New Roman"/>
          <w:color w:val="000000"/>
          <w:sz w:val="24"/>
          <w:szCs w:val="24"/>
          <w:lang w:val="en-US" w:eastAsia="zh-CN"/>
        </w:rPr>
        <w:t>kemudian</w:t>
      </w:r>
      <w:proofErr w:type="spellEnd"/>
      <w:r w:rsidR="00E96B39">
        <w:rPr>
          <w:rFonts w:ascii="Times New Roman" w:eastAsia="Times New Roman" w:hAnsi="Times New Roman" w:cs="Times New Roman"/>
          <w:color w:val="000000"/>
          <w:sz w:val="24"/>
          <w:szCs w:val="24"/>
          <w:lang w:val="en-US" w:eastAsia="zh-CN"/>
        </w:rPr>
        <w:t xml:space="preserve"> logout.</w:t>
      </w:r>
    </w:p>
    <w:p w14:paraId="0F75A161" w14:textId="77777777" w:rsidR="00505735" w:rsidRDefault="00505735" w:rsidP="00B67708">
      <w:pPr>
        <w:pStyle w:val="Heading1"/>
        <w:numPr>
          <w:ilvl w:val="0"/>
          <w:numId w:val="28"/>
        </w:numPr>
        <w:ind w:left="426" w:firstLine="0"/>
        <w:rPr>
          <w:rFonts w:eastAsia="MS Gothic" w:cs="Times New Roman"/>
          <w:kern w:val="36"/>
          <w:sz w:val="24"/>
          <w:szCs w:val="24"/>
          <w:lang w:val="zh-CN" w:eastAsia="zh-CN"/>
        </w:rPr>
      </w:pPr>
      <w:bookmarkStart w:id="49" w:name="_Toc154676961"/>
      <w:bookmarkStart w:id="50" w:name="_Hlk155173655"/>
      <w:bookmarkStart w:id="51" w:name="_Toc167658789"/>
      <w:r>
        <w:rPr>
          <w:i/>
          <w:iCs/>
          <w:kern w:val="36"/>
          <w:sz w:val="24"/>
          <w:szCs w:val="24"/>
        </w:rPr>
        <w:t>Activity</w:t>
      </w:r>
      <w:r>
        <w:rPr>
          <w:kern w:val="36"/>
          <w:sz w:val="24"/>
          <w:szCs w:val="24"/>
        </w:rPr>
        <w:t xml:space="preserve"> </w:t>
      </w:r>
      <w:r>
        <w:rPr>
          <w:i/>
          <w:iCs/>
          <w:kern w:val="36"/>
          <w:sz w:val="24"/>
          <w:szCs w:val="24"/>
        </w:rPr>
        <w:t>Diagram</w:t>
      </w:r>
      <w:bookmarkEnd w:id="49"/>
      <w:bookmarkEnd w:id="51"/>
    </w:p>
    <w:bookmarkEnd w:id="50"/>
    <w:p w14:paraId="7CC6B60C" w14:textId="6B43E54E" w:rsidR="0002617F" w:rsidRPr="008230BA" w:rsidRDefault="00505735" w:rsidP="008230BA">
      <w:pPr>
        <w:spacing w:line="480" w:lineRule="auto"/>
        <w:ind w:firstLine="720"/>
        <w:jc w:val="both"/>
        <w:rPr>
          <w:rFonts w:eastAsia="SimSun"/>
          <w:sz w:val="24"/>
          <w:szCs w:val="24"/>
          <w:lang w:val="en-US"/>
        </w:rPr>
      </w:pPr>
      <w:r w:rsidRPr="00C21730">
        <w:rPr>
          <w:rFonts w:ascii="Times New Roman" w:eastAsia="SimSun" w:hAnsi="Times New Roman" w:cs="Times New Roman"/>
          <w:i/>
          <w:iCs/>
          <w:sz w:val="24"/>
          <w:szCs w:val="24"/>
          <w:lang w:eastAsia="zh-CN" w:bidi="ar"/>
        </w:rPr>
        <w:t>A</w:t>
      </w:r>
      <w:proofErr w:type="spellStart"/>
      <w:r w:rsidRPr="00C21730">
        <w:rPr>
          <w:rFonts w:ascii="Times New Roman" w:eastAsia="SimSun" w:hAnsi="Times New Roman" w:cs="Times New Roman"/>
          <w:i/>
          <w:iCs/>
          <w:sz w:val="24"/>
          <w:szCs w:val="24"/>
          <w:lang w:val="en-US" w:eastAsia="zh-CN" w:bidi="ar"/>
        </w:rPr>
        <w:t>ctivity</w:t>
      </w:r>
      <w:proofErr w:type="spellEnd"/>
      <w:r w:rsidRPr="00C21730">
        <w:rPr>
          <w:rFonts w:ascii="Times New Roman" w:eastAsia="SimSun" w:hAnsi="Times New Roman" w:cs="Times New Roman"/>
          <w:i/>
          <w:iCs/>
          <w:sz w:val="24"/>
          <w:szCs w:val="24"/>
          <w:lang w:val="en-US" w:eastAsia="zh-CN" w:bidi="ar"/>
        </w:rPr>
        <w:t xml:space="preserve"> Diagram </w:t>
      </w:r>
      <w:r w:rsidRPr="00C21730">
        <w:rPr>
          <w:rFonts w:ascii="Times New Roman" w:eastAsia="SimSun" w:hAnsi="Times New Roman" w:cs="Times New Roman"/>
          <w:sz w:val="24"/>
          <w:szCs w:val="24"/>
          <w:lang w:eastAsia="zh-CN" w:bidi="ar"/>
        </w:rPr>
        <w:t xml:space="preserve">digunakan untuk menggambarkan alur proses </w:t>
      </w:r>
      <w:proofErr w:type="spellStart"/>
      <w:r w:rsidR="001410CF" w:rsidRPr="00C21730">
        <w:rPr>
          <w:rFonts w:ascii="Times New Roman" w:eastAsia="SimSun" w:hAnsi="Times New Roman" w:cs="Times New Roman"/>
          <w:sz w:val="24"/>
          <w:szCs w:val="24"/>
          <w:lang w:val="en-US" w:eastAsia="zh-CN" w:bidi="ar"/>
        </w:rPr>
        <w:t>dari</w:t>
      </w:r>
      <w:proofErr w:type="spellEnd"/>
      <w:r w:rsidR="001410CF" w:rsidRPr="00C21730">
        <w:rPr>
          <w:rFonts w:ascii="Times New Roman" w:eastAsia="SimSun" w:hAnsi="Times New Roman" w:cs="Times New Roman"/>
          <w:sz w:val="24"/>
          <w:szCs w:val="24"/>
          <w:lang w:val="en-US" w:eastAsia="zh-CN" w:bidi="ar"/>
        </w:rPr>
        <w:t xml:space="preserve"> </w:t>
      </w:r>
      <w:r w:rsidR="001410CF" w:rsidRPr="00C21730">
        <w:rPr>
          <w:rFonts w:ascii="Times New Roman" w:hAnsi="Times New Roman"/>
          <w:sz w:val="24"/>
          <w:szCs w:val="24"/>
        </w:rPr>
        <w:t xml:space="preserve">sebuah </w:t>
      </w:r>
      <w:proofErr w:type="spellStart"/>
      <w:r w:rsidR="001410CF" w:rsidRPr="00C21730">
        <w:rPr>
          <w:rFonts w:ascii="Times New Roman" w:hAnsi="Times New Roman"/>
          <w:sz w:val="24"/>
          <w:szCs w:val="24"/>
          <w:lang w:val="en-US"/>
        </w:rPr>
        <w:t>sistem</w:t>
      </w:r>
      <w:proofErr w:type="spellEnd"/>
      <w:r w:rsidR="001410CF" w:rsidRPr="00C21730">
        <w:rPr>
          <w:rFonts w:ascii="Times New Roman" w:hAnsi="Times New Roman"/>
          <w:sz w:val="24"/>
          <w:szCs w:val="24"/>
          <w:lang w:val="en-US"/>
        </w:rPr>
        <w:t xml:space="preserve"> </w:t>
      </w:r>
      <w:proofErr w:type="spellStart"/>
      <w:r w:rsidRPr="00C21730">
        <w:rPr>
          <w:rFonts w:ascii="Times New Roman" w:eastAsia="SimSun" w:hAnsi="Times New Roman" w:cs="Times New Roman"/>
          <w:bCs/>
          <w:sz w:val="24"/>
          <w:szCs w:val="24"/>
          <w:lang w:val="en-US" w:eastAsia="zh-CN" w:bidi="ar"/>
        </w:rPr>
        <w:t>pengolahan</w:t>
      </w:r>
      <w:proofErr w:type="spellEnd"/>
      <w:r w:rsidRPr="00C21730">
        <w:rPr>
          <w:rFonts w:ascii="Times New Roman" w:eastAsia="SimSun" w:hAnsi="Times New Roman" w:cs="Times New Roman"/>
          <w:bCs/>
          <w:sz w:val="24"/>
          <w:szCs w:val="24"/>
          <w:lang w:val="en-US" w:eastAsia="zh-CN" w:bidi="ar"/>
        </w:rPr>
        <w:t xml:space="preserve"> data </w:t>
      </w:r>
      <w:proofErr w:type="spellStart"/>
      <w:r w:rsidRPr="00C21730">
        <w:rPr>
          <w:rFonts w:ascii="Times New Roman" w:eastAsia="SimSun" w:hAnsi="Times New Roman" w:cs="Times New Roman"/>
          <w:bCs/>
          <w:sz w:val="24"/>
          <w:szCs w:val="24"/>
          <w:lang w:val="en-US" w:eastAsia="zh-CN" w:bidi="ar"/>
        </w:rPr>
        <w:t>peminjaman</w:t>
      </w:r>
      <w:proofErr w:type="spellEnd"/>
      <w:r w:rsidRPr="00C21730">
        <w:rPr>
          <w:rFonts w:ascii="Times New Roman" w:eastAsia="SimSun" w:hAnsi="Times New Roman" w:cs="Times New Roman"/>
          <w:bCs/>
          <w:sz w:val="24"/>
          <w:szCs w:val="24"/>
          <w:lang w:val="en-US" w:eastAsia="zh-CN" w:bidi="ar"/>
        </w:rPr>
        <w:t xml:space="preserve"> </w:t>
      </w:r>
      <w:proofErr w:type="spellStart"/>
      <w:r w:rsidR="0002617F">
        <w:rPr>
          <w:rFonts w:ascii="Times New Roman" w:eastAsia="SimSun" w:hAnsi="Times New Roman" w:cs="Times New Roman"/>
          <w:bCs/>
          <w:sz w:val="24"/>
          <w:szCs w:val="24"/>
          <w:lang w:val="en-US" w:eastAsia="zh-CN" w:bidi="ar"/>
        </w:rPr>
        <w:t>Sarpras</w:t>
      </w:r>
      <w:proofErr w:type="spellEnd"/>
      <w:r w:rsidRPr="00C21730">
        <w:rPr>
          <w:rFonts w:ascii="Times New Roman" w:eastAsia="SimSun" w:hAnsi="Times New Roman" w:cs="Times New Roman"/>
          <w:bCs/>
          <w:sz w:val="24"/>
          <w:szCs w:val="24"/>
          <w:lang w:val="en-US" w:eastAsia="zh-CN" w:bidi="ar"/>
        </w:rPr>
        <w:t xml:space="preserve"> </w:t>
      </w:r>
      <w:r w:rsidRPr="00C21730">
        <w:rPr>
          <w:rFonts w:ascii="Times New Roman" w:eastAsia="SimSun" w:hAnsi="Times New Roman" w:cs="Times New Roman"/>
          <w:bCs/>
          <w:sz w:val="24"/>
          <w:szCs w:val="24"/>
          <w:lang w:eastAsia="zh-CN" w:bidi="ar"/>
        </w:rPr>
        <w:t>STMIK</w:t>
      </w:r>
      <w:r w:rsidRPr="00C21730">
        <w:rPr>
          <w:rFonts w:ascii="Times New Roman" w:eastAsia="SimSun" w:hAnsi="Times New Roman" w:cs="Times New Roman"/>
          <w:sz w:val="24"/>
          <w:szCs w:val="24"/>
          <w:lang w:eastAsia="zh-CN" w:bidi="ar"/>
        </w:rPr>
        <w:t xml:space="preserve"> PPKIA Pradnya Paramita.</w:t>
      </w:r>
      <w:r w:rsidR="001410CF" w:rsidRPr="00C21730">
        <w:rPr>
          <w:rFonts w:ascii="Times New Roman" w:eastAsia="SimSun" w:hAnsi="Times New Roman" w:cs="Times New Roman"/>
          <w:sz w:val="24"/>
          <w:szCs w:val="24"/>
          <w:lang w:val="en-US" w:eastAsia="zh-CN" w:bidi="ar"/>
        </w:rPr>
        <w:t xml:space="preserve"> </w:t>
      </w:r>
      <w:r w:rsidR="001410CF" w:rsidRPr="00C21730">
        <w:rPr>
          <w:rFonts w:ascii="Times New Roman" w:hAnsi="Times New Roman"/>
          <w:sz w:val="24"/>
          <w:szCs w:val="24"/>
        </w:rPr>
        <w:t xml:space="preserve">Berikut penjelasan mengenai setiap </w:t>
      </w:r>
      <w:r w:rsidR="001410CF" w:rsidRPr="00C21730">
        <w:rPr>
          <w:rFonts w:ascii="Times New Roman" w:hAnsi="Times New Roman"/>
          <w:i/>
          <w:sz w:val="24"/>
          <w:szCs w:val="24"/>
        </w:rPr>
        <w:t xml:space="preserve">Activity </w:t>
      </w:r>
      <w:r w:rsidR="001410CF" w:rsidRPr="00C21730">
        <w:rPr>
          <w:rFonts w:ascii="Times New Roman" w:hAnsi="Times New Roman"/>
          <w:i/>
          <w:sz w:val="24"/>
          <w:szCs w:val="24"/>
          <w:lang w:val="en-US"/>
        </w:rPr>
        <w:t>D</w:t>
      </w:r>
      <w:r w:rsidR="001410CF" w:rsidRPr="00C21730">
        <w:rPr>
          <w:rFonts w:ascii="Times New Roman" w:hAnsi="Times New Roman"/>
          <w:i/>
          <w:sz w:val="24"/>
          <w:szCs w:val="24"/>
        </w:rPr>
        <w:t>iagram</w:t>
      </w:r>
      <w:r w:rsidR="001410CF" w:rsidRPr="00C21730">
        <w:rPr>
          <w:rFonts w:ascii="Times New Roman" w:hAnsi="Times New Roman"/>
          <w:sz w:val="24"/>
          <w:szCs w:val="24"/>
        </w:rPr>
        <w:t xml:space="preserve"> dari sistem</w:t>
      </w:r>
      <w:r w:rsidR="001410CF" w:rsidRPr="00C21730">
        <w:rPr>
          <w:rFonts w:ascii="Times New Roman" w:hAnsi="Times New Roman"/>
          <w:sz w:val="24"/>
          <w:szCs w:val="24"/>
          <w:lang w:val="en-US"/>
        </w:rPr>
        <w:t xml:space="preserve"> </w:t>
      </w:r>
      <w:proofErr w:type="spellStart"/>
      <w:r w:rsidR="001410CF" w:rsidRPr="00C21730">
        <w:rPr>
          <w:rFonts w:ascii="Times New Roman" w:eastAsia="SimSun" w:hAnsi="Times New Roman" w:cs="Times New Roman"/>
          <w:bCs/>
          <w:sz w:val="24"/>
          <w:szCs w:val="24"/>
          <w:lang w:val="en-US" w:eastAsia="zh-CN" w:bidi="ar"/>
        </w:rPr>
        <w:t>pengolahan</w:t>
      </w:r>
      <w:proofErr w:type="spellEnd"/>
      <w:r w:rsidR="001410CF" w:rsidRPr="00C21730">
        <w:rPr>
          <w:rFonts w:ascii="Times New Roman" w:eastAsia="SimSun" w:hAnsi="Times New Roman" w:cs="Times New Roman"/>
          <w:bCs/>
          <w:sz w:val="24"/>
          <w:szCs w:val="24"/>
          <w:lang w:val="en-US" w:eastAsia="zh-CN" w:bidi="ar"/>
        </w:rPr>
        <w:t xml:space="preserve"> data </w:t>
      </w:r>
      <w:proofErr w:type="spellStart"/>
      <w:r w:rsidR="001410CF" w:rsidRPr="00C21730">
        <w:rPr>
          <w:rFonts w:ascii="Times New Roman" w:eastAsia="SimSun" w:hAnsi="Times New Roman" w:cs="Times New Roman"/>
          <w:bCs/>
          <w:sz w:val="24"/>
          <w:szCs w:val="24"/>
          <w:lang w:val="en-US" w:eastAsia="zh-CN" w:bidi="ar"/>
        </w:rPr>
        <w:t>peminjaman</w:t>
      </w:r>
      <w:proofErr w:type="spellEnd"/>
      <w:r w:rsidR="001410CF" w:rsidRPr="00C21730">
        <w:rPr>
          <w:rFonts w:ascii="Times New Roman" w:eastAsia="SimSun" w:hAnsi="Times New Roman" w:cs="Times New Roman"/>
          <w:bCs/>
          <w:sz w:val="24"/>
          <w:szCs w:val="24"/>
          <w:lang w:val="en-US" w:eastAsia="zh-CN" w:bidi="ar"/>
        </w:rPr>
        <w:t xml:space="preserve"> </w:t>
      </w:r>
      <w:proofErr w:type="spellStart"/>
      <w:r w:rsidR="0002617F">
        <w:rPr>
          <w:rFonts w:ascii="Times New Roman" w:eastAsia="SimSun" w:hAnsi="Times New Roman" w:cs="Times New Roman"/>
          <w:bCs/>
          <w:sz w:val="24"/>
          <w:szCs w:val="24"/>
          <w:lang w:val="en-US" w:eastAsia="zh-CN" w:bidi="ar"/>
        </w:rPr>
        <w:t>Sarpras</w:t>
      </w:r>
      <w:proofErr w:type="spellEnd"/>
      <w:r w:rsidR="0002617F">
        <w:rPr>
          <w:rFonts w:ascii="Times New Roman" w:eastAsia="SimSun" w:hAnsi="Times New Roman" w:cs="Times New Roman"/>
          <w:bCs/>
          <w:sz w:val="24"/>
          <w:szCs w:val="24"/>
          <w:lang w:val="en-US" w:eastAsia="zh-CN" w:bidi="ar"/>
        </w:rPr>
        <w:t xml:space="preserve"> </w:t>
      </w:r>
      <w:r w:rsidR="001410CF" w:rsidRPr="00C21730">
        <w:rPr>
          <w:rFonts w:ascii="Times New Roman" w:eastAsia="SimSun" w:hAnsi="Times New Roman" w:cs="Times New Roman"/>
          <w:bCs/>
          <w:sz w:val="24"/>
          <w:szCs w:val="24"/>
          <w:lang w:eastAsia="zh-CN" w:bidi="ar"/>
        </w:rPr>
        <w:t>STMIK</w:t>
      </w:r>
      <w:r w:rsidR="001410CF" w:rsidRPr="00C21730">
        <w:rPr>
          <w:rFonts w:ascii="Times New Roman" w:eastAsia="SimSun" w:hAnsi="Times New Roman" w:cs="Times New Roman"/>
          <w:sz w:val="24"/>
          <w:szCs w:val="24"/>
          <w:lang w:eastAsia="zh-CN" w:bidi="ar"/>
        </w:rPr>
        <w:t xml:space="preserve"> PPKIA Pradnya Paramita</w:t>
      </w:r>
      <w:r w:rsidR="001410CF" w:rsidRPr="00C21730">
        <w:rPr>
          <w:rFonts w:ascii="Times New Roman" w:eastAsia="SimSun" w:hAnsi="Times New Roman" w:cs="Times New Roman"/>
          <w:sz w:val="24"/>
          <w:szCs w:val="24"/>
          <w:lang w:val="en-US" w:eastAsia="zh-CN" w:bidi="ar"/>
        </w:rPr>
        <w:t>.</w:t>
      </w:r>
    </w:p>
    <w:p w14:paraId="3CD13CB7" w14:textId="00C01010" w:rsidR="00C21730" w:rsidRPr="00C21730" w:rsidRDefault="001707C7" w:rsidP="001707C7">
      <w:pPr>
        <w:pStyle w:val="ListParagraph"/>
        <w:numPr>
          <w:ilvl w:val="0"/>
          <w:numId w:val="34"/>
        </w:numPr>
        <w:spacing w:before="100" w:beforeAutospacing="1" w:after="100" w:afterAutospacing="1"/>
        <w:jc w:val="both"/>
        <w:rPr>
          <w:rFonts w:ascii="Times New Roman" w:eastAsia="SimSun" w:hAnsi="Times New Roman"/>
          <w:b/>
          <w:i/>
          <w:sz w:val="24"/>
          <w:szCs w:val="24"/>
          <w:lang w:val="en-ID"/>
        </w:rPr>
      </w:pPr>
      <w:r>
        <w:rPr>
          <w:rFonts w:ascii="Times New Roman" w:hAnsi="Times New Roman"/>
          <w:b/>
          <w:i/>
          <w:sz w:val="24"/>
          <w:szCs w:val="24"/>
          <w:lang w:val="en-US"/>
        </w:rPr>
        <w:lastRenderedPageBreak/>
        <w:t xml:space="preserve"> </w:t>
      </w:r>
      <w:r w:rsidR="00C21730" w:rsidRPr="00C21730">
        <w:rPr>
          <w:rFonts w:ascii="Times New Roman" w:hAnsi="Times New Roman"/>
          <w:b/>
          <w:i/>
          <w:sz w:val="24"/>
          <w:szCs w:val="24"/>
        </w:rPr>
        <w:t xml:space="preserve">Activity Diagram </w:t>
      </w:r>
      <w:r w:rsidR="00C21730" w:rsidRPr="00AF409D">
        <w:rPr>
          <w:rFonts w:ascii="Times New Roman" w:hAnsi="Times New Roman"/>
          <w:b/>
          <w:iCs/>
          <w:sz w:val="24"/>
          <w:szCs w:val="24"/>
        </w:rPr>
        <w:t>Login</w:t>
      </w:r>
      <w:r w:rsidR="00370687" w:rsidRPr="00AF409D">
        <w:rPr>
          <w:rFonts w:ascii="Times New Roman" w:hAnsi="Times New Roman"/>
          <w:b/>
          <w:iCs/>
          <w:sz w:val="24"/>
          <w:szCs w:val="24"/>
          <w:lang w:val="en-US"/>
        </w:rPr>
        <w:t xml:space="preserve"> </w:t>
      </w:r>
      <w:proofErr w:type="spellStart"/>
      <w:r w:rsidR="00AF409D" w:rsidRPr="00AF409D">
        <w:rPr>
          <w:rFonts w:ascii="Times New Roman" w:hAnsi="Times New Roman"/>
          <w:b/>
          <w:iCs/>
          <w:sz w:val="24"/>
          <w:szCs w:val="24"/>
          <w:lang w:val="en-US"/>
        </w:rPr>
        <w:t>Peminjam</w:t>
      </w:r>
      <w:proofErr w:type="spellEnd"/>
    </w:p>
    <w:p w14:paraId="1ACAADCB" w14:textId="77DB1B72" w:rsidR="00C21730" w:rsidRDefault="00C21730" w:rsidP="008702D0">
      <w:pPr>
        <w:spacing w:before="100" w:beforeAutospacing="1" w:after="100" w:afterAutospacing="1" w:line="480" w:lineRule="auto"/>
        <w:ind w:firstLine="720"/>
        <w:jc w:val="both"/>
        <w:rPr>
          <w:rFonts w:ascii="Times New Roman" w:hAnsi="Times New Roman" w:cs="Times New Roman"/>
          <w:sz w:val="24"/>
          <w:szCs w:val="24"/>
        </w:rPr>
      </w:pPr>
      <w:r w:rsidRPr="00C21730">
        <w:rPr>
          <w:rFonts w:ascii="Times New Roman" w:hAnsi="Times New Roman" w:cs="Times New Roman"/>
          <w:i/>
          <w:sz w:val="24"/>
          <w:szCs w:val="24"/>
        </w:rPr>
        <w:t xml:space="preserve">Activity Diagram </w:t>
      </w:r>
      <w:r w:rsidR="00AF409D" w:rsidRPr="00AF409D">
        <w:rPr>
          <w:rFonts w:ascii="Times New Roman" w:hAnsi="Times New Roman" w:cs="Times New Roman"/>
          <w:iCs/>
          <w:sz w:val="24"/>
          <w:szCs w:val="24"/>
          <w:lang w:val="en-US"/>
        </w:rPr>
        <w:t xml:space="preserve">Login </w:t>
      </w:r>
      <w:proofErr w:type="spellStart"/>
      <w:r w:rsidR="00AF409D" w:rsidRPr="00AF409D">
        <w:rPr>
          <w:rFonts w:ascii="Times New Roman" w:hAnsi="Times New Roman" w:cs="Times New Roman"/>
          <w:iCs/>
          <w:sz w:val="24"/>
          <w:szCs w:val="24"/>
          <w:lang w:val="en-US"/>
        </w:rPr>
        <w:t>Peminjam</w:t>
      </w:r>
      <w:proofErr w:type="spellEnd"/>
      <w:r w:rsidR="00AF409D">
        <w:rPr>
          <w:rFonts w:ascii="Times New Roman" w:hAnsi="Times New Roman" w:cs="Times New Roman"/>
          <w:i/>
          <w:sz w:val="24"/>
          <w:szCs w:val="24"/>
          <w:lang w:val="en-US"/>
        </w:rPr>
        <w:t xml:space="preserve"> </w:t>
      </w:r>
      <w:r w:rsidRPr="00C21730">
        <w:rPr>
          <w:rFonts w:ascii="Times New Roman" w:hAnsi="Times New Roman" w:cs="Times New Roman"/>
          <w:sz w:val="24"/>
          <w:szCs w:val="24"/>
        </w:rPr>
        <w:t xml:space="preserve">dimulai ketika </w:t>
      </w:r>
      <w:proofErr w:type="spellStart"/>
      <w:r w:rsidR="00AF409D">
        <w:rPr>
          <w:rFonts w:ascii="Times New Roman" w:hAnsi="Times New Roman" w:cs="Times New Roman"/>
          <w:sz w:val="24"/>
          <w:szCs w:val="24"/>
          <w:lang w:val="en-US"/>
        </w:rPr>
        <w:t>peminjam</w:t>
      </w:r>
      <w:proofErr w:type="spellEnd"/>
      <w:r w:rsidRPr="00C21730">
        <w:rPr>
          <w:rFonts w:ascii="Times New Roman" w:hAnsi="Times New Roman" w:cs="Times New Roman"/>
          <w:sz w:val="24"/>
          <w:szCs w:val="24"/>
        </w:rPr>
        <w:t xml:space="preserve"> m</w:t>
      </w:r>
      <w:proofErr w:type="spellStart"/>
      <w:r w:rsidR="00AF409D">
        <w:rPr>
          <w:rFonts w:ascii="Times New Roman" w:hAnsi="Times New Roman" w:cs="Times New Roman"/>
          <w:sz w:val="24"/>
          <w:szCs w:val="24"/>
          <w:lang w:val="en-US"/>
        </w:rPr>
        <w:t>elakukan</w:t>
      </w:r>
      <w:proofErr w:type="spellEnd"/>
      <w:r w:rsidR="00AF409D">
        <w:rPr>
          <w:rFonts w:ascii="Times New Roman" w:hAnsi="Times New Roman" w:cs="Times New Roman"/>
          <w:sz w:val="24"/>
          <w:szCs w:val="24"/>
          <w:lang w:val="en-US"/>
        </w:rPr>
        <w:t xml:space="preserve"> </w:t>
      </w:r>
      <w:proofErr w:type="spellStart"/>
      <w:r w:rsidR="00AF409D">
        <w:rPr>
          <w:rFonts w:ascii="Times New Roman" w:hAnsi="Times New Roman" w:cs="Times New Roman"/>
          <w:sz w:val="24"/>
          <w:szCs w:val="24"/>
          <w:lang w:val="en-US"/>
        </w:rPr>
        <w:t>registrasi</w:t>
      </w:r>
      <w:proofErr w:type="spellEnd"/>
      <w:r w:rsidR="00AF409D">
        <w:rPr>
          <w:rFonts w:ascii="Times New Roman" w:hAnsi="Times New Roman" w:cs="Times New Roman"/>
          <w:sz w:val="24"/>
          <w:szCs w:val="24"/>
          <w:lang w:val="en-US"/>
        </w:rPr>
        <w:t xml:space="preserve"> </w:t>
      </w:r>
      <w:proofErr w:type="spellStart"/>
      <w:r w:rsidR="00AF409D">
        <w:rPr>
          <w:rFonts w:ascii="Times New Roman" w:hAnsi="Times New Roman" w:cs="Times New Roman"/>
          <w:sz w:val="24"/>
          <w:szCs w:val="24"/>
          <w:lang w:val="en-US"/>
        </w:rPr>
        <w:t>mengisi</w:t>
      </w:r>
      <w:proofErr w:type="spellEnd"/>
      <w:r w:rsidR="00AF409D">
        <w:rPr>
          <w:rFonts w:ascii="Times New Roman" w:hAnsi="Times New Roman" w:cs="Times New Roman"/>
          <w:sz w:val="24"/>
          <w:szCs w:val="24"/>
          <w:lang w:val="en-US"/>
        </w:rPr>
        <w:t xml:space="preserve"> username, </w:t>
      </w:r>
      <w:r>
        <w:rPr>
          <w:rFonts w:ascii="Times New Roman" w:hAnsi="Times New Roman" w:cs="Times New Roman"/>
          <w:i/>
          <w:sz w:val="24"/>
          <w:szCs w:val="24"/>
          <w:lang w:val="en-US"/>
        </w:rPr>
        <w:t xml:space="preserve">email </w:t>
      </w:r>
      <w:r w:rsidRPr="00C21730">
        <w:rPr>
          <w:rFonts w:ascii="Times New Roman" w:hAnsi="Times New Roman" w:cs="Times New Roman"/>
          <w:sz w:val="24"/>
          <w:szCs w:val="24"/>
        </w:rPr>
        <w:t xml:space="preserve">dan </w:t>
      </w:r>
      <w:r w:rsidRPr="00C21730">
        <w:rPr>
          <w:rFonts w:ascii="Times New Roman" w:hAnsi="Times New Roman" w:cs="Times New Roman"/>
          <w:i/>
          <w:sz w:val="24"/>
          <w:szCs w:val="24"/>
        </w:rPr>
        <w:t>password</w:t>
      </w:r>
      <w:r w:rsidRPr="00C21730">
        <w:rPr>
          <w:rFonts w:ascii="Times New Roman" w:hAnsi="Times New Roman" w:cs="Times New Roman"/>
          <w:sz w:val="24"/>
          <w:szCs w:val="24"/>
        </w:rPr>
        <w:t xml:space="preserve"> pada halaman</w:t>
      </w:r>
      <w:r w:rsidR="00E3090A">
        <w:rPr>
          <w:rFonts w:ascii="Times New Roman" w:hAnsi="Times New Roman" w:cs="Times New Roman"/>
          <w:i/>
          <w:sz w:val="24"/>
          <w:szCs w:val="24"/>
          <w:lang w:val="en-US"/>
        </w:rPr>
        <w:t xml:space="preserve"> </w:t>
      </w:r>
      <w:r w:rsidRPr="00C21730">
        <w:rPr>
          <w:rFonts w:ascii="Times New Roman" w:hAnsi="Times New Roman" w:cs="Times New Roman"/>
          <w:sz w:val="24"/>
          <w:szCs w:val="24"/>
        </w:rPr>
        <w:t xml:space="preserve">yang tersedia. Sistem akan melakukan autentikasi terhadap </w:t>
      </w:r>
      <w:r w:rsidR="00AF409D">
        <w:rPr>
          <w:rFonts w:ascii="Times New Roman" w:hAnsi="Times New Roman" w:cs="Times New Roman"/>
          <w:sz w:val="24"/>
          <w:szCs w:val="24"/>
          <w:lang w:val="en-US"/>
        </w:rPr>
        <w:t xml:space="preserve">username, </w:t>
      </w:r>
      <w:r>
        <w:rPr>
          <w:rFonts w:ascii="Times New Roman" w:hAnsi="Times New Roman" w:cs="Times New Roman"/>
          <w:i/>
          <w:sz w:val="24"/>
          <w:szCs w:val="24"/>
          <w:lang w:val="en-US"/>
        </w:rPr>
        <w:t xml:space="preserve">email </w:t>
      </w:r>
      <w:r w:rsidRPr="00C21730">
        <w:rPr>
          <w:rFonts w:ascii="Times New Roman" w:hAnsi="Times New Roman" w:cs="Times New Roman"/>
          <w:sz w:val="24"/>
          <w:szCs w:val="24"/>
        </w:rPr>
        <w:t xml:space="preserve">dan </w:t>
      </w:r>
      <w:r w:rsidRPr="00C21730">
        <w:rPr>
          <w:rFonts w:ascii="Times New Roman" w:hAnsi="Times New Roman" w:cs="Times New Roman"/>
          <w:i/>
          <w:sz w:val="24"/>
          <w:szCs w:val="24"/>
        </w:rPr>
        <w:t>password</w:t>
      </w:r>
      <w:r w:rsidRPr="00C21730">
        <w:rPr>
          <w:rFonts w:ascii="Times New Roman" w:hAnsi="Times New Roman" w:cs="Times New Roman"/>
          <w:sz w:val="24"/>
          <w:szCs w:val="24"/>
        </w:rPr>
        <w:t xml:space="preserve"> yang dimasukkan oleh </w:t>
      </w:r>
      <w:proofErr w:type="spellStart"/>
      <w:r w:rsidR="00AF409D">
        <w:rPr>
          <w:rFonts w:ascii="Times New Roman" w:hAnsi="Times New Roman" w:cs="Times New Roman"/>
          <w:sz w:val="24"/>
          <w:szCs w:val="24"/>
          <w:lang w:val="en-US"/>
        </w:rPr>
        <w:t>peminjam</w:t>
      </w:r>
      <w:proofErr w:type="spellEnd"/>
      <w:r w:rsidRPr="00C21730">
        <w:rPr>
          <w:rFonts w:ascii="Times New Roman" w:hAnsi="Times New Roman" w:cs="Times New Roman"/>
          <w:sz w:val="24"/>
          <w:szCs w:val="24"/>
        </w:rPr>
        <w:t xml:space="preserve"> untuk masuk ke </w:t>
      </w:r>
      <w:proofErr w:type="spellStart"/>
      <w:r w:rsidR="00AF409D">
        <w:rPr>
          <w:rFonts w:ascii="Times New Roman" w:hAnsi="Times New Roman" w:cs="Times New Roman"/>
          <w:sz w:val="24"/>
          <w:szCs w:val="24"/>
          <w:lang w:val="en-US"/>
        </w:rPr>
        <w:t>halaman</w:t>
      </w:r>
      <w:proofErr w:type="spellEnd"/>
      <w:r w:rsidR="00AF409D">
        <w:rPr>
          <w:rFonts w:ascii="Times New Roman" w:hAnsi="Times New Roman" w:cs="Times New Roman"/>
          <w:sz w:val="24"/>
          <w:szCs w:val="24"/>
          <w:lang w:val="en-US"/>
        </w:rPr>
        <w:t xml:space="preserve"> login, </w:t>
      </w:r>
      <w:proofErr w:type="spellStart"/>
      <w:r w:rsidR="00AF409D">
        <w:rPr>
          <w:rFonts w:ascii="Times New Roman" w:hAnsi="Times New Roman" w:cs="Times New Roman"/>
          <w:sz w:val="24"/>
          <w:szCs w:val="24"/>
          <w:lang w:val="en-US"/>
        </w:rPr>
        <w:t>setelah</w:t>
      </w:r>
      <w:proofErr w:type="spellEnd"/>
      <w:r w:rsidR="00AF409D">
        <w:rPr>
          <w:rFonts w:ascii="Times New Roman" w:hAnsi="Times New Roman" w:cs="Times New Roman"/>
          <w:sz w:val="24"/>
          <w:szCs w:val="24"/>
          <w:lang w:val="en-US"/>
        </w:rPr>
        <w:t xml:space="preserve"> valid </w:t>
      </w:r>
      <w:proofErr w:type="spellStart"/>
      <w:r w:rsidR="00AF409D">
        <w:rPr>
          <w:rFonts w:ascii="Times New Roman" w:hAnsi="Times New Roman" w:cs="Times New Roman"/>
          <w:sz w:val="24"/>
          <w:szCs w:val="24"/>
          <w:lang w:val="en-US"/>
        </w:rPr>
        <w:t>registrasi</w:t>
      </w:r>
      <w:proofErr w:type="spellEnd"/>
      <w:r w:rsidR="00AF409D">
        <w:rPr>
          <w:rFonts w:ascii="Times New Roman" w:hAnsi="Times New Roman" w:cs="Times New Roman"/>
          <w:sz w:val="24"/>
          <w:szCs w:val="24"/>
          <w:lang w:val="en-US"/>
        </w:rPr>
        <w:t xml:space="preserve"> </w:t>
      </w:r>
      <w:proofErr w:type="spellStart"/>
      <w:r w:rsidR="00AF409D">
        <w:rPr>
          <w:rFonts w:ascii="Times New Roman" w:hAnsi="Times New Roman" w:cs="Times New Roman"/>
          <w:sz w:val="24"/>
          <w:szCs w:val="24"/>
          <w:lang w:val="en-US"/>
        </w:rPr>
        <w:t>akan</w:t>
      </w:r>
      <w:proofErr w:type="spellEnd"/>
      <w:r w:rsidR="00AF409D">
        <w:rPr>
          <w:rFonts w:ascii="Times New Roman" w:hAnsi="Times New Roman" w:cs="Times New Roman"/>
          <w:sz w:val="24"/>
          <w:szCs w:val="24"/>
          <w:lang w:val="en-US"/>
        </w:rPr>
        <w:t xml:space="preserve"> </w:t>
      </w:r>
      <w:proofErr w:type="spellStart"/>
      <w:r w:rsidR="00AF409D">
        <w:rPr>
          <w:rFonts w:ascii="Times New Roman" w:hAnsi="Times New Roman" w:cs="Times New Roman"/>
          <w:sz w:val="24"/>
          <w:szCs w:val="24"/>
          <w:lang w:val="en-US"/>
        </w:rPr>
        <w:t>menampilkan</w:t>
      </w:r>
      <w:proofErr w:type="spellEnd"/>
      <w:r w:rsidR="00AF409D">
        <w:rPr>
          <w:rFonts w:ascii="Times New Roman" w:hAnsi="Times New Roman" w:cs="Times New Roman"/>
          <w:sz w:val="24"/>
          <w:szCs w:val="24"/>
          <w:lang w:val="en-US"/>
        </w:rPr>
        <w:t xml:space="preserve"> </w:t>
      </w:r>
      <w:proofErr w:type="spellStart"/>
      <w:r w:rsidR="00AF409D">
        <w:rPr>
          <w:rFonts w:ascii="Times New Roman" w:hAnsi="Times New Roman" w:cs="Times New Roman"/>
          <w:sz w:val="24"/>
          <w:szCs w:val="24"/>
          <w:lang w:val="en-US"/>
        </w:rPr>
        <w:t>halaman</w:t>
      </w:r>
      <w:proofErr w:type="spellEnd"/>
      <w:r w:rsidR="00AF409D">
        <w:rPr>
          <w:rFonts w:ascii="Times New Roman" w:hAnsi="Times New Roman" w:cs="Times New Roman"/>
          <w:sz w:val="24"/>
          <w:szCs w:val="24"/>
          <w:lang w:val="en-US"/>
        </w:rPr>
        <w:t xml:space="preserve"> login </w:t>
      </w:r>
      <w:proofErr w:type="spellStart"/>
      <w:r w:rsidR="00AF409D">
        <w:rPr>
          <w:rFonts w:ascii="Times New Roman" w:hAnsi="Times New Roman" w:cs="Times New Roman"/>
          <w:sz w:val="24"/>
          <w:szCs w:val="24"/>
          <w:lang w:val="en-US"/>
        </w:rPr>
        <w:t>dengan</w:t>
      </w:r>
      <w:proofErr w:type="spellEnd"/>
      <w:r w:rsidR="00AF409D">
        <w:rPr>
          <w:rFonts w:ascii="Times New Roman" w:hAnsi="Times New Roman" w:cs="Times New Roman"/>
          <w:sz w:val="24"/>
          <w:szCs w:val="24"/>
          <w:lang w:val="en-US"/>
        </w:rPr>
        <w:t xml:space="preserve">  </w:t>
      </w:r>
      <w:proofErr w:type="spellStart"/>
      <w:r w:rsidR="00AF409D">
        <w:rPr>
          <w:rFonts w:ascii="Times New Roman" w:hAnsi="Times New Roman" w:cs="Times New Roman"/>
          <w:sz w:val="24"/>
          <w:szCs w:val="24"/>
          <w:lang w:val="en-US"/>
        </w:rPr>
        <w:t>mengisi</w:t>
      </w:r>
      <w:proofErr w:type="spellEnd"/>
      <w:r w:rsidR="00AF409D">
        <w:rPr>
          <w:rFonts w:ascii="Times New Roman" w:hAnsi="Times New Roman" w:cs="Times New Roman"/>
          <w:sz w:val="24"/>
          <w:szCs w:val="24"/>
          <w:lang w:val="en-US"/>
        </w:rPr>
        <w:t xml:space="preserve"> email dan password. </w:t>
      </w:r>
      <w:proofErr w:type="spellStart"/>
      <w:r w:rsidR="00AF409D">
        <w:rPr>
          <w:rFonts w:ascii="Times New Roman" w:hAnsi="Times New Roman" w:cs="Times New Roman"/>
          <w:sz w:val="24"/>
          <w:szCs w:val="24"/>
          <w:lang w:val="en-US"/>
        </w:rPr>
        <w:t>Setelah</w:t>
      </w:r>
      <w:proofErr w:type="spellEnd"/>
      <w:r w:rsidR="00AF409D">
        <w:rPr>
          <w:rFonts w:ascii="Times New Roman" w:hAnsi="Times New Roman" w:cs="Times New Roman"/>
          <w:sz w:val="24"/>
          <w:szCs w:val="24"/>
          <w:lang w:val="en-US"/>
        </w:rPr>
        <w:t xml:space="preserve"> login </w:t>
      </w:r>
      <w:proofErr w:type="spellStart"/>
      <w:r w:rsidR="00AF409D">
        <w:rPr>
          <w:rFonts w:ascii="Times New Roman" w:hAnsi="Times New Roman" w:cs="Times New Roman"/>
          <w:sz w:val="24"/>
          <w:szCs w:val="24"/>
          <w:lang w:val="en-US"/>
        </w:rPr>
        <w:t>berhasil</w:t>
      </w:r>
      <w:proofErr w:type="spellEnd"/>
      <w:r w:rsidR="004E108E">
        <w:rPr>
          <w:rFonts w:ascii="Times New Roman" w:hAnsi="Times New Roman" w:cs="Times New Roman"/>
          <w:sz w:val="24"/>
          <w:szCs w:val="24"/>
          <w:lang w:val="en-US"/>
        </w:rPr>
        <w:t xml:space="preserve"> </w:t>
      </w:r>
      <w:proofErr w:type="spellStart"/>
      <w:r w:rsidR="00AF409D">
        <w:rPr>
          <w:rFonts w:ascii="Times New Roman" w:hAnsi="Times New Roman" w:cs="Times New Roman"/>
          <w:sz w:val="24"/>
          <w:szCs w:val="24"/>
          <w:lang w:val="en-US"/>
        </w:rPr>
        <w:t>akan</w:t>
      </w:r>
      <w:proofErr w:type="spellEnd"/>
      <w:r w:rsidR="00AF409D">
        <w:rPr>
          <w:rFonts w:ascii="Times New Roman" w:hAnsi="Times New Roman" w:cs="Times New Roman"/>
          <w:sz w:val="24"/>
          <w:szCs w:val="24"/>
          <w:lang w:val="en-US"/>
        </w:rPr>
        <w:t xml:space="preserve"> </w:t>
      </w:r>
      <w:proofErr w:type="spellStart"/>
      <w:r w:rsidR="00AF409D">
        <w:rPr>
          <w:rFonts w:ascii="Times New Roman" w:hAnsi="Times New Roman" w:cs="Times New Roman"/>
          <w:sz w:val="24"/>
          <w:szCs w:val="24"/>
          <w:lang w:val="en-US"/>
        </w:rPr>
        <w:t>menampilkan</w:t>
      </w:r>
      <w:proofErr w:type="spellEnd"/>
      <w:r w:rsidR="00AF409D">
        <w:rPr>
          <w:rFonts w:ascii="Times New Roman" w:hAnsi="Times New Roman" w:cs="Times New Roman"/>
          <w:sz w:val="24"/>
          <w:szCs w:val="24"/>
          <w:lang w:val="en-US"/>
        </w:rPr>
        <w:t xml:space="preserve"> </w:t>
      </w:r>
      <w:proofErr w:type="spellStart"/>
      <w:r w:rsidR="00AF409D">
        <w:rPr>
          <w:rFonts w:ascii="Times New Roman" w:hAnsi="Times New Roman" w:cs="Times New Roman"/>
          <w:sz w:val="24"/>
          <w:szCs w:val="24"/>
          <w:lang w:val="en-US"/>
        </w:rPr>
        <w:t>halaman</w:t>
      </w:r>
      <w:proofErr w:type="spellEnd"/>
      <w:r w:rsidR="00AF409D">
        <w:rPr>
          <w:rFonts w:ascii="Times New Roman" w:hAnsi="Times New Roman" w:cs="Times New Roman"/>
          <w:sz w:val="24"/>
          <w:szCs w:val="24"/>
          <w:lang w:val="en-US"/>
        </w:rPr>
        <w:t xml:space="preserve"> dashboard </w:t>
      </w:r>
      <w:proofErr w:type="spellStart"/>
      <w:r w:rsidR="00AF409D">
        <w:rPr>
          <w:rFonts w:ascii="Times New Roman" w:hAnsi="Times New Roman" w:cs="Times New Roman"/>
          <w:sz w:val="24"/>
          <w:szCs w:val="24"/>
          <w:lang w:val="en-US"/>
        </w:rPr>
        <w:t>p</w:t>
      </w:r>
      <w:r w:rsidR="00B86E70">
        <w:rPr>
          <w:rFonts w:ascii="Times New Roman" w:hAnsi="Times New Roman" w:cs="Times New Roman"/>
          <w:sz w:val="24"/>
          <w:szCs w:val="24"/>
          <w:lang w:val="en-US"/>
        </w:rPr>
        <w:t>injaman</w:t>
      </w:r>
      <w:proofErr w:type="spellEnd"/>
      <w:r w:rsidR="00B86E70">
        <w:rPr>
          <w:rFonts w:ascii="Times New Roman" w:hAnsi="Times New Roman" w:cs="Times New Roman"/>
          <w:sz w:val="24"/>
          <w:szCs w:val="24"/>
          <w:lang w:val="en-US"/>
        </w:rPr>
        <w:t xml:space="preserve"> </w:t>
      </w:r>
      <w:proofErr w:type="spellStart"/>
      <w:r w:rsidR="00AF409D">
        <w:rPr>
          <w:rFonts w:ascii="Times New Roman" w:hAnsi="Times New Roman" w:cs="Times New Roman"/>
          <w:sz w:val="24"/>
          <w:szCs w:val="24"/>
          <w:lang w:val="en-US"/>
        </w:rPr>
        <w:t>barang</w:t>
      </w:r>
      <w:proofErr w:type="spellEnd"/>
      <w:r w:rsidR="00AF409D">
        <w:rPr>
          <w:rFonts w:ascii="Times New Roman" w:hAnsi="Times New Roman" w:cs="Times New Roman"/>
          <w:sz w:val="24"/>
          <w:szCs w:val="24"/>
          <w:lang w:val="en-US"/>
        </w:rPr>
        <w:t xml:space="preserve">, </w:t>
      </w:r>
      <w:r w:rsidRPr="00C21730">
        <w:rPr>
          <w:rFonts w:ascii="Times New Roman" w:hAnsi="Times New Roman" w:cs="Times New Roman"/>
          <w:sz w:val="24"/>
          <w:szCs w:val="24"/>
        </w:rPr>
        <w:t xml:space="preserve">Berikut ini penjelasan </w:t>
      </w:r>
      <w:r w:rsidRPr="00C21730">
        <w:rPr>
          <w:rFonts w:ascii="Times New Roman" w:hAnsi="Times New Roman" w:cs="Times New Roman"/>
          <w:i/>
          <w:sz w:val="24"/>
          <w:szCs w:val="24"/>
        </w:rPr>
        <w:t xml:space="preserve">Activity Diagram </w:t>
      </w:r>
      <w:r w:rsidR="00AF409D" w:rsidRPr="00AF409D">
        <w:rPr>
          <w:rFonts w:ascii="Times New Roman" w:hAnsi="Times New Roman" w:cs="Times New Roman"/>
          <w:iCs/>
          <w:sz w:val="24"/>
          <w:szCs w:val="24"/>
          <w:lang w:val="en-US"/>
        </w:rPr>
        <w:t xml:space="preserve">Login </w:t>
      </w:r>
      <w:proofErr w:type="spellStart"/>
      <w:r w:rsidR="00AF409D" w:rsidRPr="00AF409D">
        <w:rPr>
          <w:rFonts w:ascii="Times New Roman" w:hAnsi="Times New Roman" w:cs="Times New Roman"/>
          <w:iCs/>
          <w:sz w:val="24"/>
          <w:szCs w:val="24"/>
          <w:lang w:val="en-US"/>
        </w:rPr>
        <w:t>Peminjam</w:t>
      </w:r>
      <w:proofErr w:type="spellEnd"/>
      <w:r w:rsidRPr="00C21730">
        <w:rPr>
          <w:rFonts w:ascii="Times New Roman" w:hAnsi="Times New Roman" w:cs="Times New Roman"/>
          <w:sz w:val="24"/>
          <w:szCs w:val="24"/>
        </w:rPr>
        <w:t xml:space="preserve">, yang dapat dilihat </w:t>
      </w:r>
      <w:r w:rsidR="006F6CB3">
        <w:rPr>
          <w:rFonts w:ascii="Times New Roman" w:hAnsi="Times New Roman" w:cs="Times New Roman"/>
          <w:sz w:val="24"/>
          <w:szCs w:val="24"/>
        </w:rPr>
        <w:t>pada gambar 3.4 dibawah ini:</w:t>
      </w:r>
    </w:p>
    <w:p w14:paraId="163CF6DD" w14:textId="623DC573" w:rsidR="0063020F" w:rsidRDefault="004067B7" w:rsidP="00E3090A">
      <w:pPr>
        <w:keepNext/>
        <w:spacing w:before="100" w:beforeAutospacing="1" w:after="100" w:afterAutospacing="1" w:line="240" w:lineRule="auto"/>
        <w:ind w:hanging="142"/>
        <w:jc w:val="center"/>
      </w:pPr>
      <w:r>
        <w:rPr>
          <w:noProof/>
        </w:rPr>
        <w:drawing>
          <wp:inline distT="0" distB="0" distL="0" distR="0" wp14:anchorId="76CCB680" wp14:editId="127C8482">
            <wp:extent cx="4932000" cy="4492800"/>
            <wp:effectExtent l="0" t="0" r="2540" b="3175"/>
            <wp:docPr id="172218029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2180297" name="Picture 1722180297"/>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4932000" cy="4492800"/>
                    </a:xfrm>
                    <a:prstGeom prst="rect">
                      <a:avLst/>
                    </a:prstGeom>
                  </pic:spPr>
                </pic:pic>
              </a:graphicData>
            </a:graphic>
          </wp:inline>
        </w:drawing>
      </w:r>
    </w:p>
    <w:p w14:paraId="6B799357" w14:textId="1AD89A57" w:rsidR="00E04ABA" w:rsidRDefault="0063020F" w:rsidP="0063020F">
      <w:pPr>
        <w:pStyle w:val="Caption"/>
      </w:pPr>
      <w:bookmarkStart w:id="52" w:name="_Toc165524128"/>
      <w:bookmarkStart w:id="53" w:name="_Toc166478495"/>
      <w:bookmarkStart w:id="54" w:name="_Toc166478934"/>
      <w:bookmarkStart w:id="55" w:name="_Toc167658824"/>
      <w:r>
        <w:t xml:space="preserve">Gambar 3. </w:t>
      </w:r>
      <w:r>
        <w:fldChar w:fldCharType="begin"/>
      </w:r>
      <w:r>
        <w:instrText xml:space="preserve"> SEQ Gambar_3. \* ARABIC </w:instrText>
      </w:r>
      <w:r>
        <w:fldChar w:fldCharType="separate"/>
      </w:r>
      <w:r w:rsidR="00BA728A">
        <w:rPr>
          <w:noProof/>
        </w:rPr>
        <w:t>4</w:t>
      </w:r>
      <w:r>
        <w:rPr>
          <w:noProof/>
        </w:rPr>
        <w:fldChar w:fldCharType="end"/>
      </w:r>
      <w:r>
        <w:t xml:space="preserve"> </w:t>
      </w:r>
      <w:r w:rsidR="00821A6D" w:rsidRPr="00667286">
        <w:rPr>
          <w:i/>
        </w:rPr>
        <w:t>Activity Diagram</w:t>
      </w:r>
      <w:r w:rsidR="00821A6D" w:rsidRPr="00667286">
        <w:t xml:space="preserve"> </w:t>
      </w:r>
      <w:r w:rsidR="00E04ABA" w:rsidRPr="000E4CEF">
        <w:t>Login</w:t>
      </w:r>
      <w:r w:rsidR="00E04ABA">
        <w:t xml:space="preserve"> </w:t>
      </w:r>
      <w:proofErr w:type="spellStart"/>
      <w:r w:rsidR="00E85341">
        <w:t>Peminjam</w:t>
      </w:r>
      <w:bookmarkEnd w:id="52"/>
      <w:bookmarkEnd w:id="53"/>
      <w:bookmarkEnd w:id="54"/>
      <w:bookmarkEnd w:id="55"/>
      <w:proofErr w:type="spellEnd"/>
    </w:p>
    <w:p w14:paraId="5ECAFBBA" w14:textId="77777777" w:rsidR="0063020F" w:rsidRPr="0063020F" w:rsidRDefault="0063020F" w:rsidP="0063020F">
      <w:pPr>
        <w:rPr>
          <w:lang w:val="en-US"/>
        </w:rPr>
      </w:pPr>
    </w:p>
    <w:p w14:paraId="51A4364B" w14:textId="1904FE70" w:rsidR="00821A6D" w:rsidRPr="001707C7" w:rsidRDefault="00821A6D" w:rsidP="001707C7">
      <w:pPr>
        <w:pStyle w:val="ListParagraph"/>
        <w:numPr>
          <w:ilvl w:val="0"/>
          <w:numId w:val="34"/>
        </w:numPr>
        <w:spacing w:after="0" w:line="480" w:lineRule="auto"/>
        <w:jc w:val="both"/>
        <w:rPr>
          <w:rFonts w:ascii="Times New Roman" w:eastAsia="Times New Roman" w:hAnsi="Times New Roman" w:cs="Times New Roman"/>
          <w:b/>
          <w:bCs/>
          <w:sz w:val="24"/>
          <w:szCs w:val="24"/>
          <w:lang w:val="en-US"/>
        </w:rPr>
      </w:pPr>
      <w:r w:rsidRPr="001707C7">
        <w:rPr>
          <w:rFonts w:ascii="Times New Roman" w:eastAsia="SimSun" w:hAnsi="Times New Roman" w:cs="Times New Roman"/>
          <w:b/>
          <w:bCs/>
          <w:i/>
          <w:iCs/>
          <w:sz w:val="24"/>
          <w:szCs w:val="24"/>
          <w:lang w:val="en-US" w:eastAsia="zh-CN" w:bidi="ar"/>
        </w:rPr>
        <w:lastRenderedPageBreak/>
        <w:t>Activity Diagram</w:t>
      </w:r>
      <w:r w:rsidR="00EC7C1A">
        <w:rPr>
          <w:rFonts w:ascii="Times New Roman" w:eastAsia="SimSun" w:hAnsi="Times New Roman" w:cs="Times New Roman"/>
          <w:b/>
          <w:bCs/>
          <w:sz w:val="24"/>
          <w:szCs w:val="24"/>
          <w:lang w:val="en-US" w:eastAsia="zh-CN" w:bidi="ar"/>
        </w:rPr>
        <w:t xml:space="preserve"> </w:t>
      </w:r>
      <w:proofErr w:type="spellStart"/>
      <w:r w:rsidR="00604BC0">
        <w:rPr>
          <w:rFonts w:ascii="Times New Roman" w:eastAsia="SimSun" w:hAnsi="Times New Roman" w:cs="Times New Roman"/>
          <w:b/>
          <w:bCs/>
          <w:sz w:val="24"/>
          <w:szCs w:val="24"/>
          <w:lang w:val="en-US" w:eastAsia="zh-CN" w:bidi="ar"/>
        </w:rPr>
        <w:t>Peminjam</w:t>
      </w:r>
      <w:r w:rsidR="0002617F">
        <w:rPr>
          <w:rFonts w:ascii="Times New Roman" w:eastAsia="SimSun" w:hAnsi="Times New Roman" w:cs="Times New Roman"/>
          <w:b/>
          <w:bCs/>
          <w:sz w:val="24"/>
          <w:szCs w:val="24"/>
          <w:lang w:val="en-US" w:eastAsia="zh-CN" w:bidi="ar"/>
        </w:rPr>
        <w:t>an</w:t>
      </w:r>
      <w:proofErr w:type="spellEnd"/>
      <w:r w:rsidR="00EC7C1A">
        <w:rPr>
          <w:rFonts w:ascii="Times New Roman" w:eastAsia="SimSun" w:hAnsi="Times New Roman" w:cs="Times New Roman"/>
          <w:b/>
          <w:bCs/>
          <w:sz w:val="24"/>
          <w:szCs w:val="24"/>
          <w:lang w:val="en-US" w:eastAsia="zh-CN" w:bidi="ar"/>
        </w:rPr>
        <w:t xml:space="preserve"> Barang</w:t>
      </w:r>
    </w:p>
    <w:p w14:paraId="5FBFB39B" w14:textId="551AB572" w:rsidR="00363325" w:rsidRPr="000E4CEF" w:rsidRDefault="00363325" w:rsidP="00363325">
      <w:pPr>
        <w:spacing w:line="480" w:lineRule="auto"/>
        <w:ind w:firstLine="720"/>
        <w:jc w:val="both"/>
        <w:rPr>
          <w:rFonts w:ascii="Times New Roman" w:hAnsi="Times New Roman"/>
          <w:sz w:val="24"/>
          <w:szCs w:val="24"/>
        </w:rPr>
      </w:pPr>
      <w:r w:rsidRPr="000E4CEF">
        <w:rPr>
          <w:rFonts w:ascii="Times New Roman" w:hAnsi="Times New Roman"/>
          <w:i/>
          <w:sz w:val="24"/>
          <w:szCs w:val="24"/>
        </w:rPr>
        <w:t xml:space="preserve">Activity </w:t>
      </w:r>
      <w:r w:rsidR="00604BC0" w:rsidRPr="000E4CEF">
        <w:rPr>
          <w:rFonts w:ascii="Times New Roman" w:hAnsi="Times New Roman"/>
          <w:i/>
          <w:sz w:val="24"/>
          <w:szCs w:val="24"/>
          <w:lang w:val="en-US"/>
        </w:rPr>
        <w:t>D</w:t>
      </w:r>
      <w:r w:rsidRPr="000E4CEF">
        <w:rPr>
          <w:rFonts w:ascii="Times New Roman" w:hAnsi="Times New Roman"/>
          <w:i/>
          <w:sz w:val="24"/>
          <w:szCs w:val="24"/>
        </w:rPr>
        <w:t>iagram</w:t>
      </w:r>
      <w:r w:rsidR="00EC7C1A" w:rsidRPr="000E4CEF">
        <w:rPr>
          <w:rFonts w:ascii="Times New Roman" w:hAnsi="Times New Roman"/>
          <w:i/>
          <w:sz w:val="24"/>
          <w:szCs w:val="24"/>
          <w:lang w:val="en-US"/>
        </w:rPr>
        <w:t xml:space="preserve"> </w:t>
      </w:r>
      <w:proofErr w:type="spellStart"/>
      <w:r w:rsidR="00EC7C1A" w:rsidRPr="000E4CEF">
        <w:rPr>
          <w:rFonts w:ascii="Times New Roman" w:hAnsi="Times New Roman"/>
          <w:sz w:val="24"/>
          <w:szCs w:val="24"/>
          <w:lang w:val="en-US"/>
        </w:rPr>
        <w:t>P</w:t>
      </w:r>
      <w:r w:rsidR="00E04ABA" w:rsidRPr="000E4CEF">
        <w:rPr>
          <w:rFonts w:ascii="Times New Roman" w:hAnsi="Times New Roman"/>
          <w:sz w:val="24"/>
          <w:szCs w:val="24"/>
          <w:lang w:val="en-US"/>
        </w:rPr>
        <w:t>eminjam</w:t>
      </w:r>
      <w:r w:rsidR="0002617F" w:rsidRPr="000E4CEF">
        <w:rPr>
          <w:rFonts w:ascii="Times New Roman" w:hAnsi="Times New Roman"/>
          <w:sz w:val="24"/>
          <w:szCs w:val="24"/>
          <w:lang w:val="en-US"/>
        </w:rPr>
        <w:t>an</w:t>
      </w:r>
      <w:proofErr w:type="spellEnd"/>
      <w:r w:rsidR="00EC7C1A" w:rsidRPr="000E4CEF">
        <w:rPr>
          <w:rFonts w:ascii="Times New Roman" w:hAnsi="Times New Roman"/>
          <w:sz w:val="24"/>
          <w:szCs w:val="24"/>
          <w:lang w:val="en-US"/>
        </w:rPr>
        <w:t xml:space="preserve"> Barang</w:t>
      </w:r>
      <w:r w:rsidR="00E04ABA" w:rsidRPr="000E4CEF">
        <w:rPr>
          <w:rFonts w:ascii="Times New Roman" w:hAnsi="Times New Roman"/>
          <w:sz w:val="24"/>
          <w:szCs w:val="24"/>
          <w:lang w:val="en-US"/>
        </w:rPr>
        <w:t xml:space="preserve"> </w:t>
      </w:r>
      <w:r w:rsidRPr="000E4CEF">
        <w:rPr>
          <w:rFonts w:ascii="Times New Roman" w:hAnsi="Times New Roman"/>
          <w:sz w:val="24"/>
          <w:szCs w:val="24"/>
        </w:rPr>
        <w:t xml:space="preserve">dimulai ketika </w:t>
      </w:r>
      <w:r w:rsidR="00B86E70">
        <w:rPr>
          <w:rFonts w:ascii="Times New Roman" w:hAnsi="Times New Roman"/>
          <w:sz w:val="24"/>
          <w:szCs w:val="24"/>
          <w:lang w:val="en-US"/>
        </w:rPr>
        <w:t xml:space="preserve">user </w:t>
      </w:r>
      <w:r w:rsidRPr="000E4CEF">
        <w:rPr>
          <w:rFonts w:ascii="Times New Roman" w:hAnsi="Times New Roman"/>
          <w:sz w:val="24"/>
          <w:szCs w:val="24"/>
        </w:rPr>
        <w:t xml:space="preserve">telah </w:t>
      </w:r>
      <w:r w:rsidRPr="000E4CEF">
        <w:rPr>
          <w:rFonts w:ascii="Times New Roman" w:hAnsi="Times New Roman"/>
          <w:iCs/>
          <w:sz w:val="24"/>
          <w:szCs w:val="24"/>
        </w:rPr>
        <w:t xml:space="preserve">login </w:t>
      </w:r>
      <w:r w:rsidRPr="000E4CEF">
        <w:rPr>
          <w:rFonts w:ascii="Times New Roman" w:hAnsi="Times New Roman"/>
          <w:sz w:val="24"/>
          <w:szCs w:val="24"/>
        </w:rPr>
        <w:t xml:space="preserve">sebagai </w:t>
      </w:r>
      <w:proofErr w:type="spellStart"/>
      <w:r w:rsidR="00EC7C1A" w:rsidRPr="000E4CEF">
        <w:rPr>
          <w:rFonts w:ascii="Times New Roman" w:hAnsi="Times New Roman"/>
          <w:sz w:val="24"/>
          <w:szCs w:val="24"/>
          <w:lang w:val="en-US"/>
        </w:rPr>
        <w:t>peminjam</w:t>
      </w:r>
      <w:proofErr w:type="spellEnd"/>
      <w:r w:rsidRPr="000E4CEF">
        <w:rPr>
          <w:rFonts w:ascii="Times New Roman" w:hAnsi="Times New Roman"/>
          <w:sz w:val="24"/>
          <w:szCs w:val="24"/>
        </w:rPr>
        <w:t>. Sistem dapat menyediakan fungsi tambah</w:t>
      </w:r>
      <w:r w:rsidR="000E4CEF" w:rsidRPr="000E4CEF">
        <w:rPr>
          <w:rFonts w:ascii="Times New Roman" w:hAnsi="Times New Roman"/>
          <w:sz w:val="24"/>
          <w:szCs w:val="24"/>
        </w:rPr>
        <w:t xml:space="preserve"> barang untuk dipinjam dengan memilih nama barang ,kode barang</w:t>
      </w:r>
      <w:r w:rsidR="00B86E70">
        <w:rPr>
          <w:rFonts w:ascii="Times New Roman" w:hAnsi="Times New Roman"/>
          <w:sz w:val="24"/>
          <w:szCs w:val="24"/>
        </w:rPr>
        <w:t xml:space="preserve">, kategori barang, foto barang, jumlah barang dan kondisi barang. </w:t>
      </w:r>
      <w:r w:rsidRPr="000E4CEF">
        <w:rPr>
          <w:rFonts w:ascii="Times New Roman" w:hAnsi="Times New Roman"/>
          <w:sz w:val="24"/>
          <w:szCs w:val="24"/>
        </w:rPr>
        <w:t xml:space="preserve">Berikut ini penjelasan </w:t>
      </w:r>
      <w:r w:rsidRPr="000E4CEF">
        <w:rPr>
          <w:rFonts w:ascii="Times New Roman" w:hAnsi="Times New Roman"/>
          <w:i/>
          <w:sz w:val="24"/>
          <w:szCs w:val="24"/>
        </w:rPr>
        <w:t>Activity Diagram</w:t>
      </w:r>
      <w:r w:rsidR="00EC7C1A" w:rsidRPr="000E4CEF">
        <w:rPr>
          <w:rFonts w:ascii="Times New Roman" w:hAnsi="Times New Roman"/>
          <w:sz w:val="24"/>
          <w:szCs w:val="24"/>
          <w:lang w:val="en-US"/>
        </w:rPr>
        <w:t xml:space="preserve"> </w:t>
      </w:r>
      <w:proofErr w:type="spellStart"/>
      <w:r w:rsidR="00E04ABA" w:rsidRPr="000E4CEF">
        <w:rPr>
          <w:rFonts w:ascii="Times New Roman" w:hAnsi="Times New Roman"/>
          <w:sz w:val="24"/>
          <w:szCs w:val="24"/>
          <w:lang w:val="en-US"/>
        </w:rPr>
        <w:t>peminjam</w:t>
      </w:r>
      <w:r w:rsidR="0002617F" w:rsidRPr="000E4CEF">
        <w:rPr>
          <w:rFonts w:ascii="Times New Roman" w:hAnsi="Times New Roman"/>
          <w:sz w:val="24"/>
          <w:szCs w:val="24"/>
          <w:lang w:val="en-US"/>
        </w:rPr>
        <w:t>an</w:t>
      </w:r>
      <w:proofErr w:type="spellEnd"/>
      <w:r w:rsidR="00EC7C1A" w:rsidRPr="000E4CEF">
        <w:rPr>
          <w:rFonts w:ascii="Times New Roman" w:hAnsi="Times New Roman"/>
          <w:sz w:val="24"/>
          <w:szCs w:val="24"/>
          <w:lang w:val="en-US"/>
        </w:rPr>
        <w:t xml:space="preserve"> </w:t>
      </w:r>
      <w:proofErr w:type="spellStart"/>
      <w:r w:rsidR="00EC7C1A" w:rsidRPr="000E4CEF">
        <w:rPr>
          <w:rFonts w:ascii="Times New Roman" w:hAnsi="Times New Roman"/>
          <w:sz w:val="24"/>
          <w:szCs w:val="24"/>
          <w:lang w:val="en-US"/>
        </w:rPr>
        <w:t>barang</w:t>
      </w:r>
      <w:proofErr w:type="spellEnd"/>
      <w:r w:rsidR="00EC7C1A" w:rsidRPr="000E4CEF">
        <w:rPr>
          <w:rFonts w:ascii="Times New Roman" w:hAnsi="Times New Roman"/>
          <w:sz w:val="24"/>
          <w:szCs w:val="24"/>
          <w:lang w:val="en-US"/>
        </w:rPr>
        <w:t xml:space="preserve"> </w:t>
      </w:r>
      <w:r w:rsidRPr="000E4CEF">
        <w:rPr>
          <w:rFonts w:ascii="Times New Roman" w:hAnsi="Times New Roman"/>
          <w:sz w:val="24"/>
          <w:szCs w:val="24"/>
        </w:rPr>
        <w:t xml:space="preserve">yang dapat dilihat pada </w:t>
      </w:r>
      <w:r w:rsidR="006F6CB3" w:rsidRPr="000E4CEF">
        <w:rPr>
          <w:rFonts w:ascii="Times New Roman" w:hAnsi="Times New Roman"/>
          <w:sz w:val="24"/>
          <w:szCs w:val="24"/>
        </w:rPr>
        <w:t>gambar 3.5 dibawah ini:</w:t>
      </w:r>
    </w:p>
    <w:p w14:paraId="28F6F2BB" w14:textId="15B832AB" w:rsidR="0063020F" w:rsidRDefault="001D249B" w:rsidP="001D249B">
      <w:pPr>
        <w:keepNext/>
        <w:tabs>
          <w:tab w:val="left" w:pos="993"/>
        </w:tabs>
        <w:spacing w:line="240" w:lineRule="auto"/>
        <w:ind w:left="567" w:right="709" w:hanging="567"/>
        <w:jc w:val="center"/>
      </w:pPr>
      <w:r>
        <w:rPr>
          <w:noProof/>
        </w:rPr>
        <w:drawing>
          <wp:inline distT="0" distB="0" distL="0" distR="0" wp14:anchorId="567C7E58" wp14:editId="3BCFFC60">
            <wp:extent cx="4932000" cy="4492800"/>
            <wp:effectExtent l="0" t="0" r="2540" b="3175"/>
            <wp:docPr id="1062041793"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2041793" name="Picture 1062041793"/>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4932000" cy="4492800"/>
                    </a:xfrm>
                    <a:prstGeom prst="rect">
                      <a:avLst/>
                    </a:prstGeom>
                  </pic:spPr>
                </pic:pic>
              </a:graphicData>
            </a:graphic>
          </wp:inline>
        </w:drawing>
      </w:r>
    </w:p>
    <w:p w14:paraId="083139FF" w14:textId="4F2E687C" w:rsidR="00B2635D" w:rsidRDefault="0063020F" w:rsidP="00EB14E7">
      <w:pPr>
        <w:pStyle w:val="Caption"/>
        <w:ind w:left="709"/>
      </w:pPr>
      <w:bookmarkStart w:id="56" w:name="_Toc165524129"/>
      <w:bookmarkStart w:id="57" w:name="_Toc166478496"/>
      <w:bookmarkStart w:id="58" w:name="_Toc166478935"/>
      <w:bookmarkStart w:id="59" w:name="_Toc167658825"/>
      <w:r>
        <w:t xml:space="preserve">Gambar 3. </w:t>
      </w:r>
      <w:r>
        <w:fldChar w:fldCharType="begin"/>
      </w:r>
      <w:r>
        <w:instrText xml:space="preserve"> SEQ Gambar_3. \* ARABIC </w:instrText>
      </w:r>
      <w:r>
        <w:fldChar w:fldCharType="separate"/>
      </w:r>
      <w:r w:rsidR="00BA728A">
        <w:rPr>
          <w:noProof/>
        </w:rPr>
        <w:t>5</w:t>
      </w:r>
      <w:r>
        <w:rPr>
          <w:noProof/>
        </w:rPr>
        <w:fldChar w:fldCharType="end"/>
      </w:r>
      <w:r>
        <w:t xml:space="preserve"> </w:t>
      </w:r>
      <w:r w:rsidR="00821A6D" w:rsidRPr="002A2AF5">
        <w:rPr>
          <w:rStyle w:val="CommentReference"/>
          <w:i/>
          <w:sz w:val="24"/>
          <w:szCs w:val="24"/>
        </w:rPr>
        <w:t>Activity Diagram</w:t>
      </w:r>
      <w:r w:rsidR="00EC7C1A">
        <w:t xml:space="preserve"> </w:t>
      </w:r>
      <w:proofErr w:type="spellStart"/>
      <w:r w:rsidR="00604BC0">
        <w:t>P</w:t>
      </w:r>
      <w:r w:rsidR="00E04ABA">
        <w:t>eminjam</w:t>
      </w:r>
      <w:r w:rsidR="0002617F">
        <w:t>an</w:t>
      </w:r>
      <w:proofErr w:type="spellEnd"/>
      <w:r w:rsidR="00EC7C1A">
        <w:t xml:space="preserve"> Barang</w:t>
      </w:r>
      <w:bookmarkEnd w:id="56"/>
      <w:bookmarkEnd w:id="57"/>
      <w:bookmarkEnd w:id="58"/>
      <w:bookmarkEnd w:id="59"/>
    </w:p>
    <w:p w14:paraId="4280554E" w14:textId="77777777" w:rsidR="003F3871" w:rsidRPr="003F3871" w:rsidRDefault="003F3871" w:rsidP="003F3871">
      <w:pPr>
        <w:rPr>
          <w:lang w:val="en-US"/>
        </w:rPr>
      </w:pPr>
    </w:p>
    <w:p w14:paraId="5ACA0D64" w14:textId="69CA2A3D" w:rsidR="00B2635D" w:rsidRPr="001F2671" w:rsidRDefault="00B2635D" w:rsidP="00B2635D">
      <w:pPr>
        <w:pStyle w:val="Heading1"/>
        <w:numPr>
          <w:ilvl w:val="0"/>
          <w:numId w:val="28"/>
        </w:numPr>
        <w:ind w:left="426" w:firstLine="0"/>
        <w:rPr>
          <w:rFonts w:eastAsia="MS Gothic" w:cs="Times New Roman"/>
          <w:kern w:val="36"/>
          <w:sz w:val="24"/>
          <w:szCs w:val="24"/>
          <w:lang w:val="zh-CN" w:eastAsia="zh-CN"/>
        </w:rPr>
      </w:pPr>
      <w:bookmarkStart w:id="60" w:name="_Toc167658790"/>
      <w:r w:rsidRPr="001F2671">
        <w:rPr>
          <w:rFonts w:cs="Times New Roman"/>
          <w:i/>
          <w:iCs/>
          <w:kern w:val="36"/>
          <w:sz w:val="24"/>
          <w:szCs w:val="24"/>
          <w:lang w:val="en-US"/>
        </w:rPr>
        <w:t>Class Diagram</w:t>
      </w:r>
      <w:bookmarkEnd w:id="60"/>
    </w:p>
    <w:p w14:paraId="074534DA" w14:textId="10266A29" w:rsidR="00B2635D" w:rsidRPr="001F2671" w:rsidRDefault="00B2635D" w:rsidP="008702D0">
      <w:pPr>
        <w:spacing w:line="480" w:lineRule="auto"/>
        <w:ind w:firstLine="720"/>
        <w:jc w:val="both"/>
        <w:rPr>
          <w:rFonts w:ascii="Times New Roman" w:eastAsia="SimSun" w:hAnsi="Times New Roman" w:cs="Times New Roman"/>
          <w:sz w:val="24"/>
          <w:szCs w:val="24"/>
          <w:lang w:val="en-ID"/>
        </w:rPr>
      </w:pPr>
      <w:r w:rsidRPr="001F2671">
        <w:rPr>
          <w:rFonts w:ascii="Times New Roman" w:hAnsi="Times New Roman" w:cs="Times New Roman"/>
          <w:i/>
          <w:sz w:val="24"/>
          <w:szCs w:val="24"/>
        </w:rPr>
        <w:t xml:space="preserve">Class </w:t>
      </w:r>
      <w:r w:rsidRPr="001F2671">
        <w:rPr>
          <w:rFonts w:ascii="Times New Roman" w:hAnsi="Times New Roman" w:cs="Times New Roman"/>
          <w:i/>
          <w:sz w:val="24"/>
          <w:szCs w:val="24"/>
          <w:lang w:val="en-US"/>
        </w:rPr>
        <w:t>D</w:t>
      </w:r>
      <w:r w:rsidRPr="001F2671">
        <w:rPr>
          <w:rFonts w:ascii="Times New Roman" w:hAnsi="Times New Roman" w:cs="Times New Roman"/>
          <w:i/>
          <w:sz w:val="24"/>
          <w:szCs w:val="24"/>
        </w:rPr>
        <w:t>iagram</w:t>
      </w:r>
      <w:r w:rsidRPr="001F2671">
        <w:rPr>
          <w:rFonts w:ascii="Times New Roman" w:hAnsi="Times New Roman" w:cs="Times New Roman"/>
          <w:sz w:val="24"/>
          <w:szCs w:val="24"/>
        </w:rPr>
        <w:t xml:space="preserve"> merupakan gambaran struktur sistem dari segi pendefinisian kelas-kelas untuk</w:t>
      </w:r>
      <w:r w:rsidRPr="001F2671">
        <w:rPr>
          <w:rFonts w:ascii="Times New Roman" w:hAnsi="Times New Roman" w:cs="Times New Roman"/>
          <w:sz w:val="24"/>
          <w:szCs w:val="24"/>
          <w:lang w:val="en-US"/>
        </w:rPr>
        <w:t xml:space="preserve"> S</w:t>
      </w:r>
      <w:r w:rsidRPr="001F2671">
        <w:rPr>
          <w:rFonts w:ascii="Times New Roman" w:hAnsi="Times New Roman" w:cs="Times New Roman"/>
          <w:sz w:val="24"/>
          <w:szCs w:val="24"/>
        </w:rPr>
        <w:t xml:space="preserve">istem </w:t>
      </w:r>
      <w:r w:rsidRPr="001F2671">
        <w:rPr>
          <w:rFonts w:ascii="Times New Roman" w:hAnsi="Times New Roman" w:cs="Times New Roman"/>
          <w:sz w:val="24"/>
          <w:szCs w:val="24"/>
          <w:lang w:val="en-US"/>
        </w:rPr>
        <w:t>I</w:t>
      </w:r>
      <w:r w:rsidRPr="001F2671">
        <w:rPr>
          <w:rFonts w:ascii="Times New Roman" w:hAnsi="Times New Roman" w:cs="Times New Roman"/>
          <w:sz w:val="24"/>
          <w:szCs w:val="24"/>
        </w:rPr>
        <w:t xml:space="preserve">nformasi </w:t>
      </w:r>
      <w:proofErr w:type="spellStart"/>
      <w:r w:rsidRPr="001F2671">
        <w:rPr>
          <w:rFonts w:ascii="Times New Roman" w:hAnsi="Times New Roman" w:cs="Times New Roman"/>
          <w:sz w:val="24"/>
          <w:szCs w:val="24"/>
          <w:lang w:val="en-US"/>
        </w:rPr>
        <w:t>Pengolahan</w:t>
      </w:r>
      <w:proofErr w:type="spellEnd"/>
      <w:r w:rsidRPr="001F2671">
        <w:rPr>
          <w:rFonts w:ascii="Times New Roman" w:hAnsi="Times New Roman" w:cs="Times New Roman"/>
          <w:sz w:val="24"/>
          <w:szCs w:val="24"/>
          <w:lang w:val="en-US"/>
        </w:rPr>
        <w:t xml:space="preserve"> </w:t>
      </w:r>
      <w:proofErr w:type="spellStart"/>
      <w:r w:rsidRPr="001F2671">
        <w:rPr>
          <w:rFonts w:ascii="Times New Roman" w:hAnsi="Times New Roman" w:cs="Times New Roman"/>
          <w:sz w:val="24"/>
          <w:szCs w:val="24"/>
          <w:lang w:val="en-US"/>
        </w:rPr>
        <w:t>Peminjaman</w:t>
      </w:r>
      <w:proofErr w:type="spellEnd"/>
      <w:r w:rsidRPr="001F2671">
        <w:rPr>
          <w:rFonts w:ascii="Times New Roman" w:hAnsi="Times New Roman" w:cs="Times New Roman"/>
          <w:sz w:val="24"/>
          <w:szCs w:val="24"/>
          <w:lang w:val="en-US"/>
        </w:rPr>
        <w:t xml:space="preserve"> </w:t>
      </w:r>
      <w:proofErr w:type="spellStart"/>
      <w:r w:rsidR="000561DD" w:rsidRPr="001F2671">
        <w:rPr>
          <w:rFonts w:ascii="Times New Roman" w:hAnsi="Times New Roman" w:cs="Times New Roman"/>
          <w:sz w:val="24"/>
          <w:szCs w:val="24"/>
          <w:lang w:val="en-US"/>
        </w:rPr>
        <w:lastRenderedPageBreak/>
        <w:t>Sarpras</w:t>
      </w:r>
      <w:proofErr w:type="spellEnd"/>
      <w:r w:rsidR="000561DD" w:rsidRPr="001F2671">
        <w:rPr>
          <w:rFonts w:ascii="Times New Roman" w:hAnsi="Times New Roman" w:cs="Times New Roman"/>
          <w:sz w:val="24"/>
          <w:szCs w:val="24"/>
          <w:lang w:val="en-US"/>
        </w:rPr>
        <w:t xml:space="preserve"> </w:t>
      </w:r>
      <w:proofErr w:type="spellStart"/>
      <w:r w:rsidR="000561DD" w:rsidRPr="001F2671">
        <w:rPr>
          <w:rFonts w:ascii="Times New Roman" w:hAnsi="Times New Roman" w:cs="Times New Roman"/>
          <w:sz w:val="24"/>
          <w:szCs w:val="24"/>
          <w:lang w:val="en-US"/>
        </w:rPr>
        <w:t>Berbasis</w:t>
      </w:r>
      <w:proofErr w:type="spellEnd"/>
      <w:r w:rsidR="000561DD" w:rsidRPr="001F2671">
        <w:rPr>
          <w:rFonts w:ascii="Times New Roman" w:hAnsi="Times New Roman" w:cs="Times New Roman"/>
          <w:sz w:val="24"/>
          <w:szCs w:val="24"/>
          <w:lang w:val="en-US"/>
        </w:rPr>
        <w:t xml:space="preserve"> </w:t>
      </w:r>
      <w:r w:rsidR="0043023B" w:rsidRPr="001F2671">
        <w:rPr>
          <w:rFonts w:ascii="Times New Roman" w:hAnsi="Times New Roman" w:cs="Times New Roman"/>
          <w:sz w:val="24"/>
          <w:szCs w:val="24"/>
          <w:lang w:val="en-US"/>
        </w:rPr>
        <w:t>Website</w:t>
      </w:r>
      <w:r w:rsidR="000561DD" w:rsidRPr="001F2671">
        <w:rPr>
          <w:rFonts w:ascii="Times New Roman" w:hAnsi="Times New Roman" w:cs="Times New Roman"/>
          <w:sz w:val="24"/>
          <w:szCs w:val="24"/>
          <w:lang w:val="en-US"/>
        </w:rPr>
        <w:t xml:space="preserve"> di</w:t>
      </w:r>
      <w:r w:rsidRPr="001F2671">
        <w:rPr>
          <w:rFonts w:ascii="Times New Roman" w:hAnsi="Times New Roman" w:cs="Times New Roman"/>
          <w:sz w:val="24"/>
          <w:szCs w:val="24"/>
        </w:rPr>
        <w:t xml:space="preserve"> STMIK PPKIA Pradnya Paramita Malang, kelas yang memiliki atribut dan metode atau operasi. Berikut gambar </w:t>
      </w:r>
      <w:r w:rsidRPr="001F2671">
        <w:rPr>
          <w:rFonts w:ascii="Times New Roman" w:hAnsi="Times New Roman" w:cs="Times New Roman"/>
          <w:i/>
          <w:sz w:val="24"/>
          <w:szCs w:val="24"/>
          <w:lang w:val="en-US"/>
        </w:rPr>
        <w:t>C</w:t>
      </w:r>
      <w:r w:rsidRPr="001F2671">
        <w:rPr>
          <w:rFonts w:ascii="Times New Roman" w:hAnsi="Times New Roman" w:cs="Times New Roman"/>
          <w:i/>
          <w:sz w:val="24"/>
          <w:szCs w:val="24"/>
        </w:rPr>
        <w:t xml:space="preserve">lass </w:t>
      </w:r>
      <w:r w:rsidRPr="001F2671">
        <w:rPr>
          <w:rFonts w:ascii="Times New Roman" w:hAnsi="Times New Roman" w:cs="Times New Roman"/>
          <w:i/>
          <w:sz w:val="24"/>
          <w:szCs w:val="24"/>
          <w:lang w:val="en-US"/>
        </w:rPr>
        <w:t>D</w:t>
      </w:r>
      <w:r w:rsidRPr="001F2671">
        <w:rPr>
          <w:rFonts w:ascii="Times New Roman" w:hAnsi="Times New Roman" w:cs="Times New Roman"/>
          <w:i/>
          <w:sz w:val="24"/>
          <w:szCs w:val="24"/>
        </w:rPr>
        <w:t>iagram</w:t>
      </w:r>
      <w:r w:rsidRPr="001F2671">
        <w:rPr>
          <w:rFonts w:ascii="Times New Roman" w:hAnsi="Times New Roman" w:cs="Times New Roman"/>
          <w:i/>
          <w:sz w:val="24"/>
          <w:szCs w:val="24"/>
          <w:lang w:val="en-US"/>
        </w:rPr>
        <w:t xml:space="preserve"> </w:t>
      </w:r>
      <w:proofErr w:type="spellStart"/>
      <w:r w:rsidRPr="001F2671">
        <w:rPr>
          <w:rFonts w:ascii="Times New Roman" w:hAnsi="Times New Roman" w:cs="Times New Roman"/>
          <w:sz w:val="24"/>
          <w:szCs w:val="24"/>
          <w:lang w:val="en-US"/>
        </w:rPr>
        <w:t>Pengolahan</w:t>
      </w:r>
      <w:proofErr w:type="spellEnd"/>
      <w:r w:rsidRPr="001F2671">
        <w:rPr>
          <w:rFonts w:ascii="Times New Roman" w:hAnsi="Times New Roman" w:cs="Times New Roman"/>
          <w:sz w:val="24"/>
          <w:szCs w:val="24"/>
          <w:lang w:val="en-US"/>
        </w:rPr>
        <w:t xml:space="preserve"> </w:t>
      </w:r>
      <w:proofErr w:type="spellStart"/>
      <w:r w:rsidRPr="001F2671">
        <w:rPr>
          <w:rFonts w:ascii="Times New Roman" w:hAnsi="Times New Roman" w:cs="Times New Roman"/>
          <w:sz w:val="24"/>
          <w:szCs w:val="24"/>
          <w:lang w:val="en-US"/>
        </w:rPr>
        <w:t>Peminjaman</w:t>
      </w:r>
      <w:proofErr w:type="spellEnd"/>
      <w:r w:rsidRPr="001F2671">
        <w:rPr>
          <w:rFonts w:ascii="Times New Roman" w:hAnsi="Times New Roman" w:cs="Times New Roman"/>
          <w:sz w:val="24"/>
          <w:szCs w:val="24"/>
          <w:lang w:val="en-US"/>
        </w:rPr>
        <w:t xml:space="preserve"> </w:t>
      </w:r>
      <w:proofErr w:type="spellStart"/>
      <w:r w:rsidRPr="001F2671">
        <w:rPr>
          <w:rFonts w:ascii="Times New Roman" w:hAnsi="Times New Roman" w:cs="Times New Roman"/>
          <w:sz w:val="24"/>
          <w:szCs w:val="24"/>
          <w:lang w:val="en-US"/>
        </w:rPr>
        <w:t>Sarpras</w:t>
      </w:r>
      <w:proofErr w:type="spellEnd"/>
      <w:r w:rsidRPr="001F2671">
        <w:rPr>
          <w:rFonts w:ascii="Times New Roman" w:hAnsi="Times New Roman" w:cs="Times New Roman"/>
          <w:sz w:val="24"/>
          <w:szCs w:val="24"/>
        </w:rPr>
        <w:t xml:space="preserve">, dapat dilihat </w:t>
      </w:r>
      <w:r w:rsidR="006F6CB3">
        <w:rPr>
          <w:rFonts w:ascii="Times New Roman" w:hAnsi="Times New Roman" w:cs="Times New Roman"/>
          <w:sz w:val="24"/>
          <w:szCs w:val="24"/>
        </w:rPr>
        <w:t>pada gambar 3.6 dibawah ini :</w:t>
      </w:r>
    </w:p>
    <w:p w14:paraId="2A2AA39F" w14:textId="77777777" w:rsidR="00BA22F2" w:rsidRPr="001F2671" w:rsidRDefault="003F3871" w:rsidP="00E3090A">
      <w:pPr>
        <w:keepNext/>
        <w:spacing w:line="240" w:lineRule="auto"/>
        <w:ind w:left="1134" w:hanging="1276"/>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4FE462" wp14:editId="2477993B">
            <wp:extent cx="5127171" cy="6070220"/>
            <wp:effectExtent l="0" t="0" r="0" b="6985"/>
            <wp:docPr id="102054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467" name="Picture 10205467"/>
                    <pic:cNvPicPr/>
                  </pic:nvPicPr>
                  <pic:blipFill>
                    <a:blip r:embed="rId21">
                      <a:extLst>
                        <a:ext uri="{28A0092B-C50C-407E-A947-70E740481C1C}">
                          <a14:useLocalDpi xmlns:a14="http://schemas.microsoft.com/office/drawing/2010/main" val="0"/>
                        </a:ext>
                      </a:extLst>
                    </a:blip>
                    <a:stretch>
                      <a:fillRect/>
                    </a:stretch>
                  </pic:blipFill>
                  <pic:spPr>
                    <a:xfrm>
                      <a:off x="0" y="0"/>
                      <a:ext cx="5180373" cy="6133208"/>
                    </a:xfrm>
                    <a:prstGeom prst="rect">
                      <a:avLst/>
                    </a:prstGeom>
                  </pic:spPr>
                </pic:pic>
              </a:graphicData>
            </a:graphic>
          </wp:inline>
        </w:drawing>
      </w:r>
    </w:p>
    <w:p w14:paraId="2EEE876B" w14:textId="4D6F699C" w:rsidR="00BA22F2" w:rsidRPr="001F2671" w:rsidRDefault="00BA22F2" w:rsidP="00EB14E7">
      <w:pPr>
        <w:pStyle w:val="Caption"/>
        <w:ind w:left="426"/>
        <w:rPr>
          <w:szCs w:val="24"/>
        </w:rPr>
      </w:pPr>
      <w:bookmarkStart w:id="61" w:name="_Toc165524130"/>
      <w:bookmarkStart w:id="62" w:name="_Toc166478497"/>
      <w:bookmarkStart w:id="63" w:name="_Toc166478936"/>
      <w:bookmarkStart w:id="64" w:name="_Toc167658826"/>
      <w:r w:rsidRPr="001F2671">
        <w:rPr>
          <w:szCs w:val="24"/>
        </w:rPr>
        <w:t xml:space="preserve">Gambar 3. </w:t>
      </w:r>
      <w:r w:rsidRPr="001F2671">
        <w:rPr>
          <w:szCs w:val="24"/>
        </w:rPr>
        <w:fldChar w:fldCharType="begin"/>
      </w:r>
      <w:r w:rsidRPr="001F2671">
        <w:rPr>
          <w:szCs w:val="24"/>
        </w:rPr>
        <w:instrText xml:space="preserve"> SEQ Gambar_3. \* ARABIC </w:instrText>
      </w:r>
      <w:r w:rsidRPr="001F2671">
        <w:rPr>
          <w:szCs w:val="24"/>
        </w:rPr>
        <w:fldChar w:fldCharType="separate"/>
      </w:r>
      <w:r w:rsidR="00BA728A">
        <w:rPr>
          <w:noProof/>
          <w:szCs w:val="24"/>
        </w:rPr>
        <w:t>6</w:t>
      </w:r>
      <w:r w:rsidRPr="001F2671">
        <w:rPr>
          <w:szCs w:val="24"/>
        </w:rPr>
        <w:fldChar w:fldCharType="end"/>
      </w:r>
      <w:r w:rsidRPr="001F2671">
        <w:rPr>
          <w:szCs w:val="24"/>
        </w:rPr>
        <w:t xml:space="preserve"> </w:t>
      </w:r>
      <w:r w:rsidR="00505735" w:rsidRPr="001F2671">
        <w:rPr>
          <w:i/>
          <w:szCs w:val="24"/>
        </w:rPr>
        <w:t xml:space="preserve">Class Diagram </w:t>
      </w:r>
      <w:proofErr w:type="spellStart"/>
      <w:r w:rsidR="00505735" w:rsidRPr="001F2671">
        <w:rPr>
          <w:szCs w:val="24"/>
        </w:rPr>
        <w:t>Sarpras</w:t>
      </w:r>
      <w:bookmarkEnd w:id="61"/>
      <w:bookmarkEnd w:id="62"/>
      <w:bookmarkEnd w:id="63"/>
      <w:bookmarkEnd w:id="64"/>
      <w:proofErr w:type="spellEnd"/>
    </w:p>
    <w:p w14:paraId="388BEA28" w14:textId="1926D45B" w:rsidR="003F3871" w:rsidRDefault="00505735" w:rsidP="00CB6614">
      <w:pPr>
        <w:pStyle w:val="CommentText"/>
        <w:spacing w:line="480" w:lineRule="auto"/>
        <w:ind w:firstLine="720"/>
        <w:jc w:val="both"/>
        <w:rPr>
          <w:rFonts w:ascii="Times New Roman" w:eastAsia="Times New Roman" w:hAnsi="Times New Roman" w:cs="Times New Roman"/>
          <w:color w:val="000000"/>
          <w:sz w:val="24"/>
          <w:szCs w:val="24"/>
          <w:lang w:val="en-US" w:eastAsia="zh-CN"/>
        </w:rPr>
      </w:pPr>
      <w:r w:rsidRPr="001F2671">
        <w:rPr>
          <w:rFonts w:ascii="Times New Roman" w:hAnsi="Times New Roman" w:cs="Times New Roman"/>
          <w:sz w:val="24"/>
          <w:szCs w:val="24"/>
          <w:lang w:val="en-US"/>
        </w:rPr>
        <w:t xml:space="preserve">Pada </w:t>
      </w:r>
      <w:proofErr w:type="spellStart"/>
      <w:r w:rsidRPr="001F2671">
        <w:rPr>
          <w:rFonts w:ascii="Times New Roman" w:hAnsi="Times New Roman" w:cs="Times New Roman"/>
          <w:sz w:val="24"/>
          <w:szCs w:val="24"/>
          <w:lang w:val="en-US"/>
        </w:rPr>
        <w:t>gambar</w:t>
      </w:r>
      <w:proofErr w:type="spellEnd"/>
      <w:r w:rsidRPr="001F2671">
        <w:rPr>
          <w:rFonts w:ascii="Times New Roman" w:hAnsi="Times New Roman" w:cs="Times New Roman"/>
          <w:sz w:val="24"/>
          <w:szCs w:val="24"/>
          <w:lang w:val="en-US"/>
        </w:rPr>
        <w:t xml:space="preserve"> 3.6 </w:t>
      </w:r>
      <w:r w:rsidRPr="001F2671">
        <w:rPr>
          <w:rFonts w:ascii="Times New Roman" w:eastAsia="Times New Roman" w:hAnsi="Times New Roman" w:cs="Times New Roman"/>
          <w:color w:val="000000"/>
          <w:sz w:val="24"/>
          <w:szCs w:val="24"/>
          <w:lang w:val="zh-CN" w:eastAsia="zh-CN"/>
        </w:rPr>
        <w:t xml:space="preserve">menjelaskan mengenai </w:t>
      </w:r>
      <w:r w:rsidRPr="001F2671">
        <w:rPr>
          <w:rFonts w:ascii="Times New Roman" w:eastAsia="Times New Roman" w:hAnsi="Times New Roman" w:cs="Times New Roman"/>
          <w:i/>
          <w:iCs/>
          <w:color w:val="000000"/>
          <w:sz w:val="24"/>
          <w:szCs w:val="24"/>
          <w:lang w:val="en-US" w:eastAsia="zh-CN"/>
        </w:rPr>
        <w:t>C</w:t>
      </w:r>
      <w:r w:rsidRPr="001F2671">
        <w:rPr>
          <w:rFonts w:ascii="Times New Roman" w:eastAsia="Times New Roman" w:hAnsi="Times New Roman" w:cs="Times New Roman"/>
          <w:i/>
          <w:iCs/>
          <w:color w:val="000000"/>
          <w:sz w:val="24"/>
          <w:szCs w:val="24"/>
          <w:lang w:val="zh-CN" w:eastAsia="zh-CN"/>
        </w:rPr>
        <w:t xml:space="preserve">lass </w:t>
      </w:r>
      <w:r w:rsidRPr="001F2671">
        <w:rPr>
          <w:rFonts w:ascii="Times New Roman" w:eastAsia="Times New Roman" w:hAnsi="Times New Roman" w:cs="Times New Roman"/>
          <w:i/>
          <w:iCs/>
          <w:color w:val="000000"/>
          <w:sz w:val="24"/>
          <w:szCs w:val="24"/>
          <w:lang w:val="en-US" w:eastAsia="zh-CN"/>
        </w:rPr>
        <w:t>D</w:t>
      </w:r>
      <w:r w:rsidRPr="001F2671">
        <w:rPr>
          <w:rFonts w:ascii="Times New Roman" w:eastAsia="Times New Roman" w:hAnsi="Times New Roman" w:cs="Times New Roman"/>
          <w:i/>
          <w:iCs/>
          <w:color w:val="000000"/>
          <w:sz w:val="24"/>
          <w:szCs w:val="24"/>
          <w:lang w:val="zh-CN" w:eastAsia="zh-CN"/>
        </w:rPr>
        <w:t>iagram</w:t>
      </w:r>
      <w:r w:rsidRPr="001F2671">
        <w:rPr>
          <w:rFonts w:ascii="Times New Roman" w:eastAsia="Times New Roman" w:hAnsi="Times New Roman" w:cs="Times New Roman"/>
          <w:color w:val="000000"/>
          <w:sz w:val="24"/>
          <w:szCs w:val="24"/>
          <w:lang w:val="zh-CN" w:eastAsia="zh-CN"/>
        </w:rPr>
        <w:t xml:space="preserve"> dari </w:t>
      </w:r>
      <w:r w:rsidRPr="001F2671">
        <w:rPr>
          <w:rFonts w:ascii="Times New Roman" w:eastAsia="Times New Roman" w:hAnsi="Times New Roman" w:cs="Times New Roman"/>
          <w:color w:val="000000"/>
          <w:sz w:val="24"/>
          <w:szCs w:val="24"/>
          <w:lang w:val="en-US" w:eastAsia="zh-CN"/>
        </w:rPr>
        <w:t>S</w:t>
      </w:r>
      <w:r w:rsidRPr="001F2671">
        <w:rPr>
          <w:rFonts w:ascii="Times New Roman" w:eastAsia="Times New Roman" w:hAnsi="Times New Roman" w:cs="Times New Roman"/>
          <w:color w:val="000000"/>
          <w:sz w:val="24"/>
          <w:szCs w:val="24"/>
          <w:lang w:val="zh-CN" w:eastAsia="zh-CN"/>
        </w:rPr>
        <w:t xml:space="preserve">istem </w:t>
      </w:r>
      <w:r w:rsidRPr="001F2671">
        <w:rPr>
          <w:rFonts w:ascii="Times New Roman" w:eastAsia="Times New Roman" w:hAnsi="Times New Roman" w:cs="Times New Roman"/>
          <w:color w:val="000000"/>
          <w:sz w:val="24"/>
          <w:szCs w:val="24"/>
          <w:lang w:val="en-US" w:eastAsia="zh-CN"/>
        </w:rPr>
        <w:t>I</w:t>
      </w:r>
      <w:r w:rsidRPr="001F2671">
        <w:rPr>
          <w:rFonts w:ascii="Times New Roman" w:eastAsia="Times New Roman" w:hAnsi="Times New Roman" w:cs="Times New Roman"/>
          <w:color w:val="000000"/>
          <w:sz w:val="24"/>
          <w:szCs w:val="24"/>
          <w:lang w:val="zh-CN" w:eastAsia="zh-CN"/>
        </w:rPr>
        <w:t>nformasi</w:t>
      </w:r>
      <w:r w:rsidRPr="001F2671">
        <w:rPr>
          <w:rFonts w:ascii="Times New Roman" w:eastAsia="Times New Roman" w:hAnsi="Times New Roman" w:cs="Times New Roman"/>
          <w:color w:val="000000"/>
          <w:sz w:val="24"/>
          <w:szCs w:val="24"/>
          <w:lang w:val="en-US" w:eastAsia="zh-CN"/>
        </w:rPr>
        <w:t xml:space="preserve"> </w:t>
      </w:r>
      <w:r w:rsidR="0043023B" w:rsidRPr="001F2671">
        <w:rPr>
          <w:rFonts w:ascii="Times New Roman" w:eastAsia="Times New Roman" w:hAnsi="Times New Roman" w:cs="Times New Roman"/>
          <w:color w:val="000000"/>
          <w:sz w:val="24"/>
          <w:szCs w:val="24"/>
          <w:lang w:val="en-US" w:eastAsia="zh-CN"/>
        </w:rPr>
        <w:t>P</w:t>
      </w:r>
      <w:r w:rsidRPr="001F2671">
        <w:rPr>
          <w:rFonts w:ascii="Times New Roman" w:eastAsia="Times New Roman" w:hAnsi="Times New Roman" w:cs="Times New Roman"/>
          <w:color w:val="000000"/>
          <w:sz w:val="24"/>
          <w:szCs w:val="24"/>
          <w:lang w:val="zh-CN" w:eastAsia="zh-CN"/>
        </w:rPr>
        <w:t>eng</w:t>
      </w:r>
      <w:proofErr w:type="spellStart"/>
      <w:r w:rsidR="0043023B" w:rsidRPr="001F2671">
        <w:rPr>
          <w:rFonts w:ascii="Times New Roman" w:eastAsia="Times New Roman" w:hAnsi="Times New Roman" w:cs="Times New Roman"/>
          <w:color w:val="000000"/>
          <w:sz w:val="24"/>
          <w:szCs w:val="24"/>
          <w:lang w:val="en-US" w:eastAsia="zh-CN"/>
        </w:rPr>
        <w:t>olahan</w:t>
      </w:r>
      <w:proofErr w:type="spellEnd"/>
      <w:r w:rsidR="0043023B" w:rsidRPr="001F2671">
        <w:rPr>
          <w:rFonts w:ascii="Times New Roman" w:eastAsia="Times New Roman" w:hAnsi="Times New Roman" w:cs="Times New Roman"/>
          <w:color w:val="000000"/>
          <w:sz w:val="24"/>
          <w:szCs w:val="24"/>
          <w:lang w:val="en-US" w:eastAsia="zh-CN"/>
        </w:rPr>
        <w:t xml:space="preserve"> Data</w:t>
      </w:r>
      <w:r w:rsidRPr="001F2671">
        <w:rPr>
          <w:rFonts w:ascii="Times New Roman" w:eastAsia="Times New Roman" w:hAnsi="Times New Roman" w:cs="Times New Roman"/>
          <w:color w:val="000000"/>
          <w:sz w:val="24"/>
          <w:szCs w:val="24"/>
          <w:lang w:val="zh-CN" w:eastAsia="zh-CN"/>
        </w:rPr>
        <w:t xml:space="preserve"> </w:t>
      </w:r>
      <w:r w:rsidR="0043023B" w:rsidRPr="001F2671">
        <w:rPr>
          <w:rFonts w:ascii="Times New Roman" w:eastAsia="Times New Roman" w:hAnsi="Times New Roman" w:cs="Times New Roman"/>
          <w:color w:val="000000"/>
          <w:sz w:val="24"/>
          <w:szCs w:val="24"/>
          <w:lang w:val="en-US" w:eastAsia="zh-CN"/>
        </w:rPr>
        <w:t>P</w:t>
      </w:r>
      <w:r w:rsidRPr="001F2671">
        <w:rPr>
          <w:rFonts w:ascii="Times New Roman" w:eastAsia="Times New Roman" w:hAnsi="Times New Roman" w:cs="Times New Roman"/>
          <w:color w:val="000000"/>
          <w:sz w:val="24"/>
          <w:szCs w:val="24"/>
          <w:lang w:val="zh-CN" w:eastAsia="zh-CN"/>
        </w:rPr>
        <w:t xml:space="preserve">eminjaman </w:t>
      </w:r>
      <w:proofErr w:type="spellStart"/>
      <w:r w:rsidR="0043023B" w:rsidRPr="001F2671">
        <w:rPr>
          <w:rFonts w:ascii="Times New Roman" w:eastAsia="Times New Roman" w:hAnsi="Times New Roman" w:cs="Times New Roman"/>
          <w:color w:val="000000"/>
          <w:sz w:val="24"/>
          <w:szCs w:val="24"/>
          <w:lang w:val="en-US" w:eastAsia="zh-CN"/>
        </w:rPr>
        <w:t>Sarpras</w:t>
      </w:r>
      <w:proofErr w:type="spellEnd"/>
      <w:r w:rsidR="0043023B" w:rsidRPr="001F2671">
        <w:rPr>
          <w:rFonts w:ascii="Times New Roman" w:eastAsia="Times New Roman" w:hAnsi="Times New Roman" w:cs="Times New Roman"/>
          <w:color w:val="000000"/>
          <w:sz w:val="24"/>
          <w:szCs w:val="24"/>
          <w:lang w:val="en-US" w:eastAsia="zh-CN"/>
        </w:rPr>
        <w:t xml:space="preserve"> </w:t>
      </w:r>
      <w:proofErr w:type="spellStart"/>
      <w:r w:rsidR="0043023B" w:rsidRPr="001F2671">
        <w:rPr>
          <w:rFonts w:ascii="Times New Roman" w:eastAsia="Times New Roman" w:hAnsi="Times New Roman" w:cs="Times New Roman"/>
          <w:color w:val="000000"/>
          <w:sz w:val="24"/>
          <w:szCs w:val="24"/>
          <w:lang w:val="en-US" w:eastAsia="zh-CN"/>
        </w:rPr>
        <w:t>Be</w:t>
      </w:r>
      <w:r w:rsidR="006F6CB3">
        <w:rPr>
          <w:rFonts w:ascii="Times New Roman" w:eastAsia="Times New Roman" w:hAnsi="Times New Roman" w:cs="Times New Roman"/>
          <w:color w:val="000000"/>
          <w:sz w:val="24"/>
          <w:szCs w:val="24"/>
          <w:lang w:val="en-US" w:eastAsia="zh-CN"/>
        </w:rPr>
        <w:t>r</w:t>
      </w:r>
      <w:r w:rsidR="0043023B" w:rsidRPr="001F2671">
        <w:rPr>
          <w:rFonts w:ascii="Times New Roman" w:eastAsia="Times New Roman" w:hAnsi="Times New Roman" w:cs="Times New Roman"/>
          <w:color w:val="000000"/>
          <w:sz w:val="24"/>
          <w:szCs w:val="24"/>
          <w:lang w:val="en-US" w:eastAsia="zh-CN"/>
        </w:rPr>
        <w:t>basis</w:t>
      </w:r>
      <w:proofErr w:type="spellEnd"/>
      <w:r w:rsidR="0043023B" w:rsidRPr="001F2671">
        <w:rPr>
          <w:rFonts w:ascii="Times New Roman" w:eastAsia="Times New Roman" w:hAnsi="Times New Roman" w:cs="Times New Roman"/>
          <w:color w:val="000000"/>
          <w:sz w:val="24"/>
          <w:szCs w:val="24"/>
          <w:lang w:val="en-US" w:eastAsia="zh-CN"/>
        </w:rPr>
        <w:t xml:space="preserve"> Website di </w:t>
      </w:r>
      <w:r w:rsidRPr="001F2671">
        <w:rPr>
          <w:rFonts w:ascii="Times New Roman" w:eastAsia="Times New Roman" w:hAnsi="Times New Roman" w:cs="Times New Roman"/>
          <w:color w:val="000000"/>
          <w:sz w:val="24"/>
          <w:szCs w:val="24"/>
          <w:lang w:val="zh-CN" w:eastAsia="zh-CN"/>
        </w:rPr>
        <w:t xml:space="preserve">STMIK PPKIA Pradnya Paramita. Sistem tersebut terdiri dari </w:t>
      </w:r>
      <w:r w:rsidR="00D44C49" w:rsidRPr="001F2671">
        <w:rPr>
          <w:rFonts w:ascii="Times New Roman" w:eastAsia="Times New Roman" w:hAnsi="Times New Roman" w:cs="Times New Roman"/>
          <w:color w:val="000000"/>
          <w:sz w:val="24"/>
          <w:szCs w:val="24"/>
          <w:lang w:val="en-US" w:eastAsia="zh-CN"/>
        </w:rPr>
        <w:t>8</w:t>
      </w:r>
      <w:r w:rsidRPr="001F2671">
        <w:rPr>
          <w:rFonts w:ascii="Times New Roman" w:eastAsia="Times New Roman" w:hAnsi="Times New Roman" w:cs="Times New Roman"/>
          <w:color w:val="000000"/>
          <w:sz w:val="24"/>
          <w:szCs w:val="24"/>
          <w:lang w:val="zh-CN" w:eastAsia="zh-CN"/>
        </w:rPr>
        <w:t xml:space="preserve"> </w:t>
      </w:r>
      <w:r w:rsidRPr="001F2671">
        <w:rPr>
          <w:rFonts w:ascii="Times New Roman" w:eastAsia="Times New Roman" w:hAnsi="Times New Roman" w:cs="Times New Roman"/>
          <w:color w:val="000000"/>
          <w:sz w:val="24"/>
          <w:szCs w:val="24"/>
          <w:lang w:val="en-US" w:eastAsia="zh-CN"/>
        </w:rPr>
        <w:t>c</w:t>
      </w:r>
      <w:r w:rsidRPr="001F2671">
        <w:rPr>
          <w:rFonts w:ascii="Times New Roman" w:eastAsia="Times New Roman" w:hAnsi="Times New Roman" w:cs="Times New Roman"/>
          <w:i/>
          <w:iCs/>
          <w:color w:val="000000"/>
          <w:sz w:val="24"/>
          <w:szCs w:val="24"/>
          <w:lang w:val="zh-CN" w:eastAsia="zh-CN"/>
        </w:rPr>
        <w:t xml:space="preserve">lass </w:t>
      </w:r>
      <w:r w:rsidRPr="001F2671">
        <w:rPr>
          <w:rFonts w:ascii="Times New Roman" w:eastAsia="Times New Roman" w:hAnsi="Times New Roman" w:cs="Times New Roman"/>
          <w:color w:val="000000"/>
          <w:sz w:val="24"/>
          <w:szCs w:val="24"/>
          <w:lang w:val="zh-CN" w:eastAsia="zh-CN"/>
        </w:rPr>
        <w:t xml:space="preserve">yang saling </w:t>
      </w:r>
      <w:r w:rsidRPr="001F2671">
        <w:rPr>
          <w:rFonts w:ascii="Times New Roman" w:eastAsia="Times New Roman" w:hAnsi="Times New Roman" w:cs="Times New Roman"/>
          <w:color w:val="000000"/>
          <w:sz w:val="24"/>
          <w:szCs w:val="24"/>
          <w:lang w:val="zh-CN" w:eastAsia="zh-CN"/>
        </w:rPr>
        <w:lastRenderedPageBreak/>
        <w:t xml:space="preserve">terhubung yaitu </w:t>
      </w:r>
      <w:proofErr w:type="spellStart"/>
      <w:r w:rsidR="00D44C49" w:rsidRPr="001F2671">
        <w:rPr>
          <w:rFonts w:ascii="Times New Roman" w:eastAsia="Times New Roman" w:hAnsi="Times New Roman" w:cs="Times New Roman"/>
          <w:color w:val="000000"/>
          <w:sz w:val="24"/>
          <w:szCs w:val="24"/>
          <w:lang w:val="en-US" w:eastAsia="zh-CN"/>
        </w:rPr>
        <w:t>peminjam</w:t>
      </w:r>
      <w:proofErr w:type="spellEnd"/>
      <w:r w:rsidRPr="001F2671">
        <w:rPr>
          <w:rFonts w:ascii="Times New Roman" w:eastAsia="Times New Roman" w:hAnsi="Times New Roman" w:cs="Times New Roman"/>
          <w:color w:val="000000"/>
          <w:sz w:val="24"/>
          <w:szCs w:val="24"/>
          <w:lang w:val="zh-CN" w:eastAsia="zh-CN"/>
        </w:rPr>
        <w:t xml:space="preserve">, </w:t>
      </w:r>
      <w:proofErr w:type="spellStart"/>
      <w:r w:rsidR="00D44C49" w:rsidRPr="001F2671">
        <w:rPr>
          <w:rFonts w:ascii="Times New Roman" w:eastAsia="Times New Roman" w:hAnsi="Times New Roman" w:cs="Times New Roman"/>
          <w:i/>
          <w:iCs/>
          <w:color w:val="000000"/>
          <w:sz w:val="24"/>
          <w:szCs w:val="24"/>
          <w:lang w:val="en-US" w:eastAsia="zh-CN"/>
        </w:rPr>
        <w:t>registrasi</w:t>
      </w:r>
      <w:proofErr w:type="spellEnd"/>
      <w:r w:rsidRPr="001F2671">
        <w:rPr>
          <w:rFonts w:ascii="Times New Roman" w:eastAsia="Times New Roman" w:hAnsi="Times New Roman" w:cs="Times New Roman"/>
          <w:color w:val="000000"/>
          <w:sz w:val="24"/>
          <w:szCs w:val="24"/>
          <w:lang w:val="zh-CN" w:eastAsia="zh-CN"/>
        </w:rPr>
        <w:t xml:space="preserve">, </w:t>
      </w:r>
      <w:r w:rsidR="00D44C49" w:rsidRPr="001F2671">
        <w:rPr>
          <w:rFonts w:ascii="Times New Roman" w:eastAsia="Times New Roman" w:hAnsi="Times New Roman" w:cs="Times New Roman"/>
          <w:color w:val="000000"/>
          <w:sz w:val="24"/>
          <w:szCs w:val="24"/>
          <w:lang w:val="en-US" w:eastAsia="zh-CN"/>
        </w:rPr>
        <w:t>login</w:t>
      </w:r>
      <w:r w:rsidRPr="001F2671">
        <w:rPr>
          <w:rFonts w:ascii="Times New Roman" w:eastAsia="Times New Roman" w:hAnsi="Times New Roman" w:cs="Times New Roman"/>
          <w:color w:val="000000"/>
          <w:sz w:val="24"/>
          <w:szCs w:val="24"/>
          <w:lang w:val="zh-CN" w:eastAsia="zh-CN"/>
        </w:rPr>
        <w:t>, transaksi</w:t>
      </w:r>
      <w:r w:rsidR="00D44C49" w:rsidRPr="001F2671">
        <w:rPr>
          <w:rFonts w:ascii="Times New Roman" w:eastAsia="Times New Roman" w:hAnsi="Times New Roman" w:cs="Times New Roman"/>
          <w:color w:val="000000"/>
          <w:sz w:val="24"/>
          <w:szCs w:val="24"/>
          <w:lang w:val="en-US" w:eastAsia="zh-CN"/>
        </w:rPr>
        <w:t xml:space="preserve"> </w:t>
      </w:r>
      <w:proofErr w:type="spellStart"/>
      <w:r w:rsidR="00D44C49" w:rsidRPr="001F2671">
        <w:rPr>
          <w:rFonts w:ascii="Times New Roman" w:eastAsia="Times New Roman" w:hAnsi="Times New Roman" w:cs="Times New Roman"/>
          <w:color w:val="000000"/>
          <w:sz w:val="24"/>
          <w:szCs w:val="24"/>
          <w:lang w:val="en-US" w:eastAsia="zh-CN"/>
        </w:rPr>
        <w:t>peminjaman</w:t>
      </w:r>
      <w:proofErr w:type="spellEnd"/>
      <w:r w:rsidRPr="001F2671">
        <w:rPr>
          <w:rFonts w:ascii="Times New Roman" w:eastAsia="Times New Roman" w:hAnsi="Times New Roman" w:cs="Times New Roman"/>
          <w:color w:val="000000"/>
          <w:sz w:val="24"/>
          <w:szCs w:val="24"/>
          <w:lang w:val="zh-CN" w:eastAsia="zh-CN"/>
        </w:rPr>
        <w:t>,</w:t>
      </w:r>
      <w:r w:rsidR="00D44C49" w:rsidRPr="001F2671">
        <w:rPr>
          <w:rFonts w:ascii="Times New Roman" w:eastAsia="Times New Roman" w:hAnsi="Times New Roman" w:cs="Times New Roman"/>
          <w:color w:val="000000"/>
          <w:sz w:val="24"/>
          <w:szCs w:val="24"/>
          <w:lang w:val="en-US" w:eastAsia="zh-CN"/>
        </w:rPr>
        <w:t xml:space="preserve"> </w:t>
      </w:r>
      <w:proofErr w:type="spellStart"/>
      <w:r w:rsidR="00D44C49" w:rsidRPr="001F2671">
        <w:rPr>
          <w:rFonts w:ascii="Times New Roman" w:eastAsia="Times New Roman" w:hAnsi="Times New Roman" w:cs="Times New Roman"/>
          <w:color w:val="000000"/>
          <w:sz w:val="24"/>
          <w:szCs w:val="24"/>
          <w:lang w:val="en-US" w:eastAsia="zh-CN"/>
        </w:rPr>
        <w:t>laporan</w:t>
      </w:r>
      <w:proofErr w:type="spellEnd"/>
      <w:r w:rsidR="00D44C49" w:rsidRPr="001F2671">
        <w:rPr>
          <w:rFonts w:ascii="Times New Roman" w:eastAsia="Times New Roman" w:hAnsi="Times New Roman" w:cs="Times New Roman"/>
          <w:color w:val="000000"/>
          <w:sz w:val="24"/>
          <w:szCs w:val="24"/>
          <w:lang w:val="en-US" w:eastAsia="zh-CN"/>
        </w:rPr>
        <w:t xml:space="preserve"> </w:t>
      </w:r>
      <w:proofErr w:type="spellStart"/>
      <w:r w:rsidR="00D44C49" w:rsidRPr="001F2671">
        <w:rPr>
          <w:rFonts w:ascii="Times New Roman" w:eastAsia="Times New Roman" w:hAnsi="Times New Roman" w:cs="Times New Roman"/>
          <w:color w:val="000000"/>
          <w:sz w:val="24"/>
          <w:szCs w:val="24"/>
          <w:lang w:val="en-US" w:eastAsia="zh-CN"/>
        </w:rPr>
        <w:t>peminjaman</w:t>
      </w:r>
      <w:proofErr w:type="spellEnd"/>
      <w:r w:rsidR="00D44C49" w:rsidRPr="001F2671">
        <w:rPr>
          <w:rFonts w:ascii="Times New Roman" w:eastAsia="Times New Roman" w:hAnsi="Times New Roman" w:cs="Times New Roman"/>
          <w:color w:val="000000"/>
          <w:sz w:val="24"/>
          <w:szCs w:val="24"/>
          <w:lang w:val="en-US" w:eastAsia="zh-CN"/>
        </w:rPr>
        <w:t xml:space="preserve">, </w:t>
      </w:r>
      <w:proofErr w:type="spellStart"/>
      <w:r w:rsidR="00D44C49" w:rsidRPr="001F2671">
        <w:rPr>
          <w:rFonts w:ascii="Times New Roman" w:eastAsia="Times New Roman" w:hAnsi="Times New Roman" w:cs="Times New Roman"/>
          <w:color w:val="000000"/>
          <w:sz w:val="24"/>
          <w:szCs w:val="24"/>
          <w:lang w:val="en-US" w:eastAsia="zh-CN"/>
        </w:rPr>
        <w:t>pengelola</w:t>
      </w:r>
      <w:proofErr w:type="spellEnd"/>
      <w:r w:rsidR="00D44C49" w:rsidRPr="001F2671">
        <w:rPr>
          <w:rFonts w:ascii="Times New Roman" w:eastAsia="Times New Roman" w:hAnsi="Times New Roman" w:cs="Times New Roman"/>
          <w:color w:val="000000"/>
          <w:sz w:val="24"/>
          <w:szCs w:val="24"/>
          <w:lang w:val="en-US" w:eastAsia="zh-CN"/>
        </w:rPr>
        <w:t xml:space="preserve"> </w:t>
      </w:r>
      <w:proofErr w:type="spellStart"/>
      <w:r w:rsidR="00D44C49" w:rsidRPr="001F2671">
        <w:rPr>
          <w:rFonts w:ascii="Times New Roman" w:eastAsia="Times New Roman" w:hAnsi="Times New Roman" w:cs="Times New Roman"/>
          <w:color w:val="000000"/>
          <w:sz w:val="24"/>
          <w:szCs w:val="24"/>
          <w:lang w:val="en-US" w:eastAsia="zh-CN"/>
        </w:rPr>
        <w:t>sarpras</w:t>
      </w:r>
      <w:proofErr w:type="spellEnd"/>
      <w:r w:rsidRPr="001F2671">
        <w:rPr>
          <w:rFonts w:ascii="Times New Roman" w:eastAsia="Times New Roman" w:hAnsi="Times New Roman" w:cs="Times New Roman"/>
          <w:color w:val="000000"/>
          <w:sz w:val="24"/>
          <w:szCs w:val="24"/>
          <w:lang w:val="zh-CN" w:eastAsia="zh-CN"/>
        </w:rPr>
        <w:t xml:space="preserve"> dan d</w:t>
      </w:r>
      <w:proofErr w:type="spellStart"/>
      <w:r w:rsidR="00D44C49" w:rsidRPr="001F2671">
        <w:rPr>
          <w:rFonts w:ascii="Times New Roman" w:eastAsia="Times New Roman" w:hAnsi="Times New Roman" w:cs="Times New Roman"/>
          <w:color w:val="000000"/>
          <w:sz w:val="24"/>
          <w:szCs w:val="24"/>
          <w:lang w:val="en-US" w:eastAsia="zh-CN"/>
        </w:rPr>
        <w:t>ata</w:t>
      </w:r>
      <w:proofErr w:type="spellEnd"/>
      <w:r w:rsidR="00D44C49" w:rsidRPr="001F2671">
        <w:rPr>
          <w:rFonts w:ascii="Times New Roman" w:eastAsia="Times New Roman" w:hAnsi="Times New Roman" w:cs="Times New Roman"/>
          <w:color w:val="000000"/>
          <w:sz w:val="24"/>
          <w:szCs w:val="24"/>
          <w:lang w:val="en-US" w:eastAsia="zh-CN"/>
        </w:rPr>
        <w:t xml:space="preserve"> </w:t>
      </w:r>
      <w:proofErr w:type="spellStart"/>
      <w:r w:rsidR="00D44C49" w:rsidRPr="001F2671">
        <w:rPr>
          <w:rFonts w:ascii="Times New Roman" w:eastAsia="Times New Roman" w:hAnsi="Times New Roman" w:cs="Times New Roman"/>
          <w:color w:val="000000"/>
          <w:sz w:val="24"/>
          <w:szCs w:val="24"/>
          <w:lang w:val="en-US" w:eastAsia="zh-CN"/>
        </w:rPr>
        <w:t>barang</w:t>
      </w:r>
      <w:proofErr w:type="spellEnd"/>
      <w:r w:rsidRPr="001F2671">
        <w:rPr>
          <w:rFonts w:ascii="Times New Roman" w:eastAsia="Times New Roman" w:hAnsi="Times New Roman" w:cs="Times New Roman"/>
          <w:color w:val="000000"/>
          <w:sz w:val="24"/>
          <w:szCs w:val="24"/>
          <w:lang w:val="zh-CN" w:eastAsia="zh-CN"/>
        </w:rPr>
        <w:t>.</w:t>
      </w:r>
    </w:p>
    <w:p w14:paraId="5D6DF791" w14:textId="076DC0BF" w:rsidR="00EA473D" w:rsidRPr="00EA473D" w:rsidRDefault="00EA473D" w:rsidP="00EA473D">
      <w:pPr>
        <w:pStyle w:val="Heading1"/>
        <w:numPr>
          <w:ilvl w:val="0"/>
          <w:numId w:val="28"/>
        </w:numPr>
        <w:ind w:left="426" w:firstLine="0"/>
        <w:rPr>
          <w:rFonts w:eastAsia="MS Gothic" w:cs="Times New Roman"/>
          <w:kern w:val="36"/>
          <w:sz w:val="24"/>
          <w:szCs w:val="24"/>
          <w:lang w:val="en-US" w:eastAsia="zh-CN"/>
        </w:rPr>
      </w:pPr>
      <w:bookmarkStart w:id="65" w:name="_Toc167658791"/>
      <w:r w:rsidRPr="00EA473D">
        <w:rPr>
          <w:rFonts w:eastAsia="MS Gothic" w:cs="Times New Roman"/>
          <w:kern w:val="36"/>
          <w:sz w:val="24"/>
          <w:szCs w:val="24"/>
          <w:lang w:val="en-US" w:eastAsia="zh-CN"/>
        </w:rPr>
        <w:t>Entity Relationship Diagram</w:t>
      </w:r>
      <w:bookmarkEnd w:id="65"/>
    </w:p>
    <w:p w14:paraId="37F21254" w14:textId="474B088D" w:rsidR="00EA473D" w:rsidRDefault="00EA473D" w:rsidP="00BA728A">
      <w:pPr>
        <w:spacing w:line="480" w:lineRule="auto"/>
        <w:ind w:firstLine="720"/>
        <w:jc w:val="both"/>
        <w:rPr>
          <w:rFonts w:ascii="Times New Roman" w:hAnsi="Times New Roman" w:cs="Times New Roman"/>
          <w:sz w:val="24"/>
          <w:szCs w:val="24"/>
          <w:lang w:val="en-US" w:eastAsia="zh-CN"/>
        </w:rPr>
      </w:pPr>
      <w:proofErr w:type="spellStart"/>
      <w:r w:rsidRPr="00EA473D">
        <w:rPr>
          <w:rFonts w:ascii="Times New Roman" w:hAnsi="Times New Roman" w:cs="Times New Roman"/>
          <w:sz w:val="24"/>
          <w:szCs w:val="24"/>
          <w:lang w:val="en-US" w:eastAsia="zh-CN"/>
        </w:rPr>
        <w:t>Berikut</w:t>
      </w:r>
      <w:proofErr w:type="spellEnd"/>
      <w:r w:rsidRPr="00EA473D">
        <w:rPr>
          <w:rFonts w:ascii="Times New Roman" w:hAnsi="Times New Roman" w:cs="Times New Roman"/>
          <w:sz w:val="24"/>
          <w:szCs w:val="24"/>
          <w:lang w:val="en-US" w:eastAsia="zh-CN"/>
        </w:rPr>
        <w:t xml:space="preserve"> </w:t>
      </w:r>
      <w:proofErr w:type="spellStart"/>
      <w:r w:rsidRPr="00EA473D">
        <w:rPr>
          <w:rFonts w:ascii="Times New Roman" w:hAnsi="Times New Roman" w:cs="Times New Roman"/>
          <w:sz w:val="24"/>
          <w:szCs w:val="24"/>
          <w:lang w:val="en-US" w:eastAsia="zh-CN"/>
        </w:rPr>
        <w:t>adalah</w:t>
      </w:r>
      <w:proofErr w:type="spellEnd"/>
      <w:r w:rsidRPr="00EA473D">
        <w:rPr>
          <w:rFonts w:ascii="Times New Roman" w:hAnsi="Times New Roman" w:cs="Times New Roman"/>
          <w:sz w:val="24"/>
          <w:szCs w:val="24"/>
          <w:lang w:val="en-US" w:eastAsia="zh-CN"/>
        </w:rPr>
        <w:t xml:space="preserve"> </w:t>
      </w:r>
      <w:proofErr w:type="spellStart"/>
      <w:r w:rsidRPr="00EA473D">
        <w:rPr>
          <w:rFonts w:ascii="Times New Roman" w:hAnsi="Times New Roman" w:cs="Times New Roman"/>
          <w:sz w:val="24"/>
          <w:szCs w:val="24"/>
          <w:lang w:val="en-US" w:eastAsia="zh-CN"/>
        </w:rPr>
        <w:t>gambar</w:t>
      </w:r>
      <w:proofErr w:type="spellEnd"/>
      <w:r w:rsidRPr="00EA473D">
        <w:rPr>
          <w:rFonts w:ascii="Times New Roman" w:hAnsi="Times New Roman" w:cs="Times New Roman"/>
          <w:sz w:val="24"/>
          <w:szCs w:val="24"/>
          <w:lang w:val="en-US" w:eastAsia="zh-CN"/>
        </w:rPr>
        <w:t xml:space="preserve"> Entity Relationship Diagram (ERD) </w:t>
      </w:r>
      <w:proofErr w:type="spellStart"/>
      <w:r w:rsidRPr="00EA473D">
        <w:rPr>
          <w:rFonts w:ascii="Times New Roman" w:hAnsi="Times New Roman" w:cs="Times New Roman"/>
          <w:sz w:val="24"/>
          <w:szCs w:val="24"/>
          <w:lang w:val="en-US" w:eastAsia="zh-CN"/>
        </w:rPr>
        <w:t>dari</w:t>
      </w:r>
      <w:proofErr w:type="spellEnd"/>
      <w:r w:rsidRPr="00EA473D">
        <w:rPr>
          <w:rFonts w:ascii="Times New Roman" w:hAnsi="Times New Roman" w:cs="Times New Roman"/>
          <w:sz w:val="24"/>
          <w:szCs w:val="24"/>
          <w:lang w:val="en-US" w:eastAsia="zh-CN"/>
        </w:rPr>
        <w:t xml:space="preserve"> </w:t>
      </w:r>
      <w:proofErr w:type="spellStart"/>
      <w:r w:rsidRPr="00EA473D">
        <w:rPr>
          <w:rFonts w:ascii="Times New Roman" w:hAnsi="Times New Roman" w:cs="Times New Roman"/>
          <w:sz w:val="24"/>
          <w:szCs w:val="24"/>
          <w:lang w:val="en-US" w:eastAsia="zh-CN"/>
        </w:rPr>
        <w:t>sistem</w:t>
      </w:r>
      <w:proofErr w:type="spellEnd"/>
      <w:r w:rsidRPr="00EA473D">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peminjaman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sarpras</w:t>
      </w:r>
      <w:proofErr w:type="spellEnd"/>
      <w:r>
        <w:rPr>
          <w:rFonts w:ascii="Times New Roman" w:hAnsi="Times New Roman" w:cs="Times New Roman"/>
          <w:sz w:val="24"/>
          <w:szCs w:val="24"/>
          <w:lang w:val="en-US" w:eastAsia="zh-CN"/>
        </w:rPr>
        <w:t xml:space="preserve"> </w:t>
      </w:r>
      <w:proofErr w:type="spellStart"/>
      <w:r w:rsidRPr="00EA473D">
        <w:rPr>
          <w:rFonts w:ascii="Times New Roman" w:hAnsi="Times New Roman" w:cs="Times New Roman"/>
          <w:sz w:val="24"/>
          <w:szCs w:val="24"/>
          <w:lang w:val="en-US" w:eastAsia="zh-CN"/>
        </w:rPr>
        <w:t>dibangun</w:t>
      </w:r>
      <w:proofErr w:type="spellEnd"/>
      <w:r w:rsidR="00BA728A">
        <w:rPr>
          <w:rFonts w:ascii="Times New Roman" w:hAnsi="Times New Roman" w:cs="Times New Roman"/>
          <w:sz w:val="24"/>
          <w:szCs w:val="24"/>
          <w:lang w:val="en-US" w:eastAsia="zh-CN"/>
        </w:rPr>
        <w:t xml:space="preserve"> Gambar 3.7</w:t>
      </w:r>
      <w:r>
        <w:rPr>
          <w:rFonts w:ascii="Times New Roman" w:hAnsi="Times New Roman" w:cs="Times New Roman"/>
          <w:sz w:val="24"/>
          <w:szCs w:val="24"/>
          <w:lang w:val="en-US" w:eastAsia="zh-CN"/>
        </w:rPr>
        <w:t>:</w:t>
      </w:r>
    </w:p>
    <w:p w14:paraId="00175010" w14:textId="77777777" w:rsidR="00EA473D" w:rsidRDefault="00EA473D" w:rsidP="00EA473D">
      <w:pPr>
        <w:keepNext/>
        <w:spacing w:line="480" w:lineRule="auto"/>
        <w:ind w:hanging="1276"/>
        <w:jc w:val="center"/>
      </w:pPr>
      <w:r>
        <w:rPr>
          <w:rFonts w:ascii="Times New Roman" w:hAnsi="Times New Roman" w:cs="Times New Roman"/>
          <w:noProof/>
          <w:sz w:val="24"/>
          <w:szCs w:val="24"/>
          <w:lang w:val="en-US" w:eastAsia="zh-CN"/>
        </w:rPr>
        <w:drawing>
          <wp:inline distT="0" distB="0" distL="0" distR="0" wp14:anchorId="436177B1" wp14:editId="299D9EBD">
            <wp:extent cx="6307930" cy="3944620"/>
            <wp:effectExtent l="0" t="0" r="0" b="0"/>
            <wp:docPr id="2590821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82146" name="Picture 259082146"/>
                    <pic:cNvPicPr/>
                  </pic:nvPicPr>
                  <pic:blipFill>
                    <a:blip r:embed="rId22">
                      <a:extLst>
                        <a:ext uri="{28A0092B-C50C-407E-A947-70E740481C1C}">
                          <a14:useLocalDpi xmlns:a14="http://schemas.microsoft.com/office/drawing/2010/main" val="0"/>
                        </a:ext>
                      </a:extLst>
                    </a:blip>
                    <a:stretch>
                      <a:fillRect/>
                    </a:stretch>
                  </pic:blipFill>
                  <pic:spPr>
                    <a:xfrm>
                      <a:off x="0" y="0"/>
                      <a:ext cx="6337887" cy="3963354"/>
                    </a:xfrm>
                    <a:prstGeom prst="rect">
                      <a:avLst/>
                    </a:prstGeom>
                  </pic:spPr>
                </pic:pic>
              </a:graphicData>
            </a:graphic>
          </wp:inline>
        </w:drawing>
      </w:r>
    </w:p>
    <w:p w14:paraId="4C9E9F25" w14:textId="659DEC4A" w:rsidR="00EA473D" w:rsidRDefault="00EA473D" w:rsidP="00EA473D">
      <w:pPr>
        <w:pStyle w:val="Caption"/>
        <w:rPr>
          <w:szCs w:val="24"/>
          <w:lang w:eastAsia="zh-CN"/>
        </w:rPr>
      </w:pPr>
      <w:bookmarkStart w:id="66" w:name="_Toc167658827"/>
      <w:r>
        <w:t xml:space="preserve">Gambar 3. </w:t>
      </w:r>
      <w:r>
        <w:fldChar w:fldCharType="begin"/>
      </w:r>
      <w:r>
        <w:instrText xml:space="preserve"> SEQ Gambar_3. \* ARABIC </w:instrText>
      </w:r>
      <w:r>
        <w:fldChar w:fldCharType="separate"/>
      </w:r>
      <w:r w:rsidR="00BA728A">
        <w:rPr>
          <w:noProof/>
        </w:rPr>
        <w:t>7</w:t>
      </w:r>
      <w:r>
        <w:fldChar w:fldCharType="end"/>
      </w:r>
      <w:r>
        <w:t xml:space="preserve"> Entity </w:t>
      </w:r>
      <w:r w:rsidRPr="00EA473D">
        <w:rPr>
          <w:szCs w:val="24"/>
          <w:lang w:eastAsia="zh-CN"/>
        </w:rPr>
        <w:t>Relationship Diagram</w:t>
      </w:r>
      <w:r>
        <w:rPr>
          <w:szCs w:val="24"/>
          <w:lang w:eastAsia="zh-CN"/>
        </w:rPr>
        <w:t xml:space="preserve"> </w:t>
      </w:r>
      <w:proofErr w:type="spellStart"/>
      <w:r>
        <w:rPr>
          <w:szCs w:val="24"/>
          <w:lang w:eastAsia="zh-CN"/>
        </w:rPr>
        <w:t>Peminjaman</w:t>
      </w:r>
      <w:proofErr w:type="spellEnd"/>
      <w:r>
        <w:rPr>
          <w:szCs w:val="24"/>
          <w:lang w:eastAsia="zh-CN"/>
        </w:rPr>
        <w:t xml:space="preserve"> </w:t>
      </w:r>
      <w:proofErr w:type="spellStart"/>
      <w:r>
        <w:rPr>
          <w:szCs w:val="24"/>
          <w:lang w:eastAsia="zh-CN"/>
        </w:rPr>
        <w:t>Sarpras</w:t>
      </w:r>
      <w:bookmarkEnd w:id="66"/>
      <w:proofErr w:type="spellEnd"/>
    </w:p>
    <w:p w14:paraId="43E597A5" w14:textId="77777777" w:rsidR="00BA728A" w:rsidRPr="00BA728A" w:rsidRDefault="00BA728A" w:rsidP="00BA728A">
      <w:pPr>
        <w:rPr>
          <w:lang w:val="en-US" w:eastAsia="zh-CN"/>
        </w:rPr>
      </w:pPr>
    </w:p>
    <w:p w14:paraId="33B51C1E" w14:textId="1D79A483" w:rsidR="00BA728A" w:rsidRPr="00BA728A" w:rsidRDefault="00BA728A" w:rsidP="00BA728A">
      <w:pPr>
        <w:pStyle w:val="Heading1"/>
        <w:numPr>
          <w:ilvl w:val="0"/>
          <w:numId w:val="28"/>
        </w:numPr>
        <w:rPr>
          <w:rFonts w:eastAsia="MS Gothic" w:cs="Times New Roman"/>
          <w:kern w:val="36"/>
          <w:sz w:val="24"/>
          <w:szCs w:val="24"/>
          <w:lang w:val="en-US" w:eastAsia="zh-CN"/>
        </w:rPr>
      </w:pPr>
      <w:bookmarkStart w:id="67" w:name="_Toc167658792"/>
      <w:r w:rsidRPr="00BA728A">
        <w:rPr>
          <w:rFonts w:eastAsia="MS Gothic" w:cs="Times New Roman"/>
          <w:kern w:val="36"/>
          <w:sz w:val="24"/>
          <w:szCs w:val="24"/>
          <w:lang w:val="en-US" w:eastAsia="zh-CN"/>
        </w:rPr>
        <w:t xml:space="preserve">Skema </w:t>
      </w:r>
      <w:proofErr w:type="spellStart"/>
      <w:r w:rsidRPr="00BA728A">
        <w:rPr>
          <w:rFonts w:eastAsia="MS Gothic" w:cs="Times New Roman"/>
          <w:kern w:val="36"/>
          <w:sz w:val="24"/>
          <w:szCs w:val="24"/>
          <w:lang w:val="en-US" w:eastAsia="zh-CN"/>
        </w:rPr>
        <w:t>Relasi</w:t>
      </w:r>
      <w:proofErr w:type="spellEnd"/>
      <w:r w:rsidRPr="00BA728A">
        <w:rPr>
          <w:rFonts w:eastAsia="MS Gothic" w:cs="Times New Roman"/>
          <w:kern w:val="36"/>
          <w:sz w:val="24"/>
          <w:szCs w:val="24"/>
          <w:lang w:val="en-US" w:eastAsia="zh-CN"/>
        </w:rPr>
        <w:t xml:space="preserve"> </w:t>
      </w:r>
      <w:proofErr w:type="spellStart"/>
      <w:r w:rsidRPr="00BA728A">
        <w:rPr>
          <w:rFonts w:eastAsia="MS Gothic" w:cs="Times New Roman"/>
          <w:kern w:val="36"/>
          <w:sz w:val="24"/>
          <w:szCs w:val="24"/>
          <w:lang w:val="en-US" w:eastAsia="zh-CN"/>
        </w:rPr>
        <w:t>Sarpras</w:t>
      </w:r>
      <w:bookmarkEnd w:id="67"/>
      <w:proofErr w:type="spellEnd"/>
    </w:p>
    <w:p w14:paraId="140D0B4E" w14:textId="3FF2FC63" w:rsidR="00BA728A" w:rsidRDefault="00BA728A" w:rsidP="00BA728A">
      <w:pPr>
        <w:spacing w:after="0" w:line="480" w:lineRule="auto"/>
        <w:ind w:firstLine="720"/>
        <w:jc w:val="both"/>
        <w:rPr>
          <w:rFonts w:ascii="Times New Roman" w:eastAsia="Times New Roman" w:hAnsi="Times New Roman" w:cs="Times New Roman"/>
          <w:color w:val="000000"/>
          <w:sz w:val="24"/>
          <w:szCs w:val="24"/>
          <w:lang w:val="en-ID" w:eastAsia="en-ID"/>
        </w:rPr>
      </w:pPr>
      <w:proofErr w:type="spellStart"/>
      <w:r w:rsidRPr="00BA728A">
        <w:rPr>
          <w:rFonts w:ascii="Times New Roman" w:eastAsia="Times New Roman" w:hAnsi="Times New Roman" w:cs="Times New Roman"/>
          <w:color w:val="000000"/>
          <w:sz w:val="24"/>
          <w:szCs w:val="24"/>
          <w:lang w:val="en-ID" w:eastAsia="en-ID"/>
        </w:rPr>
        <w:t>Berikut</w:t>
      </w:r>
      <w:proofErr w:type="spellEnd"/>
      <w:r w:rsidRPr="00BA728A">
        <w:rPr>
          <w:rFonts w:ascii="Times New Roman" w:eastAsia="Times New Roman" w:hAnsi="Times New Roman" w:cs="Times New Roman"/>
          <w:color w:val="000000"/>
          <w:sz w:val="24"/>
          <w:szCs w:val="24"/>
          <w:lang w:val="en-ID" w:eastAsia="en-ID"/>
        </w:rPr>
        <w:t xml:space="preserve"> </w:t>
      </w:r>
      <w:proofErr w:type="spellStart"/>
      <w:r w:rsidRPr="00BA728A">
        <w:rPr>
          <w:rFonts w:ascii="Times New Roman" w:eastAsia="Times New Roman" w:hAnsi="Times New Roman" w:cs="Times New Roman"/>
          <w:color w:val="000000"/>
          <w:sz w:val="24"/>
          <w:szCs w:val="24"/>
          <w:lang w:val="en-ID" w:eastAsia="en-ID"/>
        </w:rPr>
        <w:t>adalah</w:t>
      </w:r>
      <w:proofErr w:type="spellEnd"/>
      <w:r w:rsidRPr="00BA728A">
        <w:rPr>
          <w:rFonts w:ascii="Times New Roman" w:eastAsia="Times New Roman" w:hAnsi="Times New Roman" w:cs="Times New Roman"/>
          <w:color w:val="000000"/>
          <w:sz w:val="24"/>
          <w:szCs w:val="24"/>
          <w:lang w:val="en-ID" w:eastAsia="en-ID"/>
        </w:rPr>
        <w:t xml:space="preserve"> </w:t>
      </w:r>
      <w:proofErr w:type="spellStart"/>
      <w:r w:rsidRPr="00BA728A">
        <w:rPr>
          <w:rFonts w:ascii="Times New Roman" w:eastAsia="Times New Roman" w:hAnsi="Times New Roman" w:cs="Times New Roman"/>
          <w:color w:val="000000"/>
          <w:sz w:val="24"/>
          <w:szCs w:val="24"/>
          <w:lang w:val="en-ID" w:eastAsia="en-ID"/>
        </w:rPr>
        <w:t>gambar</w:t>
      </w:r>
      <w:proofErr w:type="spellEnd"/>
      <w:r w:rsidRPr="00BA728A">
        <w:rPr>
          <w:rFonts w:ascii="Times New Roman" w:eastAsia="Times New Roman" w:hAnsi="Times New Roman" w:cs="Times New Roman"/>
          <w:color w:val="000000"/>
          <w:sz w:val="24"/>
          <w:szCs w:val="24"/>
          <w:lang w:val="en-ID" w:eastAsia="en-ID"/>
        </w:rPr>
        <w:t xml:space="preserve"> </w:t>
      </w:r>
      <w:proofErr w:type="spellStart"/>
      <w:r w:rsidRPr="00BA728A">
        <w:rPr>
          <w:rFonts w:ascii="Times New Roman" w:eastAsia="Times New Roman" w:hAnsi="Times New Roman" w:cs="Times New Roman"/>
          <w:color w:val="000000"/>
          <w:sz w:val="24"/>
          <w:szCs w:val="24"/>
          <w:lang w:val="en-ID" w:eastAsia="en-ID"/>
        </w:rPr>
        <w:t>skema</w:t>
      </w:r>
      <w:proofErr w:type="spellEnd"/>
      <w:r w:rsidRPr="00BA728A">
        <w:rPr>
          <w:rFonts w:ascii="Times New Roman" w:eastAsia="Times New Roman" w:hAnsi="Times New Roman" w:cs="Times New Roman"/>
          <w:color w:val="000000"/>
          <w:sz w:val="24"/>
          <w:szCs w:val="24"/>
          <w:lang w:val="en-ID" w:eastAsia="en-ID"/>
        </w:rPr>
        <w:t xml:space="preserve"> </w:t>
      </w:r>
      <w:proofErr w:type="spellStart"/>
      <w:r w:rsidRPr="00BA728A">
        <w:rPr>
          <w:rFonts w:ascii="Times New Roman" w:eastAsia="Times New Roman" w:hAnsi="Times New Roman" w:cs="Times New Roman"/>
          <w:color w:val="000000"/>
          <w:sz w:val="24"/>
          <w:szCs w:val="24"/>
          <w:lang w:val="en-ID" w:eastAsia="en-ID"/>
        </w:rPr>
        <w:t>relasi</w:t>
      </w:r>
      <w:proofErr w:type="spellEnd"/>
      <w:r w:rsidRPr="00BA728A">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sarpras</w:t>
      </w:r>
      <w:proofErr w:type="spellEnd"/>
      <w:r>
        <w:rPr>
          <w:rFonts w:ascii="Times New Roman" w:eastAsia="Times New Roman" w:hAnsi="Times New Roman" w:cs="Times New Roman"/>
          <w:color w:val="000000"/>
          <w:sz w:val="24"/>
          <w:szCs w:val="24"/>
          <w:lang w:val="en-ID" w:eastAsia="en-ID"/>
        </w:rPr>
        <w:t xml:space="preserve"> </w:t>
      </w:r>
      <w:r w:rsidRPr="00BA728A">
        <w:rPr>
          <w:rFonts w:ascii="Times New Roman" w:eastAsia="Times New Roman" w:hAnsi="Times New Roman" w:cs="Times New Roman"/>
          <w:color w:val="000000"/>
          <w:sz w:val="24"/>
          <w:szCs w:val="24"/>
          <w:lang w:val="en-ID" w:eastAsia="en-ID"/>
        </w:rPr>
        <w:t xml:space="preserve">pada </w:t>
      </w:r>
      <w:proofErr w:type="spellStart"/>
      <w:r w:rsidRPr="00BA728A">
        <w:rPr>
          <w:rFonts w:ascii="Times New Roman" w:eastAsia="Times New Roman" w:hAnsi="Times New Roman" w:cs="Times New Roman"/>
          <w:color w:val="000000"/>
          <w:sz w:val="24"/>
          <w:szCs w:val="24"/>
          <w:lang w:val="en-ID" w:eastAsia="en-ID"/>
        </w:rPr>
        <w:t>Aplikasi</w:t>
      </w:r>
      <w:proofErr w:type="spellEnd"/>
      <w:r w:rsidRPr="00BA728A">
        <w:rPr>
          <w:rFonts w:ascii="Times New Roman" w:eastAsia="Times New Roman" w:hAnsi="Times New Roman" w:cs="Times New Roman"/>
          <w:color w:val="000000"/>
          <w:sz w:val="24"/>
          <w:szCs w:val="24"/>
          <w:lang w:val="en-ID" w:eastAsia="en-ID"/>
        </w:rPr>
        <w:t xml:space="preserve"> </w:t>
      </w:r>
      <w:proofErr w:type="spellStart"/>
      <w:r w:rsidRPr="00BA728A">
        <w:rPr>
          <w:rFonts w:ascii="Times New Roman" w:eastAsia="Times New Roman" w:hAnsi="Times New Roman" w:cs="Times New Roman"/>
          <w:color w:val="000000"/>
          <w:sz w:val="24"/>
          <w:szCs w:val="24"/>
          <w:lang w:val="en-ID" w:eastAsia="en-ID"/>
        </w:rPr>
        <w:t>Peminjaman</w:t>
      </w:r>
      <w:proofErr w:type="spellEnd"/>
      <w:r w:rsidRPr="00BA728A">
        <w:rPr>
          <w:rFonts w:ascii="Times New Roman" w:eastAsia="Times New Roman" w:hAnsi="Times New Roman" w:cs="Times New Roman"/>
          <w:color w:val="000000"/>
          <w:sz w:val="24"/>
          <w:szCs w:val="24"/>
          <w:lang w:val="en-ID" w:eastAsia="en-ID"/>
        </w:rPr>
        <w:t xml:space="preserve"> Sarana dan </w:t>
      </w:r>
      <w:proofErr w:type="spellStart"/>
      <w:r w:rsidRPr="00BA728A">
        <w:rPr>
          <w:rFonts w:ascii="Times New Roman" w:eastAsia="Times New Roman" w:hAnsi="Times New Roman" w:cs="Times New Roman"/>
          <w:color w:val="000000"/>
          <w:sz w:val="24"/>
          <w:szCs w:val="24"/>
          <w:lang w:val="en-ID" w:eastAsia="en-ID"/>
        </w:rPr>
        <w:t>Prasarana</w:t>
      </w:r>
      <w:proofErr w:type="spellEnd"/>
      <w:r w:rsidRPr="00BA728A">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Kampus</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Stimata</w:t>
      </w:r>
      <w:proofErr w:type="spellEnd"/>
      <w:r>
        <w:rPr>
          <w:rFonts w:ascii="Times New Roman" w:eastAsia="Times New Roman" w:hAnsi="Times New Roman" w:cs="Times New Roman"/>
          <w:color w:val="000000"/>
          <w:sz w:val="24"/>
          <w:szCs w:val="24"/>
          <w:lang w:val="en-ID" w:eastAsia="en-ID"/>
        </w:rPr>
        <w:t xml:space="preserve"> Malang</w:t>
      </w:r>
      <w:r w:rsidRPr="00BA728A">
        <w:rPr>
          <w:rFonts w:ascii="Times New Roman" w:eastAsia="Times New Roman" w:hAnsi="Times New Roman" w:cs="Times New Roman"/>
          <w:color w:val="000000"/>
          <w:sz w:val="24"/>
          <w:szCs w:val="24"/>
          <w:lang w:val="en-ID" w:eastAsia="en-ID"/>
        </w:rPr>
        <w:t xml:space="preserve"> </w:t>
      </w:r>
      <w:proofErr w:type="spellStart"/>
      <w:r w:rsidRPr="00BA728A">
        <w:rPr>
          <w:rFonts w:ascii="Times New Roman" w:eastAsia="Times New Roman" w:hAnsi="Times New Roman" w:cs="Times New Roman"/>
          <w:color w:val="000000"/>
          <w:sz w:val="24"/>
          <w:szCs w:val="24"/>
          <w:lang w:val="en-ID" w:eastAsia="en-ID"/>
        </w:rPr>
        <w:t>dapat</w:t>
      </w:r>
      <w:proofErr w:type="spellEnd"/>
      <w:r w:rsidRPr="00BA728A">
        <w:rPr>
          <w:rFonts w:ascii="Times New Roman" w:eastAsia="Times New Roman" w:hAnsi="Times New Roman" w:cs="Times New Roman"/>
          <w:color w:val="000000"/>
          <w:sz w:val="24"/>
          <w:szCs w:val="24"/>
          <w:lang w:val="en-ID" w:eastAsia="en-ID"/>
        </w:rPr>
        <w:t xml:space="preserve"> </w:t>
      </w:r>
      <w:proofErr w:type="spellStart"/>
      <w:r w:rsidRPr="00BA728A">
        <w:rPr>
          <w:rFonts w:ascii="Times New Roman" w:eastAsia="Times New Roman" w:hAnsi="Times New Roman" w:cs="Times New Roman"/>
          <w:color w:val="000000"/>
          <w:sz w:val="24"/>
          <w:szCs w:val="24"/>
          <w:lang w:val="en-ID" w:eastAsia="en-ID"/>
        </w:rPr>
        <w:t>dilihat</w:t>
      </w:r>
      <w:proofErr w:type="spellEnd"/>
      <w:r w:rsidRPr="00BA728A">
        <w:rPr>
          <w:rFonts w:ascii="Times New Roman" w:eastAsia="Times New Roman" w:hAnsi="Times New Roman" w:cs="Times New Roman"/>
          <w:color w:val="000000"/>
          <w:sz w:val="24"/>
          <w:szCs w:val="24"/>
          <w:lang w:val="en-ID" w:eastAsia="en-ID"/>
        </w:rPr>
        <w:t xml:space="preserve"> </w:t>
      </w:r>
      <w:proofErr w:type="spellStart"/>
      <w:r w:rsidRPr="00BA728A">
        <w:rPr>
          <w:rFonts w:ascii="Times New Roman" w:eastAsia="Times New Roman" w:hAnsi="Times New Roman" w:cs="Times New Roman"/>
          <w:color w:val="000000"/>
          <w:sz w:val="24"/>
          <w:szCs w:val="24"/>
          <w:lang w:val="en-ID" w:eastAsia="en-ID"/>
        </w:rPr>
        <w:t>seperi</w:t>
      </w:r>
      <w:proofErr w:type="spellEnd"/>
      <w:r w:rsidRPr="00BA728A">
        <w:rPr>
          <w:rFonts w:ascii="Times New Roman" w:eastAsia="Times New Roman" w:hAnsi="Times New Roman" w:cs="Times New Roman"/>
          <w:color w:val="000000"/>
          <w:sz w:val="24"/>
          <w:szCs w:val="24"/>
          <w:lang w:val="en-ID" w:eastAsia="en-ID"/>
        </w:rPr>
        <w:t xml:space="preserve"> </w:t>
      </w:r>
      <w:proofErr w:type="spellStart"/>
      <w:r w:rsidRPr="00BA728A">
        <w:rPr>
          <w:rFonts w:ascii="Times New Roman" w:eastAsia="Times New Roman" w:hAnsi="Times New Roman" w:cs="Times New Roman"/>
          <w:color w:val="000000"/>
          <w:sz w:val="24"/>
          <w:szCs w:val="24"/>
          <w:lang w:val="en-ID" w:eastAsia="en-ID"/>
        </w:rPr>
        <w:t>gambar</w:t>
      </w:r>
      <w:proofErr w:type="spellEnd"/>
      <w:r w:rsidRPr="00BA728A">
        <w:rPr>
          <w:rFonts w:ascii="Times New Roman" w:eastAsia="Times New Roman" w:hAnsi="Times New Roman" w:cs="Times New Roman"/>
          <w:color w:val="000000"/>
          <w:sz w:val="24"/>
          <w:szCs w:val="24"/>
          <w:lang w:val="en-ID" w:eastAsia="en-ID"/>
        </w:rPr>
        <w:t xml:space="preserve"> 3</w:t>
      </w:r>
      <w:r>
        <w:rPr>
          <w:rFonts w:ascii="Times New Roman" w:eastAsia="Times New Roman" w:hAnsi="Times New Roman" w:cs="Times New Roman"/>
          <w:color w:val="000000"/>
          <w:sz w:val="24"/>
          <w:szCs w:val="24"/>
          <w:lang w:val="en-ID" w:eastAsia="en-ID"/>
        </w:rPr>
        <w:t>.8</w:t>
      </w:r>
      <w:r w:rsidRPr="00BA728A">
        <w:rPr>
          <w:rFonts w:ascii="Times New Roman" w:eastAsia="Times New Roman" w:hAnsi="Times New Roman" w:cs="Times New Roman"/>
          <w:color w:val="000000"/>
          <w:sz w:val="24"/>
          <w:szCs w:val="24"/>
          <w:lang w:val="en-ID" w:eastAsia="en-ID"/>
        </w:rPr>
        <w:t xml:space="preserve"> </w:t>
      </w:r>
      <w:proofErr w:type="spellStart"/>
      <w:r w:rsidRPr="00BA728A">
        <w:rPr>
          <w:rFonts w:ascii="Times New Roman" w:eastAsia="Times New Roman" w:hAnsi="Times New Roman" w:cs="Times New Roman"/>
          <w:color w:val="000000"/>
          <w:sz w:val="24"/>
          <w:szCs w:val="24"/>
          <w:lang w:val="en-ID" w:eastAsia="en-ID"/>
        </w:rPr>
        <w:t>dibawah</w:t>
      </w:r>
      <w:proofErr w:type="spellEnd"/>
      <w:r w:rsidRPr="00BA728A">
        <w:rPr>
          <w:rFonts w:ascii="Times New Roman" w:eastAsia="Times New Roman" w:hAnsi="Times New Roman" w:cs="Times New Roman"/>
          <w:color w:val="000000"/>
          <w:sz w:val="24"/>
          <w:szCs w:val="24"/>
          <w:lang w:val="en-ID" w:eastAsia="en-ID"/>
        </w:rPr>
        <w:t xml:space="preserve"> in</w:t>
      </w:r>
      <w:r>
        <w:rPr>
          <w:rFonts w:ascii="Times New Roman" w:eastAsia="Times New Roman" w:hAnsi="Times New Roman" w:cs="Times New Roman"/>
          <w:color w:val="000000"/>
          <w:sz w:val="24"/>
          <w:szCs w:val="24"/>
          <w:lang w:val="en-ID" w:eastAsia="en-ID"/>
        </w:rPr>
        <w:t>:</w:t>
      </w:r>
    </w:p>
    <w:p w14:paraId="041149D2" w14:textId="77777777" w:rsidR="00BA728A" w:rsidRDefault="00BA728A" w:rsidP="00BA728A">
      <w:pPr>
        <w:keepNext/>
        <w:spacing w:after="0" w:line="480" w:lineRule="auto"/>
        <w:ind w:left="-1276" w:hanging="992"/>
        <w:jc w:val="both"/>
      </w:pPr>
      <w:r>
        <w:rPr>
          <w:rFonts w:ascii="Times New Roman" w:eastAsia="Times New Roman" w:hAnsi="Times New Roman" w:cs="Times New Roman"/>
          <w:noProof/>
          <w:sz w:val="24"/>
          <w:szCs w:val="24"/>
          <w:lang w:val="en-ID" w:eastAsia="en-ID"/>
        </w:rPr>
        <w:lastRenderedPageBreak/>
        <w:drawing>
          <wp:inline distT="0" distB="0" distL="0" distR="0" wp14:anchorId="45A88516" wp14:editId="639293E9">
            <wp:extent cx="7854824" cy="3700130"/>
            <wp:effectExtent l="0" t="0" r="0" b="0"/>
            <wp:docPr id="5483028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02854" name="Picture 548302854"/>
                    <pic:cNvPicPr/>
                  </pic:nvPicPr>
                  <pic:blipFill>
                    <a:blip r:embed="rId23">
                      <a:extLst>
                        <a:ext uri="{28A0092B-C50C-407E-A947-70E740481C1C}">
                          <a14:useLocalDpi xmlns:a14="http://schemas.microsoft.com/office/drawing/2010/main" val="0"/>
                        </a:ext>
                      </a:extLst>
                    </a:blip>
                    <a:stretch>
                      <a:fillRect/>
                    </a:stretch>
                  </pic:blipFill>
                  <pic:spPr>
                    <a:xfrm>
                      <a:off x="0" y="0"/>
                      <a:ext cx="7867869" cy="3706275"/>
                    </a:xfrm>
                    <a:prstGeom prst="rect">
                      <a:avLst/>
                    </a:prstGeom>
                  </pic:spPr>
                </pic:pic>
              </a:graphicData>
            </a:graphic>
          </wp:inline>
        </w:drawing>
      </w:r>
    </w:p>
    <w:p w14:paraId="301EF349" w14:textId="7ABA8067" w:rsidR="00EA473D" w:rsidRDefault="00BA728A" w:rsidP="00BA728A">
      <w:pPr>
        <w:pStyle w:val="Caption"/>
        <w:rPr>
          <w:szCs w:val="24"/>
          <w:lang w:val="en-ID" w:eastAsia="en-ID"/>
        </w:rPr>
      </w:pPr>
      <w:bookmarkStart w:id="68" w:name="_Toc167658828"/>
      <w:r>
        <w:t xml:space="preserve">Gambar 3. </w:t>
      </w:r>
      <w:r>
        <w:fldChar w:fldCharType="begin"/>
      </w:r>
      <w:r>
        <w:instrText xml:space="preserve"> SEQ Gambar_3. \* ARABIC </w:instrText>
      </w:r>
      <w:r>
        <w:fldChar w:fldCharType="separate"/>
      </w:r>
      <w:r>
        <w:rPr>
          <w:noProof/>
        </w:rPr>
        <w:t>8</w:t>
      </w:r>
      <w:r>
        <w:fldChar w:fldCharType="end"/>
      </w:r>
      <w:r>
        <w:t xml:space="preserve"> </w:t>
      </w:r>
      <w:r>
        <w:rPr>
          <w:szCs w:val="24"/>
          <w:lang w:val="en-ID" w:eastAsia="en-ID"/>
        </w:rPr>
        <w:t>S</w:t>
      </w:r>
      <w:r w:rsidRPr="00BA728A">
        <w:rPr>
          <w:szCs w:val="24"/>
          <w:lang w:val="en-ID" w:eastAsia="en-ID"/>
        </w:rPr>
        <w:t xml:space="preserve">kema </w:t>
      </w:r>
      <w:proofErr w:type="spellStart"/>
      <w:r>
        <w:rPr>
          <w:szCs w:val="24"/>
          <w:lang w:val="en-ID" w:eastAsia="en-ID"/>
        </w:rPr>
        <w:t>R</w:t>
      </w:r>
      <w:r w:rsidRPr="00BA728A">
        <w:rPr>
          <w:szCs w:val="24"/>
          <w:lang w:val="en-ID" w:eastAsia="en-ID"/>
        </w:rPr>
        <w:t>elasi</w:t>
      </w:r>
      <w:proofErr w:type="spellEnd"/>
      <w:r w:rsidRPr="00BA728A">
        <w:rPr>
          <w:szCs w:val="24"/>
          <w:lang w:val="en-ID" w:eastAsia="en-ID"/>
        </w:rPr>
        <w:t xml:space="preserve"> </w:t>
      </w:r>
      <w:proofErr w:type="spellStart"/>
      <w:r>
        <w:rPr>
          <w:szCs w:val="24"/>
          <w:lang w:val="en-ID" w:eastAsia="en-ID"/>
        </w:rPr>
        <w:t>S</w:t>
      </w:r>
      <w:r>
        <w:rPr>
          <w:szCs w:val="24"/>
          <w:lang w:val="en-ID" w:eastAsia="en-ID"/>
        </w:rPr>
        <w:t>arpras</w:t>
      </w:r>
      <w:bookmarkEnd w:id="68"/>
      <w:proofErr w:type="spellEnd"/>
    </w:p>
    <w:p w14:paraId="38F5C31D" w14:textId="77777777" w:rsidR="00BA728A" w:rsidRPr="00BA728A" w:rsidRDefault="00BA728A" w:rsidP="00BA728A">
      <w:pPr>
        <w:rPr>
          <w:lang w:val="en-ID" w:eastAsia="en-ID"/>
        </w:rPr>
      </w:pPr>
    </w:p>
    <w:p w14:paraId="20B64EB0" w14:textId="145229F8" w:rsidR="003F3871" w:rsidRPr="003F3871" w:rsidRDefault="004F4E79" w:rsidP="003F3871">
      <w:pPr>
        <w:pStyle w:val="Heading1"/>
        <w:numPr>
          <w:ilvl w:val="0"/>
          <w:numId w:val="17"/>
        </w:numPr>
        <w:spacing w:line="360" w:lineRule="auto"/>
        <w:ind w:hanging="720"/>
        <w:rPr>
          <w:sz w:val="24"/>
          <w:szCs w:val="24"/>
          <w:lang w:val="en-US"/>
        </w:rPr>
      </w:pPr>
      <w:bookmarkStart w:id="69" w:name="_Toc167658793"/>
      <w:proofErr w:type="spellStart"/>
      <w:r>
        <w:rPr>
          <w:sz w:val="24"/>
          <w:szCs w:val="24"/>
          <w:lang w:val="en-US"/>
        </w:rPr>
        <w:t>Rancangan</w:t>
      </w:r>
      <w:proofErr w:type="spellEnd"/>
      <w:r>
        <w:rPr>
          <w:sz w:val="24"/>
          <w:szCs w:val="24"/>
          <w:lang w:val="en-US"/>
        </w:rPr>
        <w:t xml:space="preserve"> Desain </w:t>
      </w:r>
      <w:proofErr w:type="spellStart"/>
      <w:r>
        <w:rPr>
          <w:sz w:val="24"/>
          <w:szCs w:val="24"/>
          <w:lang w:val="en-US"/>
        </w:rPr>
        <w:t>Sistem</w:t>
      </w:r>
      <w:bookmarkEnd w:id="69"/>
      <w:proofErr w:type="spellEnd"/>
    </w:p>
    <w:p w14:paraId="0E1CC53D" w14:textId="79134870" w:rsidR="00D41455" w:rsidRPr="001F2671" w:rsidRDefault="001F2671" w:rsidP="002A63C0">
      <w:pPr>
        <w:pStyle w:val="ListParagraph"/>
        <w:numPr>
          <w:ilvl w:val="0"/>
          <w:numId w:val="49"/>
        </w:numPr>
        <w:spacing w:before="100" w:beforeAutospacing="1" w:after="100" w:afterAutospacing="1" w:line="240" w:lineRule="auto"/>
        <w:ind w:left="709" w:hanging="283"/>
        <w:jc w:val="both"/>
        <w:rPr>
          <w:rFonts w:ascii="Times New Roman" w:eastAsia="SimSun" w:hAnsi="Times New Roman"/>
          <w:b/>
          <w:bCs/>
          <w:sz w:val="24"/>
          <w:szCs w:val="24"/>
          <w:lang w:val="en-ID"/>
        </w:rPr>
      </w:pPr>
      <w:proofErr w:type="spellStart"/>
      <w:r>
        <w:rPr>
          <w:rFonts w:ascii="Times New Roman" w:hAnsi="Times New Roman"/>
          <w:b/>
          <w:bCs/>
          <w:sz w:val="24"/>
          <w:szCs w:val="24"/>
          <w:lang w:val="en-US"/>
        </w:rPr>
        <w:t>Rancangan</w:t>
      </w:r>
      <w:proofErr w:type="spellEnd"/>
      <w:r>
        <w:rPr>
          <w:rFonts w:ascii="Times New Roman" w:hAnsi="Times New Roman"/>
          <w:b/>
          <w:bCs/>
          <w:sz w:val="24"/>
          <w:szCs w:val="24"/>
          <w:lang w:val="en-US"/>
        </w:rPr>
        <w:t xml:space="preserve"> Desain </w:t>
      </w:r>
      <w:proofErr w:type="spellStart"/>
      <w:r>
        <w:rPr>
          <w:rFonts w:ascii="Times New Roman" w:hAnsi="Times New Roman"/>
          <w:b/>
          <w:bCs/>
          <w:sz w:val="24"/>
          <w:szCs w:val="24"/>
          <w:lang w:val="en-US"/>
        </w:rPr>
        <w:t>Sistem</w:t>
      </w:r>
      <w:proofErr w:type="spellEnd"/>
      <w:r>
        <w:rPr>
          <w:rFonts w:ascii="Times New Roman" w:hAnsi="Times New Roman"/>
          <w:b/>
          <w:bCs/>
          <w:sz w:val="24"/>
          <w:szCs w:val="24"/>
          <w:lang w:val="en-US"/>
        </w:rPr>
        <w:t xml:space="preserve"> Pada </w:t>
      </w:r>
      <w:proofErr w:type="spellStart"/>
      <w:r>
        <w:rPr>
          <w:rFonts w:ascii="Times New Roman" w:hAnsi="Times New Roman"/>
          <w:b/>
          <w:bCs/>
          <w:sz w:val="24"/>
          <w:szCs w:val="24"/>
          <w:lang w:val="en-US"/>
        </w:rPr>
        <w:t>Pengelola</w:t>
      </w:r>
      <w:proofErr w:type="spellEnd"/>
      <w:r>
        <w:rPr>
          <w:rFonts w:ascii="Times New Roman" w:hAnsi="Times New Roman"/>
          <w:b/>
          <w:bCs/>
          <w:sz w:val="24"/>
          <w:szCs w:val="24"/>
          <w:lang w:val="en-US"/>
        </w:rPr>
        <w:t xml:space="preserve"> </w:t>
      </w:r>
      <w:proofErr w:type="spellStart"/>
      <w:r>
        <w:rPr>
          <w:rFonts w:ascii="Times New Roman" w:hAnsi="Times New Roman"/>
          <w:b/>
          <w:bCs/>
          <w:sz w:val="24"/>
          <w:szCs w:val="24"/>
          <w:lang w:val="en-US"/>
        </w:rPr>
        <w:t>Sarpras</w:t>
      </w:r>
      <w:proofErr w:type="spellEnd"/>
    </w:p>
    <w:p w14:paraId="0908E88C" w14:textId="77777777" w:rsidR="001F2671" w:rsidRDefault="001F2671" w:rsidP="001F2671">
      <w:pPr>
        <w:pStyle w:val="ListParagraph"/>
        <w:spacing w:before="100" w:beforeAutospacing="1" w:after="100" w:afterAutospacing="1" w:line="240" w:lineRule="auto"/>
        <w:ind w:left="709"/>
        <w:jc w:val="both"/>
        <w:rPr>
          <w:rFonts w:ascii="Times New Roman" w:hAnsi="Times New Roman"/>
          <w:b/>
          <w:bCs/>
          <w:sz w:val="24"/>
          <w:szCs w:val="24"/>
          <w:lang w:val="en-US"/>
        </w:rPr>
      </w:pPr>
    </w:p>
    <w:p w14:paraId="561605A6" w14:textId="2615D3D7" w:rsidR="001F2671" w:rsidRPr="001F2671" w:rsidRDefault="001F2671" w:rsidP="001F2671">
      <w:pPr>
        <w:pStyle w:val="ListParagraph"/>
        <w:numPr>
          <w:ilvl w:val="0"/>
          <w:numId w:val="61"/>
        </w:numPr>
        <w:spacing w:before="100" w:beforeAutospacing="1" w:after="100" w:afterAutospacing="1" w:line="240" w:lineRule="auto"/>
        <w:ind w:left="709" w:hanging="283"/>
        <w:jc w:val="both"/>
        <w:rPr>
          <w:rFonts w:ascii="Times New Roman" w:eastAsia="SimSun" w:hAnsi="Times New Roman" w:cs="Times New Roman"/>
          <w:b/>
          <w:bCs/>
          <w:sz w:val="24"/>
          <w:szCs w:val="24"/>
          <w:lang w:val="en-ID"/>
        </w:rPr>
      </w:pPr>
      <w:r w:rsidRPr="001F2671">
        <w:rPr>
          <w:rFonts w:ascii="Times New Roman" w:hAnsi="Times New Roman" w:cs="Times New Roman"/>
          <w:sz w:val="24"/>
          <w:szCs w:val="24"/>
        </w:rPr>
        <w:t xml:space="preserve">Desain Halaman </w:t>
      </w:r>
      <w:r w:rsidRPr="001F2671">
        <w:rPr>
          <w:rFonts w:ascii="Times New Roman" w:hAnsi="Times New Roman" w:cs="Times New Roman"/>
          <w:i/>
          <w:iCs/>
          <w:sz w:val="24"/>
          <w:szCs w:val="24"/>
          <w:lang w:val="en-US"/>
        </w:rPr>
        <w:t xml:space="preserve">Login </w:t>
      </w:r>
      <w:r w:rsidRPr="001F2671">
        <w:rPr>
          <w:rFonts w:ascii="Times New Roman" w:hAnsi="Times New Roman" w:cs="Times New Roman"/>
          <w:iCs/>
          <w:sz w:val="24"/>
          <w:szCs w:val="24"/>
        </w:rPr>
        <w:t>P</w:t>
      </w:r>
      <w:proofErr w:type="spellStart"/>
      <w:r w:rsidRPr="001F2671">
        <w:rPr>
          <w:rFonts w:ascii="Times New Roman" w:hAnsi="Times New Roman" w:cs="Times New Roman"/>
          <w:iCs/>
          <w:sz w:val="24"/>
          <w:szCs w:val="24"/>
          <w:lang w:val="en-US"/>
        </w:rPr>
        <w:t>engelola</w:t>
      </w:r>
      <w:proofErr w:type="spellEnd"/>
      <w:r w:rsidRPr="001F2671">
        <w:rPr>
          <w:rFonts w:ascii="Times New Roman" w:hAnsi="Times New Roman" w:cs="Times New Roman"/>
          <w:iCs/>
          <w:sz w:val="24"/>
          <w:szCs w:val="24"/>
        </w:rPr>
        <w:t xml:space="preserve"> S</w:t>
      </w:r>
      <w:proofErr w:type="spellStart"/>
      <w:r w:rsidRPr="001F2671">
        <w:rPr>
          <w:rFonts w:ascii="Times New Roman" w:hAnsi="Times New Roman" w:cs="Times New Roman"/>
          <w:iCs/>
          <w:sz w:val="24"/>
          <w:szCs w:val="24"/>
          <w:lang w:val="en-US"/>
        </w:rPr>
        <w:t>arpras</w:t>
      </w:r>
      <w:proofErr w:type="spellEnd"/>
    </w:p>
    <w:p w14:paraId="6E44F0BC" w14:textId="256FF124" w:rsidR="003A70B4" w:rsidRPr="003379D4" w:rsidRDefault="00EB07AC" w:rsidP="002A63C0">
      <w:pPr>
        <w:spacing w:before="100" w:beforeAutospacing="1" w:after="100" w:afterAutospacing="1" w:line="480" w:lineRule="auto"/>
        <w:ind w:firstLine="720"/>
        <w:jc w:val="both"/>
        <w:rPr>
          <w:rFonts w:ascii="Times New Roman" w:hAnsi="Times New Roman" w:cs="Times New Roman"/>
          <w:sz w:val="24"/>
          <w:szCs w:val="24"/>
        </w:rPr>
      </w:pPr>
      <w:r w:rsidRPr="001F2671">
        <w:rPr>
          <w:rFonts w:ascii="Times New Roman" w:hAnsi="Times New Roman" w:cs="Times New Roman"/>
          <w:sz w:val="24"/>
          <w:szCs w:val="24"/>
        </w:rPr>
        <w:t xml:space="preserve">Halaman </w:t>
      </w:r>
      <w:r w:rsidRPr="001F2671">
        <w:rPr>
          <w:rFonts w:ascii="Times New Roman" w:hAnsi="Times New Roman" w:cs="Times New Roman"/>
          <w:i/>
          <w:sz w:val="24"/>
          <w:szCs w:val="24"/>
        </w:rPr>
        <w:t>login</w:t>
      </w:r>
      <w:r w:rsidR="00D44C49" w:rsidRPr="001F2671">
        <w:rPr>
          <w:rFonts w:ascii="Times New Roman" w:hAnsi="Times New Roman" w:cs="Times New Roman"/>
          <w:sz w:val="24"/>
          <w:szCs w:val="24"/>
          <w:lang w:val="en-US"/>
        </w:rPr>
        <w:t xml:space="preserve"> </w:t>
      </w:r>
      <w:proofErr w:type="spellStart"/>
      <w:r w:rsidR="00D44C49" w:rsidRPr="001F2671">
        <w:rPr>
          <w:rFonts w:ascii="Times New Roman" w:hAnsi="Times New Roman" w:cs="Times New Roman"/>
          <w:sz w:val="24"/>
          <w:szCs w:val="24"/>
          <w:lang w:val="en-US"/>
        </w:rPr>
        <w:t>Pengelola</w:t>
      </w:r>
      <w:proofErr w:type="spellEnd"/>
      <w:r w:rsidR="00D44C49" w:rsidRPr="001F2671">
        <w:rPr>
          <w:rFonts w:ascii="Times New Roman" w:hAnsi="Times New Roman" w:cs="Times New Roman"/>
          <w:sz w:val="24"/>
          <w:szCs w:val="24"/>
          <w:lang w:val="en-US"/>
        </w:rPr>
        <w:t xml:space="preserve"> </w:t>
      </w:r>
      <w:proofErr w:type="spellStart"/>
      <w:r w:rsidR="00D44C49" w:rsidRPr="001F2671">
        <w:rPr>
          <w:rFonts w:ascii="Times New Roman" w:hAnsi="Times New Roman" w:cs="Times New Roman"/>
          <w:sz w:val="24"/>
          <w:szCs w:val="24"/>
          <w:lang w:val="en-US"/>
        </w:rPr>
        <w:t>Sarpras</w:t>
      </w:r>
      <w:proofErr w:type="spellEnd"/>
      <w:r w:rsidR="00D44C49" w:rsidRPr="001F2671">
        <w:rPr>
          <w:rFonts w:ascii="Times New Roman" w:hAnsi="Times New Roman" w:cs="Times New Roman"/>
          <w:sz w:val="24"/>
          <w:szCs w:val="24"/>
          <w:lang w:val="en-US"/>
        </w:rPr>
        <w:t xml:space="preserve"> </w:t>
      </w:r>
      <w:r w:rsidRPr="001F2671">
        <w:rPr>
          <w:rFonts w:ascii="Times New Roman" w:hAnsi="Times New Roman" w:cs="Times New Roman"/>
          <w:sz w:val="24"/>
          <w:szCs w:val="24"/>
        </w:rPr>
        <w:t xml:space="preserve">merupakan halaman yang muncul pada saat </w:t>
      </w:r>
      <w:r w:rsidR="0043023B" w:rsidRPr="001F2671">
        <w:rPr>
          <w:rFonts w:ascii="Times New Roman" w:hAnsi="Times New Roman" w:cs="Times New Roman"/>
          <w:i/>
          <w:sz w:val="24"/>
          <w:szCs w:val="24"/>
          <w:lang w:val="en-US"/>
        </w:rPr>
        <w:t>W</w:t>
      </w:r>
      <w:r w:rsidRPr="001F2671">
        <w:rPr>
          <w:rFonts w:ascii="Times New Roman" w:hAnsi="Times New Roman" w:cs="Times New Roman"/>
          <w:i/>
          <w:sz w:val="24"/>
          <w:szCs w:val="24"/>
        </w:rPr>
        <w:t>ebsite</w:t>
      </w:r>
      <w:r w:rsidRPr="001F2671">
        <w:rPr>
          <w:rFonts w:ascii="Times New Roman" w:hAnsi="Times New Roman" w:cs="Times New Roman"/>
          <w:sz w:val="24"/>
          <w:szCs w:val="24"/>
        </w:rPr>
        <w:t xml:space="preserve"> </w:t>
      </w:r>
      <w:proofErr w:type="spellStart"/>
      <w:r w:rsidR="0043023B" w:rsidRPr="001F2671">
        <w:rPr>
          <w:rFonts w:ascii="Times New Roman" w:hAnsi="Times New Roman" w:cs="Times New Roman"/>
          <w:sz w:val="24"/>
          <w:szCs w:val="24"/>
          <w:lang w:val="en-US"/>
        </w:rPr>
        <w:t>P</w:t>
      </w:r>
      <w:r w:rsidR="003A70B4" w:rsidRPr="001F2671">
        <w:rPr>
          <w:rFonts w:ascii="Times New Roman" w:hAnsi="Times New Roman" w:cs="Times New Roman"/>
          <w:sz w:val="24"/>
          <w:szCs w:val="24"/>
          <w:lang w:val="en-US"/>
        </w:rPr>
        <w:t>engolahan</w:t>
      </w:r>
      <w:proofErr w:type="spellEnd"/>
      <w:r w:rsidR="003A70B4" w:rsidRPr="001F2671">
        <w:rPr>
          <w:rFonts w:ascii="Times New Roman" w:hAnsi="Times New Roman" w:cs="Times New Roman"/>
          <w:sz w:val="24"/>
          <w:szCs w:val="24"/>
          <w:lang w:val="en-US"/>
        </w:rPr>
        <w:t xml:space="preserve"> </w:t>
      </w:r>
      <w:r w:rsidR="0043023B" w:rsidRPr="001F2671">
        <w:rPr>
          <w:rFonts w:ascii="Times New Roman" w:hAnsi="Times New Roman" w:cs="Times New Roman"/>
          <w:sz w:val="24"/>
          <w:szCs w:val="24"/>
          <w:lang w:val="en-US"/>
        </w:rPr>
        <w:t>D</w:t>
      </w:r>
      <w:r w:rsidR="00EF2C4F" w:rsidRPr="001F2671">
        <w:rPr>
          <w:rFonts w:ascii="Times New Roman" w:hAnsi="Times New Roman" w:cs="Times New Roman"/>
          <w:sz w:val="24"/>
          <w:szCs w:val="24"/>
          <w:lang w:val="en-US"/>
        </w:rPr>
        <w:t xml:space="preserve">ata </w:t>
      </w:r>
      <w:proofErr w:type="spellStart"/>
      <w:r w:rsidR="0043023B" w:rsidRPr="001F2671">
        <w:rPr>
          <w:rFonts w:ascii="Times New Roman" w:hAnsi="Times New Roman" w:cs="Times New Roman"/>
          <w:sz w:val="24"/>
          <w:szCs w:val="24"/>
          <w:lang w:val="en-US"/>
        </w:rPr>
        <w:t>Pe</w:t>
      </w:r>
      <w:r w:rsidR="003A70B4" w:rsidRPr="001F2671">
        <w:rPr>
          <w:rFonts w:ascii="Times New Roman" w:hAnsi="Times New Roman" w:cs="Times New Roman"/>
          <w:sz w:val="24"/>
          <w:szCs w:val="24"/>
          <w:lang w:val="en-US"/>
        </w:rPr>
        <w:t>minjaman</w:t>
      </w:r>
      <w:proofErr w:type="spellEnd"/>
      <w:r w:rsidR="003A70B4" w:rsidRPr="001F2671">
        <w:rPr>
          <w:rFonts w:ascii="Times New Roman" w:hAnsi="Times New Roman" w:cs="Times New Roman"/>
          <w:sz w:val="24"/>
          <w:szCs w:val="24"/>
          <w:lang w:val="en-US"/>
        </w:rPr>
        <w:t xml:space="preserve"> </w:t>
      </w:r>
      <w:proofErr w:type="spellStart"/>
      <w:r w:rsidR="003A70B4" w:rsidRPr="001F2671">
        <w:rPr>
          <w:rFonts w:ascii="Times New Roman" w:hAnsi="Times New Roman" w:cs="Times New Roman"/>
          <w:sz w:val="24"/>
          <w:szCs w:val="24"/>
          <w:lang w:val="en-US"/>
        </w:rPr>
        <w:t>Sarpras</w:t>
      </w:r>
      <w:proofErr w:type="spellEnd"/>
      <w:r w:rsidR="003A70B4" w:rsidRPr="001F2671">
        <w:rPr>
          <w:rFonts w:ascii="Times New Roman" w:hAnsi="Times New Roman" w:cs="Times New Roman"/>
          <w:sz w:val="24"/>
          <w:szCs w:val="24"/>
          <w:lang w:val="en-US"/>
        </w:rPr>
        <w:t xml:space="preserve"> di</w:t>
      </w:r>
      <w:r w:rsidRPr="001F2671">
        <w:rPr>
          <w:rFonts w:ascii="Times New Roman" w:hAnsi="Times New Roman" w:cs="Times New Roman"/>
          <w:sz w:val="24"/>
          <w:szCs w:val="24"/>
        </w:rPr>
        <w:t xml:space="preserve"> STMIK PPKIA Pradnya Paramita diakses</w:t>
      </w:r>
      <w:r w:rsidR="003379D4">
        <w:rPr>
          <w:rFonts w:ascii="Times New Roman" w:hAnsi="Times New Roman" w:cs="Times New Roman"/>
          <w:sz w:val="24"/>
          <w:szCs w:val="24"/>
        </w:rPr>
        <w:t xml:space="preserve">. </w:t>
      </w:r>
      <w:r w:rsidR="003379D4" w:rsidRPr="003379D4">
        <w:rPr>
          <w:rFonts w:ascii="Times New Roman" w:hAnsi="Times New Roman" w:cs="Times New Roman"/>
          <w:sz w:val="24"/>
          <w:szCs w:val="24"/>
        </w:rPr>
        <w:t>Gambar 3.7 adalah gambar rancangan desa</w:t>
      </w:r>
      <w:r w:rsidR="00EA201C">
        <w:rPr>
          <w:rFonts w:ascii="Times New Roman" w:hAnsi="Times New Roman" w:cs="Times New Roman"/>
          <w:sz w:val="24"/>
          <w:szCs w:val="24"/>
        </w:rPr>
        <w:t>in</w:t>
      </w:r>
      <w:r w:rsidR="003379D4" w:rsidRPr="003379D4">
        <w:rPr>
          <w:rFonts w:ascii="Times New Roman" w:hAnsi="Times New Roman" w:cs="Times New Roman"/>
          <w:sz w:val="24"/>
          <w:szCs w:val="24"/>
        </w:rPr>
        <w:t xml:space="preserve"> halaman login pengelola sarpras.</w:t>
      </w:r>
    </w:p>
    <w:p w14:paraId="05A165EE" w14:textId="6F6B2CE8" w:rsidR="00264DA8" w:rsidRPr="001F2671" w:rsidRDefault="0013370E" w:rsidP="00334EE7">
      <w:pPr>
        <w:keepNext/>
        <w:spacing w:before="100" w:beforeAutospacing="1" w:after="100" w:afterAutospacing="1" w:line="240" w:lineRule="auto"/>
        <w:ind w:hanging="993"/>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DA6BC6F" wp14:editId="70613675">
            <wp:extent cx="6084000" cy="2930400"/>
            <wp:effectExtent l="0" t="0" r="0" b="3810"/>
            <wp:docPr id="1937338595"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37338595" name="Picture 1937338595"/>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6084000" cy="2930400"/>
                    </a:xfrm>
                    <a:prstGeom prst="rect">
                      <a:avLst/>
                    </a:prstGeom>
                  </pic:spPr>
                </pic:pic>
              </a:graphicData>
            </a:graphic>
          </wp:inline>
        </w:drawing>
      </w:r>
    </w:p>
    <w:p w14:paraId="1EF36803" w14:textId="3CC3E7DA" w:rsidR="00F76D59" w:rsidRPr="001F2671" w:rsidRDefault="00264DA8" w:rsidP="009E72B4">
      <w:pPr>
        <w:pStyle w:val="Caption"/>
        <w:spacing w:line="240" w:lineRule="auto"/>
        <w:ind w:left="426"/>
        <w:rPr>
          <w:szCs w:val="24"/>
        </w:rPr>
      </w:pPr>
      <w:bookmarkStart w:id="70" w:name="_Toc165524131"/>
      <w:bookmarkStart w:id="71" w:name="_Toc166478498"/>
      <w:bookmarkStart w:id="72" w:name="_Toc166478937"/>
      <w:bookmarkStart w:id="73" w:name="_Toc167658829"/>
      <w:r w:rsidRPr="001F2671">
        <w:rPr>
          <w:szCs w:val="24"/>
        </w:rPr>
        <w:t xml:space="preserve">Gambar 3. </w:t>
      </w:r>
      <w:r w:rsidRPr="001F2671">
        <w:rPr>
          <w:szCs w:val="24"/>
        </w:rPr>
        <w:fldChar w:fldCharType="begin"/>
      </w:r>
      <w:r w:rsidRPr="001F2671">
        <w:rPr>
          <w:szCs w:val="24"/>
        </w:rPr>
        <w:instrText xml:space="preserve"> SEQ Gambar_3. \* ARABIC </w:instrText>
      </w:r>
      <w:r w:rsidRPr="001F2671">
        <w:rPr>
          <w:szCs w:val="24"/>
        </w:rPr>
        <w:fldChar w:fldCharType="separate"/>
      </w:r>
      <w:r w:rsidR="00BA728A">
        <w:rPr>
          <w:noProof/>
          <w:szCs w:val="24"/>
        </w:rPr>
        <w:t>9</w:t>
      </w:r>
      <w:r w:rsidRPr="001F2671">
        <w:rPr>
          <w:szCs w:val="24"/>
        </w:rPr>
        <w:fldChar w:fldCharType="end"/>
      </w:r>
      <w:r w:rsidRPr="001F2671">
        <w:rPr>
          <w:szCs w:val="24"/>
        </w:rPr>
        <w:t xml:space="preserve"> </w:t>
      </w:r>
      <w:r w:rsidR="00BA22F2" w:rsidRPr="001F2671">
        <w:rPr>
          <w:szCs w:val="24"/>
        </w:rPr>
        <w:t xml:space="preserve">Desain Halaman </w:t>
      </w:r>
      <w:r w:rsidR="008C101B" w:rsidRPr="001F2671">
        <w:rPr>
          <w:i/>
          <w:szCs w:val="24"/>
        </w:rPr>
        <w:t xml:space="preserve">Login </w:t>
      </w:r>
      <w:proofErr w:type="spellStart"/>
      <w:r w:rsidR="00B2058A" w:rsidRPr="001F2671">
        <w:rPr>
          <w:iCs w:val="0"/>
          <w:szCs w:val="24"/>
        </w:rPr>
        <w:t>P</w:t>
      </w:r>
      <w:r w:rsidR="008C101B" w:rsidRPr="001F2671">
        <w:rPr>
          <w:iCs w:val="0"/>
          <w:szCs w:val="24"/>
        </w:rPr>
        <w:t>engelola</w:t>
      </w:r>
      <w:proofErr w:type="spellEnd"/>
      <w:r w:rsidR="00B2058A" w:rsidRPr="001F2671">
        <w:rPr>
          <w:iCs w:val="0"/>
          <w:szCs w:val="24"/>
        </w:rPr>
        <w:t xml:space="preserve"> </w:t>
      </w:r>
      <w:proofErr w:type="spellStart"/>
      <w:r w:rsidR="00B2058A" w:rsidRPr="001F2671">
        <w:rPr>
          <w:iCs w:val="0"/>
          <w:szCs w:val="24"/>
        </w:rPr>
        <w:t>S</w:t>
      </w:r>
      <w:r w:rsidR="008C101B" w:rsidRPr="001F2671">
        <w:rPr>
          <w:iCs w:val="0"/>
          <w:szCs w:val="24"/>
        </w:rPr>
        <w:t>arpras</w:t>
      </w:r>
      <w:bookmarkEnd w:id="70"/>
      <w:bookmarkEnd w:id="71"/>
      <w:bookmarkEnd w:id="72"/>
      <w:bookmarkEnd w:id="73"/>
      <w:proofErr w:type="spellEnd"/>
    </w:p>
    <w:p w14:paraId="7BC67372" w14:textId="018705D8" w:rsidR="008C101B" w:rsidRPr="001F2671" w:rsidRDefault="008C101B" w:rsidP="001F2671">
      <w:pPr>
        <w:pStyle w:val="ListParagraph"/>
        <w:numPr>
          <w:ilvl w:val="0"/>
          <w:numId w:val="61"/>
        </w:numPr>
        <w:spacing w:before="100" w:beforeAutospacing="1" w:after="100" w:afterAutospacing="1" w:line="240" w:lineRule="auto"/>
        <w:ind w:left="709" w:hanging="283"/>
        <w:jc w:val="both"/>
        <w:rPr>
          <w:rFonts w:ascii="Times New Roman" w:eastAsia="SimSun" w:hAnsi="Times New Roman" w:cs="Times New Roman"/>
          <w:sz w:val="24"/>
          <w:szCs w:val="24"/>
          <w:lang w:val="en-ID"/>
        </w:rPr>
      </w:pPr>
      <w:r w:rsidRPr="001F2671">
        <w:rPr>
          <w:rFonts w:ascii="Times New Roman" w:hAnsi="Times New Roman" w:cs="Times New Roman"/>
          <w:sz w:val="24"/>
          <w:szCs w:val="24"/>
        </w:rPr>
        <w:t xml:space="preserve">Halaman </w:t>
      </w:r>
      <w:r w:rsidRPr="001F2671">
        <w:rPr>
          <w:rFonts w:ascii="Times New Roman" w:hAnsi="Times New Roman" w:cs="Times New Roman"/>
          <w:i/>
          <w:sz w:val="24"/>
          <w:szCs w:val="24"/>
          <w:lang w:val="en-US"/>
        </w:rPr>
        <w:t xml:space="preserve">Dashboard  </w:t>
      </w:r>
      <w:proofErr w:type="spellStart"/>
      <w:r w:rsidRPr="001F2671">
        <w:rPr>
          <w:rFonts w:ascii="Times New Roman" w:hAnsi="Times New Roman" w:cs="Times New Roman"/>
          <w:iCs/>
          <w:sz w:val="24"/>
          <w:szCs w:val="24"/>
          <w:lang w:val="en-US"/>
        </w:rPr>
        <w:t>Pengelola</w:t>
      </w:r>
      <w:proofErr w:type="spellEnd"/>
      <w:r w:rsidRPr="001F2671">
        <w:rPr>
          <w:rFonts w:ascii="Times New Roman" w:hAnsi="Times New Roman" w:cs="Times New Roman"/>
          <w:iCs/>
          <w:sz w:val="24"/>
          <w:szCs w:val="24"/>
          <w:lang w:val="en-US"/>
        </w:rPr>
        <w:t xml:space="preserve"> </w:t>
      </w:r>
      <w:proofErr w:type="spellStart"/>
      <w:r w:rsidRPr="001F2671">
        <w:rPr>
          <w:rFonts w:ascii="Times New Roman" w:hAnsi="Times New Roman" w:cs="Times New Roman"/>
          <w:iCs/>
          <w:sz w:val="24"/>
          <w:szCs w:val="24"/>
          <w:lang w:val="en-US"/>
        </w:rPr>
        <w:t>Sarpras</w:t>
      </w:r>
      <w:proofErr w:type="spellEnd"/>
    </w:p>
    <w:p w14:paraId="7B6E7E96" w14:textId="3555E8C7" w:rsidR="00F76D59" w:rsidRPr="001F2671" w:rsidRDefault="00F76D59" w:rsidP="002A63C0">
      <w:pPr>
        <w:spacing w:line="480" w:lineRule="auto"/>
        <w:ind w:firstLine="720"/>
        <w:jc w:val="both"/>
        <w:rPr>
          <w:rFonts w:ascii="Times New Roman" w:hAnsi="Times New Roman" w:cs="Times New Roman"/>
          <w:bCs/>
          <w:sz w:val="24"/>
          <w:szCs w:val="24"/>
        </w:rPr>
      </w:pPr>
      <w:r w:rsidRPr="001F2671">
        <w:rPr>
          <w:rFonts w:ascii="Times New Roman" w:hAnsi="Times New Roman" w:cs="Times New Roman"/>
          <w:sz w:val="24"/>
          <w:szCs w:val="24"/>
        </w:rPr>
        <w:t xml:space="preserve">Rancangan </w:t>
      </w:r>
      <w:r w:rsidR="00264DA8" w:rsidRPr="001F2671">
        <w:rPr>
          <w:rFonts w:ascii="Times New Roman" w:hAnsi="Times New Roman" w:cs="Times New Roman"/>
          <w:sz w:val="24"/>
          <w:szCs w:val="24"/>
          <w:lang w:val="en-US"/>
        </w:rPr>
        <w:t>D</w:t>
      </w:r>
      <w:r w:rsidRPr="001F2671">
        <w:rPr>
          <w:rFonts w:ascii="Times New Roman" w:hAnsi="Times New Roman" w:cs="Times New Roman"/>
          <w:sz w:val="24"/>
          <w:szCs w:val="24"/>
        </w:rPr>
        <w:t xml:space="preserve">esain pada Halaman </w:t>
      </w:r>
      <w:r w:rsidR="00264DA8" w:rsidRPr="001F2671">
        <w:rPr>
          <w:rFonts w:ascii="Times New Roman" w:hAnsi="Times New Roman" w:cs="Times New Roman"/>
          <w:i/>
          <w:iCs/>
          <w:sz w:val="24"/>
          <w:szCs w:val="24"/>
          <w:lang w:val="en-US"/>
        </w:rPr>
        <w:t xml:space="preserve">Dashboard </w:t>
      </w:r>
      <w:proofErr w:type="spellStart"/>
      <w:r w:rsidR="00264DA8" w:rsidRPr="001F2671">
        <w:rPr>
          <w:rFonts w:ascii="Times New Roman" w:hAnsi="Times New Roman" w:cs="Times New Roman"/>
          <w:sz w:val="24"/>
          <w:szCs w:val="24"/>
          <w:lang w:val="en-US"/>
        </w:rPr>
        <w:t>Pengelola</w:t>
      </w:r>
      <w:proofErr w:type="spellEnd"/>
      <w:r w:rsidR="00264DA8" w:rsidRPr="001F2671">
        <w:rPr>
          <w:rFonts w:ascii="Times New Roman" w:hAnsi="Times New Roman" w:cs="Times New Roman"/>
          <w:sz w:val="24"/>
          <w:szCs w:val="24"/>
          <w:lang w:val="en-US"/>
        </w:rPr>
        <w:t xml:space="preserve"> </w:t>
      </w:r>
      <w:proofErr w:type="spellStart"/>
      <w:r w:rsidR="00264DA8" w:rsidRPr="001F2671">
        <w:rPr>
          <w:rFonts w:ascii="Times New Roman" w:hAnsi="Times New Roman" w:cs="Times New Roman"/>
          <w:sz w:val="24"/>
          <w:szCs w:val="24"/>
          <w:lang w:val="en-US"/>
        </w:rPr>
        <w:t>Sarpras</w:t>
      </w:r>
      <w:proofErr w:type="spellEnd"/>
      <w:r w:rsidR="00264DA8" w:rsidRPr="001F2671">
        <w:rPr>
          <w:rFonts w:ascii="Times New Roman" w:hAnsi="Times New Roman" w:cs="Times New Roman"/>
          <w:sz w:val="24"/>
          <w:szCs w:val="24"/>
          <w:lang w:val="en-US"/>
        </w:rPr>
        <w:t xml:space="preserve"> </w:t>
      </w:r>
      <w:r w:rsidR="00603FA1">
        <w:rPr>
          <w:rFonts w:ascii="Times New Roman" w:hAnsi="Times New Roman" w:cs="Times New Roman"/>
          <w:sz w:val="24"/>
          <w:szCs w:val="24"/>
          <w:lang w:val="en-US"/>
        </w:rPr>
        <w:t xml:space="preserve"> </w:t>
      </w:r>
      <w:r w:rsidRPr="001F2671">
        <w:rPr>
          <w:rFonts w:ascii="Times New Roman" w:hAnsi="Times New Roman" w:cs="Times New Roman"/>
          <w:sz w:val="24"/>
          <w:szCs w:val="24"/>
        </w:rPr>
        <w:t xml:space="preserve">merupakan halaman awal yang berada pada </w:t>
      </w:r>
      <w:r w:rsidR="00264DA8" w:rsidRPr="001F2671">
        <w:rPr>
          <w:rFonts w:ascii="Times New Roman" w:hAnsi="Times New Roman" w:cs="Times New Roman"/>
          <w:i/>
          <w:sz w:val="24"/>
          <w:szCs w:val="24"/>
          <w:lang w:val="en-US"/>
        </w:rPr>
        <w:t>W</w:t>
      </w:r>
      <w:r w:rsidRPr="001F2671">
        <w:rPr>
          <w:rFonts w:ascii="Times New Roman" w:hAnsi="Times New Roman" w:cs="Times New Roman"/>
          <w:i/>
          <w:sz w:val="24"/>
          <w:szCs w:val="24"/>
        </w:rPr>
        <w:t>ebsite</w:t>
      </w:r>
      <w:r w:rsidRPr="001F2671">
        <w:rPr>
          <w:rFonts w:ascii="Times New Roman" w:hAnsi="Times New Roman" w:cs="Times New Roman"/>
          <w:sz w:val="24"/>
          <w:szCs w:val="24"/>
        </w:rPr>
        <w:t xml:space="preserve"> </w:t>
      </w:r>
      <w:proofErr w:type="spellStart"/>
      <w:r w:rsidR="00264DA8" w:rsidRPr="001F2671">
        <w:rPr>
          <w:rFonts w:ascii="Times New Roman" w:hAnsi="Times New Roman" w:cs="Times New Roman"/>
          <w:sz w:val="24"/>
          <w:szCs w:val="24"/>
          <w:lang w:val="en-US"/>
        </w:rPr>
        <w:t>Peng</w:t>
      </w:r>
      <w:r w:rsidR="0043023B" w:rsidRPr="001F2671">
        <w:rPr>
          <w:rFonts w:ascii="Times New Roman" w:hAnsi="Times New Roman" w:cs="Times New Roman"/>
          <w:sz w:val="24"/>
          <w:szCs w:val="24"/>
          <w:lang w:val="en-US"/>
        </w:rPr>
        <w:t>olahan</w:t>
      </w:r>
      <w:proofErr w:type="spellEnd"/>
      <w:r w:rsidR="0043023B" w:rsidRPr="001F2671">
        <w:rPr>
          <w:rFonts w:ascii="Times New Roman" w:hAnsi="Times New Roman" w:cs="Times New Roman"/>
          <w:sz w:val="24"/>
          <w:szCs w:val="24"/>
          <w:lang w:val="en-US"/>
        </w:rPr>
        <w:t xml:space="preserve"> D</w:t>
      </w:r>
      <w:r w:rsidR="00264DA8" w:rsidRPr="001F2671">
        <w:rPr>
          <w:rFonts w:ascii="Times New Roman" w:hAnsi="Times New Roman" w:cs="Times New Roman"/>
          <w:sz w:val="24"/>
          <w:szCs w:val="24"/>
          <w:lang w:val="en-US"/>
        </w:rPr>
        <w:t xml:space="preserve">ata </w:t>
      </w:r>
      <w:proofErr w:type="spellStart"/>
      <w:r w:rsidR="0043023B" w:rsidRPr="001F2671">
        <w:rPr>
          <w:rFonts w:ascii="Times New Roman" w:hAnsi="Times New Roman" w:cs="Times New Roman"/>
          <w:sz w:val="24"/>
          <w:szCs w:val="24"/>
          <w:lang w:val="en-US"/>
        </w:rPr>
        <w:t>P</w:t>
      </w:r>
      <w:r w:rsidR="00264DA8" w:rsidRPr="001F2671">
        <w:rPr>
          <w:rFonts w:ascii="Times New Roman" w:hAnsi="Times New Roman" w:cs="Times New Roman"/>
          <w:sz w:val="24"/>
          <w:szCs w:val="24"/>
          <w:lang w:val="en-US"/>
        </w:rPr>
        <w:t>eminjaman</w:t>
      </w:r>
      <w:proofErr w:type="spellEnd"/>
      <w:r w:rsidR="00264DA8" w:rsidRPr="001F2671">
        <w:rPr>
          <w:rFonts w:ascii="Times New Roman" w:hAnsi="Times New Roman" w:cs="Times New Roman"/>
          <w:sz w:val="24"/>
          <w:szCs w:val="24"/>
          <w:lang w:val="en-US"/>
        </w:rPr>
        <w:t xml:space="preserve"> </w:t>
      </w:r>
      <w:proofErr w:type="spellStart"/>
      <w:r w:rsidR="00264DA8" w:rsidRPr="001F2671">
        <w:rPr>
          <w:rFonts w:ascii="Times New Roman" w:hAnsi="Times New Roman" w:cs="Times New Roman"/>
          <w:sz w:val="24"/>
          <w:szCs w:val="24"/>
          <w:lang w:val="en-US"/>
        </w:rPr>
        <w:t>Sarpras</w:t>
      </w:r>
      <w:proofErr w:type="spellEnd"/>
      <w:r w:rsidR="00264DA8" w:rsidRPr="001F2671">
        <w:rPr>
          <w:rFonts w:ascii="Times New Roman" w:hAnsi="Times New Roman" w:cs="Times New Roman"/>
          <w:sz w:val="24"/>
          <w:szCs w:val="24"/>
          <w:lang w:val="en-US"/>
        </w:rPr>
        <w:t xml:space="preserve"> di </w:t>
      </w:r>
      <w:r w:rsidRPr="001F2671">
        <w:rPr>
          <w:rFonts w:ascii="Times New Roman" w:hAnsi="Times New Roman" w:cs="Times New Roman"/>
          <w:sz w:val="24"/>
          <w:szCs w:val="24"/>
        </w:rPr>
        <w:t xml:space="preserve">STMIK PPKIA Pradnya Paramita Malang yang terdapat pada </w:t>
      </w:r>
      <w:proofErr w:type="spellStart"/>
      <w:r w:rsidR="00264DA8" w:rsidRPr="001F2671">
        <w:rPr>
          <w:rFonts w:ascii="Times New Roman" w:hAnsi="Times New Roman" w:cs="Times New Roman"/>
          <w:sz w:val="24"/>
          <w:szCs w:val="24"/>
          <w:lang w:val="en-US"/>
        </w:rPr>
        <w:t>pengelola</w:t>
      </w:r>
      <w:proofErr w:type="spellEnd"/>
      <w:r w:rsidR="00264DA8" w:rsidRPr="001F2671">
        <w:rPr>
          <w:rFonts w:ascii="Times New Roman" w:hAnsi="Times New Roman" w:cs="Times New Roman"/>
          <w:sz w:val="24"/>
          <w:szCs w:val="24"/>
          <w:lang w:val="en-US"/>
        </w:rPr>
        <w:t xml:space="preserve"> </w:t>
      </w:r>
      <w:proofErr w:type="spellStart"/>
      <w:r w:rsidR="00264DA8" w:rsidRPr="001F2671">
        <w:rPr>
          <w:rFonts w:ascii="Times New Roman" w:hAnsi="Times New Roman" w:cs="Times New Roman"/>
          <w:sz w:val="24"/>
          <w:szCs w:val="24"/>
          <w:lang w:val="en-US"/>
        </w:rPr>
        <w:t>sarpras</w:t>
      </w:r>
      <w:proofErr w:type="spellEnd"/>
      <w:r w:rsidRPr="001F2671">
        <w:rPr>
          <w:rFonts w:ascii="Times New Roman" w:hAnsi="Times New Roman" w:cs="Times New Roman"/>
          <w:sz w:val="24"/>
          <w:szCs w:val="24"/>
        </w:rPr>
        <w:t xml:space="preserve">. Berikut ini gambar rancangan desain </w:t>
      </w:r>
      <w:r w:rsidR="0043023B" w:rsidRPr="001F2671">
        <w:rPr>
          <w:rFonts w:ascii="Times New Roman" w:hAnsi="Times New Roman" w:cs="Times New Roman"/>
          <w:sz w:val="24"/>
          <w:szCs w:val="24"/>
          <w:lang w:val="en-US"/>
        </w:rPr>
        <w:t>dashboard</w:t>
      </w:r>
      <w:r w:rsidRPr="001F2671">
        <w:rPr>
          <w:rFonts w:ascii="Times New Roman" w:hAnsi="Times New Roman" w:cs="Times New Roman"/>
          <w:sz w:val="24"/>
          <w:szCs w:val="24"/>
        </w:rPr>
        <w:t xml:space="preserve"> </w:t>
      </w:r>
      <w:proofErr w:type="spellStart"/>
      <w:r w:rsidR="00264DA8" w:rsidRPr="001F2671">
        <w:rPr>
          <w:rFonts w:ascii="Times New Roman" w:hAnsi="Times New Roman" w:cs="Times New Roman"/>
          <w:sz w:val="24"/>
          <w:szCs w:val="24"/>
          <w:lang w:val="en-US"/>
        </w:rPr>
        <w:t>pengelola</w:t>
      </w:r>
      <w:proofErr w:type="spellEnd"/>
      <w:r w:rsidR="00264DA8" w:rsidRPr="001F2671">
        <w:rPr>
          <w:rFonts w:ascii="Times New Roman" w:hAnsi="Times New Roman" w:cs="Times New Roman"/>
          <w:sz w:val="24"/>
          <w:szCs w:val="24"/>
          <w:lang w:val="en-US"/>
        </w:rPr>
        <w:t xml:space="preserve"> </w:t>
      </w:r>
      <w:proofErr w:type="spellStart"/>
      <w:r w:rsidR="00264DA8" w:rsidRPr="001F2671">
        <w:rPr>
          <w:rFonts w:ascii="Times New Roman" w:hAnsi="Times New Roman" w:cs="Times New Roman"/>
          <w:sz w:val="24"/>
          <w:szCs w:val="24"/>
          <w:lang w:val="en-US"/>
        </w:rPr>
        <w:t>sarpras</w:t>
      </w:r>
      <w:proofErr w:type="spellEnd"/>
      <w:r w:rsidRPr="001F2671">
        <w:rPr>
          <w:rFonts w:ascii="Times New Roman" w:hAnsi="Times New Roman" w:cs="Times New Roman"/>
          <w:sz w:val="24"/>
          <w:szCs w:val="24"/>
        </w:rPr>
        <w:t xml:space="preserve">, yang dapat </w:t>
      </w:r>
      <w:r w:rsidR="00EA201C">
        <w:rPr>
          <w:rFonts w:ascii="Times New Roman" w:hAnsi="Times New Roman" w:cs="Times New Roman"/>
          <w:sz w:val="24"/>
          <w:szCs w:val="24"/>
        </w:rPr>
        <w:t>dilihat pada gambar 3.8 dibawah ini :</w:t>
      </w:r>
    </w:p>
    <w:p w14:paraId="232F8689" w14:textId="7421CA83" w:rsidR="004B6030" w:rsidRDefault="00FC1439" w:rsidP="00334EE7">
      <w:pPr>
        <w:pStyle w:val="ListParagraph"/>
        <w:keepNext/>
        <w:spacing w:line="240" w:lineRule="auto"/>
        <w:ind w:left="284" w:hanging="1277"/>
        <w:jc w:val="center"/>
      </w:pPr>
      <w:r>
        <w:rPr>
          <w:noProof/>
        </w:rPr>
        <w:lastRenderedPageBreak/>
        <w:drawing>
          <wp:inline distT="0" distB="0" distL="0" distR="0" wp14:anchorId="4F62FAE0" wp14:editId="5C731625">
            <wp:extent cx="6084000" cy="2930400"/>
            <wp:effectExtent l="0" t="0" r="0" b="3810"/>
            <wp:docPr id="1536837264"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6837264" name="Picture 1536837264"/>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6084000" cy="2930400"/>
                    </a:xfrm>
                    <a:prstGeom prst="rect">
                      <a:avLst/>
                    </a:prstGeom>
                  </pic:spPr>
                </pic:pic>
              </a:graphicData>
            </a:graphic>
          </wp:inline>
        </w:drawing>
      </w:r>
    </w:p>
    <w:p w14:paraId="55909E12" w14:textId="0CF567A2" w:rsidR="00F76D59" w:rsidRPr="00B2058A" w:rsidRDefault="004B6030" w:rsidP="009E72B4">
      <w:pPr>
        <w:pStyle w:val="Caption"/>
      </w:pPr>
      <w:bookmarkStart w:id="74" w:name="_Toc165524132"/>
      <w:bookmarkStart w:id="75" w:name="_Toc166478499"/>
      <w:bookmarkStart w:id="76" w:name="_Toc166478938"/>
      <w:bookmarkStart w:id="77" w:name="_Toc167658830"/>
      <w:r>
        <w:t xml:space="preserve">Gambar 3. </w:t>
      </w:r>
      <w:r>
        <w:fldChar w:fldCharType="begin"/>
      </w:r>
      <w:r>
        <w:instrText xml:space="preserve"> SEQ Gambar_3. \* ARABIC </w:instrText>
      </w:r>
      <w:r>
        <w:fldChar w:fldCharType="separate"/>
      </w:r>
      <w:r w:rsidR="00BA728A">
        <w:rPr>
          <w:noProof/>
        </w:rPr>
        <w:t>10</w:t>
      </w:r>
      <w:r>
        <w:rPr>
          <w:noProof/>
        </w:rPr>
        <w:fldChar w:fldCharType="end"/>
      </w:r>
      <w:r>
        <w:t xml:space="preserve"> </w:t>
      </w:r>
      <w:r w:rsidR="00B2058A">
        <w:rPr>
          <w:i/>
          <w:szCs w:val="24"/>
        </w:rPr>
        <w:t xml:space="preserve">Halaman Dashboard </w:t>
      </w:r>
      <w:proofErr w:type="spellStart"/>
      <w:r w:rsidR="00B2058A">
        <w:rPr>
          <w:iCs w:val="0"/>
          <w:szCs w:val="24"/>
        </w:rPr>
        <w:t>P</w:t>
      </w:r>
      <w:r w:rsidR="00F76D59" w:rsidRPr="00B2058A">
        <w:rPr>
          <w:iCs w:val="0"/>
          <w:szCs w:val="24"/>
        </w:rPr>
        <w:t>engelola</w:t>
      </w:r>
      <w:proofErr w:type="spellEnd"/>
      <w:r w:rsidR="00F76D59" w:rsidRPr="00B2058A">
        <w:rPr>
          <w:iCs w:val="0"/>
          <w:szCs w:val="24"/>
        </w:rPr>
        <w:t xml:space="preserve"> </w:t>
      </w:r>
      <w:proofErr w:type="spellStart"/>
      <w:r w:rsidR="00B2058A">
        <w:rPr>
          <w:iCs w:val="0"/>
          <w:szCs w:val="24"/>
        </w:rPr>
        <w:t>S</w:t>
      </w:r>
      <w:r w:rsidR="00F76D59" w:rsidRPr="00B2058A">
        <w:rPr>
          <w:iCs w:val="0"/>
          <w:szCs w:val="24"/>
        </w:rPr>
        <w:t>arpras</w:t>
      </w:r>
      <w:bookmarkEnd w:id="74"/>
      <w:bookmarkEnd w:id="75"/>
      <w:bookmarkEnd w:id="76"/>
      <w:bookmarkEnd w:id="77"/>
      <w:proofErr w:type="spellEnd"/>
    </w:p>
    <w:p w14:paraId="309A75AA" w14:textId="2DEC86A2" w:rsidR="00375B52" w:rsidRPr="001F2671" w:rsidRDefault="00375B52" w:rsidP="001F2671">
      <w:pPr>
        <w:pStyle w:val="ListParagraph"/>
        <w:numPr>
          <w:ilvl w:val="0"/>
          <w:numId w:val="61"/>
        </w:numPr>
        <w:spacing w:before="100" w:beforeAutospacing="1" w:after="100" w:afterAutospacing="1" w:line="240" w:lineRule="auto"/>
        <w:ind w:left="709" w:hanging="283"/>
        <w:jc w:val="both"/>
        <w:rPr>
          <w:rFonts w:ascii="Times New Roman" w:eastAsia="SimSun" w:hAnsi="Times New Roman"/>
          <w:sz w:val="24"/>
          <w:szCs w:val="24"/>
          <w:lang w:val="en-ID"/>
        </w:rPr>
      </w:pPr>
      <w:proofErr w:type="spellStart"/>
      <w:r w:rsidRPr="001F2671">
        <w:rPr>
          <w:rFonts w:ascii="Times New Roman" w:hAnsi="Times New Roman"/>
          <w:iCs/>
          <w:sz w:val="24"/>
          <w:szCs w:val="24"/>
          <w:lang w:val="en-US"/>
        </w:rPr>
        <w:t>Tambah</w:t>
      </w:r>
      <w:proofErr w:type="spellEnd"/>
      <w:r w:rsidRPr="001F2671">
        <w:rPr>
          <w:rFonts w:ascii="Times New Roman" w:hAnsi="Times New Roman"/>
          <w:iCs/>
          <w:sz w:val="24"/>
          <w:szCs w:val="24"/>
          <w:lang w:val="en-US"/>
        </w:rPr>
        <w:t xml:space="preserve"> </w:t>
      </w:r>
      <w:proofErr w:type="spellStart"/>
      <w:r w:rsidRPr="001F2671">
        <w:rPr>
          <w:rFonts w:ascii="Times New Roman" w:hAnsi="Times New Roman"/>
          <w:iCs/>
          <w:sz w:val="24"/>
          <w:szCs w:val="24"/>
          <w:lang w:val="en-US"/>
        </w:rPr>
        <w:t>Kategori</w:t>
      </w:r>
      <w:proofErr w:type="spellEnd"/>
      <w:r w:rsidRPr="001F2671">
        <w:rPr>
          <w:rFonts w:ascii="Times New Roman" w:hAnsi="Times New Roman"/>
          <w:iCs/>
          <w:sz w:val="24"/>
          <w:szCs w:val="24"/>
          <w:lang w:val="en-US"/>
        </w:rPr>
        <w:t xml:space="preserve"> Barang</w:t>
      </w:r>
      <w:r w:rsidRPr="001F2671">
        <w:rPr>
          <w:rFonts w:ascii="Times New Roman" w:hAnsi="Times New Roman"/>
          <w:i/>
          <w:sz w:val="24"/>
          <w:szCs w:val="24"/>
          <w:lang w:val="en-US"/>
        </w:rPr>
        <w:t xml:space="preserve"> </w:t>
      </w:r>
      <w:proofErr w:type="spellStart"/>
      <w:r w:rsidRPr="001F2671">
        <w:rPr>
          <w:rFonts w:ascii="Times New Roman" w:hAnsi="Times New Roman"/>
          <w:iCs/>
          <w:sz w:val="24"/>
          <w:szCs w:val="24"/>
          <w:lang w:val="en-US"/>
        </w:rPr>
        <w:t>Pengelola</w:t>
      </w:r>
      <w:proofErr w:type="spellEnd"/>
      <w:r w:rsidRPr="001F2671">
        <w:rPr>
          <w:rFonts w:ascii="Times New Roman" w:hAnsi="Times New Roman"/>
          <w:iCs/>
          <w:sz w:val="24"/>
          <w:szCs w:val="24"/>
          <w:lang w:val="en-US"/>
        </w:rPr>
        <w:t xml:space="preserve"> </w:t>
      </w:r>
      <w:proofErr w:type="spellStart"/>
      <w:r w:rsidRPr="001F2671">
        <w:rPr>
          <w:rFonts w:ascii="Times New Roman" w:hAnsi="Times New Roman"/>
          <w:iCs/>
          <w:sz w:val="24"/>
          <w:szCs w:val="24"/>
          <w:lang w:val="en-US"/>
        </w:rPr>
        <w:t>Sarpras</w:t>
      </w:r>
      <w:proofErr w:type="spellEnd"/>
    </w:p>
    <w:p w14:paraId="30A0B667" w14:textId="0C12E99A" w:rsidR="00375B52" w:rsidRPr="00264DA8" w:rsidRDefault="00375B52" w:rsidP="002A63C0">
      <w:pPr>
        <w:spacing w:line="480" w:lineRule="auto"/>
        <w:ind w:firstLine="720"/>
        <w:jc w:val="both"/>
        <w:rPr>
          <w:rFonts w:ascii="Times New Roman" w:hAnsi="Times New Roman"/>
          <w:bCs/>
          <w:sz w:val="24"/>
          <w:szCs w:val="24"/>
        </w:rPr>
      </w:pPr>
      <w:r w:rsidRPr="00F76D59">
        <w:rPr>
          <w:rFonts w:ascii="Times New Roman" w:hAnsi="Times New Roman"/>
          <w:sz w:val="24"/>
          <w:szCs w:val="24"/>
        </w:rPr>
        <w:t xml:space="preserve">Rancangan </w:t>
      </w:r>
      <w:r>
        <w:rPr>
          <w:rFonts w:ascii="Times New Roman" w:hAnsi="Times New Roman"/>
          <w:sz w:val="24"/>
          <w:szCs w:val="24"/>
          <w:lang w:val="en-US"/>
        </w:rPr>
        <w:t>D</w:t>
      </w:r>
      <w:r w:rsidRPr="00F76D59">
        <w:rPr>
          <w:rFonts w:ascii="Times New Roman" w:hAnsi="Times New Roman"/>
          <w:sz w:val="24"/>
          <w:szCs w:val="24"/>
        </w:rPr>
        <w:t xml:space="preserve">esain pada </w:t>
      </w:r>
      <w:r w:rsidRPr="00264DA8">
        <w:rPr>
          <w:rFonts w:ascii="Times New Roman" w:hAnsi="Times New Roman"/>
          <w:sz w:val="24"/>
          <w:szCs w:val="24"/>
        </w:rPr>
        <w:t>Halaman</w:t>
      </w:r>
      <w:r>
        <w:rPr>
          <w:rFonts w:ascii="Times New Roman" w:hAnsi="Times New Roman"/>
          <w:sz w:val="24"/>
          <w:szCs w:val="24"/>
          <w:lang w:val="en-US"/>
        </w:rPr>
        <w:t xml:space="preserve"> </w:t>
      </w:r>
      <w:proofErr w:type="spellStart"/>
      <w:r>
        <w:rPr>
          <w:rFonts w:ascii="Times New Roman" w:hAnsi="Times New Roman"/>
          <w:sz w:val="24"/>
          <w:szCs w:val="24"/>
          <w:lang w:val="en-US"/>
        </w:rPr>
        <w:t>Tambah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Kategori</w:t>
      </w:r>
      <w:proofErr w:type="spellEnd"/>
      <w:r>
        <w:rPr>
          <w:rFonts w:ascii="Times New Roman" w:hAnsi="Times New Roman"/>
          <w:sz w:val="24"/>
          <w:szCs w:val="24"/>
          <w:lang w:val="en-US"/>
        </w:rPr>
        <w:t xml:space="preserve"> Barang </w:t>
      </w:r>
      <w:proofErr w:type="spellStart"/>
      <w:r>
        <w:rPr>
          <w:rFonts w:ascii="Times New Roman" w:hAnsi="Times New Roman"/>
          <w:sz w:val="24"/>
          <w:szCs w:val="24"/>
          <w:lang w:val="en-US"/>
        </w:rPr>
        <w:t>Pengelola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Sarpras</w:t>
      </w:r>
      <w:proofErr w:type="spellEnd"/>
      <w:r>
        <w:rPr>
          <w:rFonts w:ascii="Times New Roman" w:hAnsi="Times New Roman"/>
          <w:sz w:val="24"/>
          <w:szCs w:val="24"/>
          <w:lang w:val="en-US"/>
        </w:rPr>
        <w:t xml:space="preserve"> </w:t>
      </w:r>
      <w:r w:rsidRPr="00264DA8">
        <w:rPr>
          <w:rFonts w:ascii="Times New Roman" w:hAnsi="Times New Roman"/>
          <w:sz w:val="24"/>
          <w:szCs w:val="24"/>
        </w:rPr>
        <w:t>merupakan halaman</w:t>
      </w:r>
      <w:r w:rsidR="004B6030">
        <w:rPr>
          <w:rFonts w:ascii="Times New Roman" w:hAnsi="Times New Roman"/>
          <w:sz w:val="24"/>
          <w:szCs w:val="24"/>
          <w:lang w:val="en-US"/>
        </w:rPr>
        <w:t xml:space="preserve"> </w:t>
      </w:r>
      <w:proofErr w:type="spellStart"/>
      <w:r w:rsidR="004B6030">
        <w:rPr>
          <w:rFonts w:ascii="Times New Roman" w:hAnsi="Times New Roman"/>
          <w:sz w:val="24"/>
          <w:szCs w:val="24"/>
          <w:lang w:val="en-US"/>
        </w:rPr>
        <w:t>milik</w:t>
      </w:r>
      <w:proofErr w:type="spellEnd"/>
      <w:r w:rsidR="004B6030">
        <w:rPr>
          <w:rFonts w:ascii="Times New Roman" w:hAnsi="Times New Roman"/>
          <w:sz w:val="24"/>
          <w:szCs w:val="24"/>
          <w:lang w:val="en-US"/>
        </w:rPr>
        <w:t xml:space="preserve"> </w:t>
      </w:r>
      <w:proofErr w:type="spellStart"/>
      <w:r w:rsidR="004B6030">
        <w:rPr>
          <w:rFonts w:ascii="Times New Roman" w:hAnsi="Times New Roman"/>
          <w:sz w:val="24"/>
          <w:szCs w:val="24"/>
          <w:lang w:val="en-US"/>
        </w:rPr>
        <w:t>pengelola</w:t>
      </w:r>
      <w:proofErr w:type="spellEnd"/>
      <w:r w:rsidR="004B6030">
        <w:rPr>
          <w:rFonts w:ascii="Times New Roman" w:hAnsi="Times New Roman"/>
          <w:sz w:val="24"/>
          <w:szCs w:val="24"/>
          <w:lang w:val="en-US"/>
        </w:rPr>
        <w:t xml:space="preserve"> </w:t>
      </w:r>
      <w:proofErr w:type="spellStart"/>
      <w:r w:rsidR="004B6030">
        <w:rPr>
          <w:rFonts w:ascii="Times New Roman" w:hAnsi="Times New Roman"/>
          <w:sz w:val="24"/>
          <w:szCs w:val="24"/>
          <w:lang w:val="en-US"/>
        </w:rPr>
        <w:t>sarpras</w:t>
      </w:r>
      <w:proofErr w:type="spellEnd"/>
      <w:r w:rsidR="00E6531A">
        <w:rPr>
          <w:rFonts w:ascii="Times New Roman" w:hAnsi="Times New Roman"/>
          <w:sz w:val="24"/>
          <w:szCs w:val="24"/>
          <w:lang w:val="en-US"/>
        </w:rPr>
        <w:t xml:space="preserve">. </w:t>
      </w:r>
      <w:r w:rsidR="004B6030">
        <w:rPr>
          <w:rFonts w:ascii="Times New Roman" w:hAnsi="Times New Roman"/>
          <w:sz w:val="24"/>
          <w:szCs w:val="24"/>
          <w:lang w:val="en-US"/>
        </w:rPr>
        <w:t xml:space="preserve">Ketika </w:t>
      </w:r>
      <w:proofErr w:type="spellStart"/>
      <w:r w:rsidR="004B6030">
        <w:rPr>
          <w:rFonts w:ascii="Times New Roman" w:hAnsi="Times New Roman"/>
          <w:sz w:val="24"/>
          <w:szCs w:val="24"/>
          <w:lang w:val="en-US"/>
        </w:rPr>
        <w:t>ingin</w:t>
      </w:r>
      <w:proofErr w:type="spellEnd"/>
      <w:r w:rsidR="004B6030">
        <w:rPr>
          <w:rFonts w:ascii="Times New Roman" w:hAnsi="Times New Roman"/>
          <w:sz w:val="24"/>
          <w:szCs w:val="24"/>
          <w:lang w:val="en-US"/>
        </w:rPr>
        <w:t xml:space="preserve"> </w:t>
      </w:r>
      <w:proofErr w:type="spellStart"/>
      <w:r w:rsidR="004B6030">
        <w:rPr>
          <w:rFonts w:ascii="Times New Roman" w:hAnsi="Times New Roman"/>
          <w:sz w:val="24"/>
          <w:szCs w:val="24"/>
          <w:lang w:val="en-US"/>
        </w:rPr>
        <w:t>menambahkan</w:t>
      </w:r>
      <w:proofErr w:type="spellEnd"/>
      <w:r w:rsidR="004B6030">
        <w:rPr>
          <w:rFonts w:ascii="Times New Roman" w:hAnsi="Times New Roman"/>
          <w:sz w:val="24"/>
          <w:szCs w:val="24"/>
          <w:lang w:val="en-US"/>
        </w:rPr>
        <w:t xml:space="preserve"> </w:t>
      </w:r>
      <w:proofErr w:type="spellStart"/>
      <w:r w:rsidR="004B6030">
        <w:rPr>
          <w:rFonts w:ascii="Times New Roman" w:hAnsi="Times New Roman"/>
          <w:sz w:val="24"/>
          <w:szCs w:val="24"/>
          <w:lang w:val="en-US"/>
        </w:rPr>
        <w:t>kategori</w:t>
      </w:r>
      <w:proofErr w:type="spellEnd"/>
      <w:r w:rsidR="004B6030">
        <w:rPr>
          <w:rFonts w:ascii="Times New Roman" w:hAnsi="Times New Roman"/>
          <w:sz w:val="24"/>
          <w:szCs w:val="24"/>
          <w:lang w:val="en-US"/>
        </w:rPr>
        <w:t xml:space="preserve"> </w:t>
      </w:r>
      <w:proofErr w:type="spellStart"/>
      <w:r w:rsidR="004B6030">
        <w:rPr>
          <w:rFonts w:ascii="Times New Roman" w:hAnsi="Times New Roman"/>
          <w:sz w:val="24"/>
          <w:szCs w:val="24"/>
          <w:lang w:val="en-US"/>
        </w:rPr>
        <w:t>barang</w:t>
      </w:r>
      <w:proofErr w:type="spellEnd"/>
      <w:r w:rsidR="004B6030">
        <w:rPr>
          <w:rFonts w:ascii="Times New Roman" w:hAnsi="Times New Roman"/>
          <w:sz w:val="24"/>
          <w:szCs w:val="24"/>
          <w:lang w:val="en-US"/>
        </w:rPr>
        <w:t xml:space="preserve"> </w:t>
      </w:r>
      <w:proofErr w:type="spellStart"/>
      <w:r w:rsidR="004B6030">
        <w:rPr>
          <w:rFonts w:ascii="Times New Roman" w:hAnsi="Times New Roman"/>
          <w:sz w:val="24"/>
          <w:szCs w:val="24"/>
          <w:lang w:val="en-US"/>
        </w:rPr>
        <w:t>dengan</w:t>
      </w:r>
      <w:proofErr w:type="spellEnd"/>
      <w:r w:rsidR="004B6030">
        <w:rPr>
          <w:rFonts w:ascii="Times New Roman" w:hAnsi="Times New Roman"/>
          <w:sz w:val="24"/>
          <w:szCs w:val="24"/>
          <w:lang w:val="en-US"/>
        </w:rPr>
        <w:t xml:space="preserve"> </w:t>
      </w:r>
      <w:proofErr w:type="spellStart"/>
      <w:r w:rsidR="004B6030">
        <w:rPr>
          <w:rFonts w:ascii="Times New Roman" w:hAnsi="Times New Roman"/>
          <w:sz w:val="24"/>
          <w:szCs w:val="24"/>
          <w:lang w:val="en-US"/>
        </w:rPr>
        <w:t>cara</w:t>
      </w:r>
      <w:proofErr w:type="spellEnd"/>
      <w:r w:rsidR="004B6030">
        <w:rPr>
          <w:rFonts w:ascii="Times New Roman" w:hAnsi="Times New Roman"/>
          <w:sz w:val="24"/>
          <w:szCs w:val="24"/>
          <w:lang w:val="en-US"/>
        </w:rPr>
        <w:t xml:space="preserve"> </w:t>
      </w:r>
      <w:proofErr w:type="spellStart"/>
      <w:r w:rsidR="004B6030">
        <w:rPr>
          <w:rFonts w:ascii="Times New Roman" w:hAnsi="Times New Roman"/>
          <w:sz w:val="24"/>
          <w:szCs w:val="24"/>
          <w:lang w:val="en-US"/>
        </w:rPr>
        <w:t>mengisi</w:t>
      </w:r>
      <w:proofErr w:type="spellEnd"/>
      <w:r w:rsidR="004B6030">
        <w:rPr>
          <w:rFonts w:ascii="Times New Roman" w:hAnsi="Times New Roman"/>
          <w:sz w:val="24"/>
          <w:szCs w:val="24"/>
          <w:lang w:val="en-US"/>
        </w:rPr>
        <w:t xml:space="preserve"> </w:t>
      </w:r>
      <w:proofErr w:type="spellStart"/>
      <w:r w:rsidR="004B6030">
        <w:rPr>
          <w:rFonts w:ascii="Times New Roman" w:hAnsi="Times New Roman"/>
          <w:sz w:val="24"/>
          <w:szCs w:val="24"/>
          <w:lang w:val="en-US"/>
        </w:rPr>
        <w:t>kode</w:t>
      </w:r>
      <w:proofErr w:type="spellEnd"/>
      <w:r w:rsidR="004B6030">
        <w:rPr>
          <w:rFonts w:ascii="Times New Roman" w:hAnsi="Times New Roman"/>
          <w:sz w:val="24"/>
          <w:szCs w:val="24"/>
          <w:lang w:val="en-US"/>
        </w:rPr>
        <w:t xml:space="preserve"> </w:t>
      </w:r>
      <w:proofErr w:type="spellStart"/>
      <w:r w:rsidR="004B6030">
        <w:rPr>
          <w:rFonts w:ascii="Times New Roman" w:hAnsi="Times New Roman"/>
          <w:sz w:val="24"/>
          <w:szCs w:val="24"/>
          <w:lang w:val="en-US"/>
        </w:rPr>
        <w:t>kategori</w:t>
      </w:r>
      <w:proofErr w:type="spellEnd"/>
      <w:r w:rsidR="004B6030">
        <w:rPr>
          <w:rFonts w:ascii="Times New Roman" w:hAnsi="Times New Roman"/>
          <w:sz w:val="24"/>
          <w:szCs w:val="24"/>
          <w:lang w:val="en-US"/>
        </w:rPr>
        <w:t xml:space="preserve">, </w:t>
      </w:r>
      <w:proofErr w:type="spellStart"/>
      <w:r w:rsidR="004B6030">
        <w:rPr>
          <w:rFonts w:ascii="Times New Roman" w:hAnsi="Times New Roman"/>
          <w:sz w:val="24"/>
          <w:szCs w:val="24"/>
          <w:lang w:val="en-US"/>
        </w:rPr>
        <w:t>nama</w:t>
      </w:r>
      <w:proofErr w:type="spellEnd"/>
      <w:r w:rsidR="004B6030">
        <w:rPr>
          <w:rFonts w:ascii="Times New Roman" w:hAnsi="Times New Roman"/>
          <w:sz w:val="24"/>
          <w:szCs w:val="24"/>
          <w:lang w:val="en-US"/>
        </w:rPr>
        <w:t xml:space="preserve"> </w:t>
      </w:r>
      <w:proofErr w:type="spellStart"/>
      <w:r w:rsidR="004B6030">
        <w:rPr>
          <w:rFonts w:ascii="Times New Roman" w:hAnsi="Times New Roman"/>
          <w:sz w:val="24"/>
          <w:szCs w:val="24"/>
          <w:lang w:val="en-US"/>
        </w:rPr>
        <w:t>kategori</w:t>
      </w:r>
      <w:proofErr w:type="spellEnd"/>
      <w:r w:rsidR="004B6030">
        <w:rPr>
          <w:rFonts w:ascii="Times New Roman" w:hAnsi="Times New Roman"/>
          <w:sz w:val="24"/>
          <w:szCs w:val="24"/>
          <w:lang w:val="en-US"/>
        </w:rPr>
        <w:t xml:space="preserve"> dan </w:t>
      </w:r>
      <w:proofErr w:type="spellStart"/>
      <w:r w:rsidR="004B6030">
        <w:rPr>
          <w:rFonts w:ascii="Times New Roman" w:hAnsi="Times New Roman"/>
          <w:sz w:val="24"/>
          <w:szCs w:val="24"/>
          <w:lang w:val="en-US"/>
        </w:rPr>
        <w:t>opsi</w:t>
      </w:r>
      <w:proofErr w:type="spellEnd"/>
      <w:r w:rsidR="004B6030">
        <w:rPr>
          <w:rFonts w:ascii="Times New Roman" w:hAnsi="Times New Roman"/>
          <w:sz w:val="24"/>
          <w:szCs w:val="24"/>
          <w:lang w:val="en-US"/>
        </w:rPr>
        <w:t xml:space="preserve"> yang </w:t>
      </w:r>
      <w:proofErr w:type="spellStart"/>
      <w:r w:rsidR="004B6030">
        <w:rPr>
          <w:rFonts w:ascii="Times New Roman" w:hAnsi="Times New Roman"/>
          <w:sz w:val="24"/>
          <w:szCs w:val="24"/>
          <w:lang w:val="en-US"/>
        </w:rPr>
        <w:t>dapat</w:t>
      </w:r>
      <w:proofErr w:type="spellEnd"/>
      <w:r w:rsidR="004B6030">
        <w:rPr>
          <w:rFonts w:ascii="Times New Roman" w:hAnsi="Times New Roman"/>
          <w:sz w:val="24"/>
          <w:szCs w:val="24"/>
          <w:lang w:val="en-US"/>
        </w:rPr>
        <w:t xml:space="preserve"> </w:t>
      </w:r>
      <w:proofErr w:type="spellStart"/>
      <w:r w:rsidR="004B6030">
        <w:rPr>
          <w:rFonts w:ascii="Times New Roman" w:hAnsi="Times New Roman"/>
          <w:sz w:val="24"/>
          <w:szCs w:val="24"/>
          <w:lang w:val="en-US"/>
        </w:rPr>
        <w:t>diubah</w:t>
      </w:r>
      <w:proofErr w:type="spellEnd"/>
      <w:r w:rsidR="004B6030">
        <w:rPr>
          <w:rFonts w:ascii="Times New Roman" w:hAnsi="Times New Roman"/>
          <w:sz w:val="24"/>
          <w:szCs w:val="24"/>
          <w:lang w:val="en-US"/>
        </w:rPr>
        <w:t xml:space="preserve"> </w:t>
      </w:r>
      <w:proofErr w:type="spellStart"/>
      <w:r w:rsidR="004B6030">
        <w:rPr>
          <w:rFonts w:ascii="Times New Roman" w:hAnsi="Times New Roman"/>
          <w:sz w:val="24"/>
          <w:szCs w:val="24"/>
          <w:lang w:val="en-US"/>
        </w:rPr>
        <w:t>atau</w:t>
      </w:r>
      <w:proofErr w:type="spellEnd"/>
      <w:r w:rsidR="004B6030">
        <w:rPr>
          <w:rFonts w:ascii="Times New Roman" w:hAnsi="Times New Roman"/>
          <w:sz w:val="24"/>
          <w:szCs w:val="24"/>
          <w:lang w:val="en-US"/>
        </w:rPr>
        <w:t xml:space="preserve"> </w:t>
      </w:r>
      <w:proofErr w:type="spellStart"/>
      <w:r w:rsidR="004B6030">
        <w:rPr>
          <w:rFonts w:ascii="Times New Roman" w:hAnsi="Times New Roman"/>
          <w:sz w:val="24"/>
          <w:szCs w:val="24"/>
          <w:lang w:val="en-US"/>
        </w:rPr>
        <w:t>dihapus</w:t>
      </w:r>
      <w:proofErr w:type="spellEnd"/>
      <w:r w:rsidR="004B6030">
        <w:rPr>
          <w:rFonts w:ascii="Times New Roman" w:hAnsi="Times New Roman"/>
          <w:sz w:val="24"/>
          <w:szCs w:val="24"/>
          <w:lang w:val="en-US"/>
        </w:rPr>
        <w:t xml:space="preserve">. </w:t>
      </w:r>
      <w:r w:rsidRPr="00264DA8">
        <w:rPr>
          <w:rFonts w:ascii="Times New Roman" w:hAnsi="Times New Roman"/>
          <w:sz w:val="24"/>
          <w:szCs w:val="24"/>
        </w:rPr>
        <w:t>Berikut ini gambar rancangan desain</w:t>
      </w:r>
      <w:r w:rsidR="004B6030">
        <w:rPr>
          <w:rFonts w:ascii="Times New Roman" w:hAnsi="Times New Roman"/>
          <w:sz w:val="24"/>
          <w:szCs w:val="24"/>
          <w:lang w:val="en-US"/>
        </w:rPr>
        <w:t xml:space="preserve"> </w:t>
      </w:r>
      <w:proofErr w:type="spellStart"/>
      <w:r w:rsidR="004B6030">
        <w:rPr>
          <w:rFonts w:ascii="Times New Roman" w:hAnsi="Times New Roman"/>
          <w:sz w:val="24"/>
          <w:szCs w:val="24"/>
          <w:lang w:val="en-US"/>
        </w:rPr>
        <w:t>halaman</w:t>
      </w:r>
      <w:proofErr w:type="spellEnd"/>
      <w:r w:rsidR="004B6030">
        <w:rPr>
          <w:rFonts w:ascii="Times New Roman" w:hAnsi="Times New Roman"/>
          <w:sz w:val="24"/>
          <w:szCs w:val="24"/>
          <w:lang w:val="en-US"/>
        </w:rPr>
        <w:t xml:space="preserve"> </w:t>
      </w:r>
      <w:proofErr w:type="spellStart"/>
      <w:r w:rsidR="004B6030">
        <w:rPr>
          <w:rFonts w:ascii="Times New Roman" w:hAnsi="Times New Roman"/>
          <w:sz w:val="24"/>
          <w:szCs w:val="24"/>
          <w:lang w:val="en-US"/>
        </w:rPr>
        <w:t>tambah</w:t>
      </w:r>
      <w:proofErr w:type="spellEnd"/>
      <w:r w:rsidR="004B6030">
        <w:rPr>
          <w:rFonts w:ascii="Times New Roman" w:hAnsi="Times New Roman"/>
          <w:sz w:val="24"/>
          <w:szCs w:val="24"/>
          <w:lang w:val="en-US"/>
        </w:rPr>
        <w:t xml:space="preserve"> </w:t>
      </w:r>
      <w:proofErr w:type="spellStart"/>
      <w:r w:rsidR="004B6030">
        <w:rPr>
          <w:rFonts w:ascii="Times New Roman" w:hAnsi="Times New Roman"/>
          <w:sz w:val="24"/>
          <w:szCs w:val="24"/>
          <w:lang w:val="en-US"/>
        </w:rPr>
        <w:t>kategori</w:t>
      </w:r>
      <w:proofErr w:type="spellEnd"/>
      <w:r w:rsidR="004B6030">
        <w:rPr>
          <w:rFonts w:ascii="Times New Roman" w:hAnsi="Times New Roman"/>
          <w:sz w:val="24"/>
          <w:szCs w:val="24"/>
          <w:lang w:val="en-US"/>
        </w:rPr>
        <w:t xml:space="preserve"> </w:t>
      </w:r>
      <w:proofErr w:type="spellStart"/>
      <w:r w:rsidR="004B6030">
        <w:rPr>
          <w:rFonts w:ascii="Times New Roman" w:hAnsi="Times New Roman"/>
          <w:sz w:val="24"/>
          <w:szCs w:val="24"/>
          <w:lang w:val="en-US"/>
        </w:rPr>
        <w:t>barang</w:t>
      </w:r>
      <w:proofErr w:type="spellEnd"/>
      <w:r w:rsidR="004B6030">
        <w:rPr>
          <w:rFonts w:ascii="Times New Roman" w:hAnsi="Times New Roman"/>
          <w:sz w:val="24"/>
          <w:szCs w:val="24"/>
          <w:lang w:val="en-US"/>
        </w:rPr>
        <w:t xml:space="preserve"> </w:t>
      </w:r>
      <w:proofErr w:type="spellStart"/>
      <w:r w:rsidR="004B6030">
        <w:rPr>
          <w:rFonts w:ascii="Times New Roman" w:hAnsi="Times New Roman"/>
          <w:sz w:val="24"/>
          <w:szCs w:val="24"/>
          <w:lang w:val="en-US"/>
        </w:rPr>
        <w:t>pengelola</w:t>
      </w:r>
      <w:proofErr w:type="spellEnd"/>
      <w:r w:rsidR="004B6030">
        <w:rPr>
          <w:rFonts w:ascii="Times New Roman" w:hAnsi="Times New Roman"/>
          <w:sz w:val="24"/>
          <w:szCs w:val="24"/>
          <w:lang w:val="en-US"/>
        </w:rPr>
        <w:t xml:space="preserve"> </w:t>
      </w:r>
      <w:proofErr w:type="spellStart"/>
      <w:r w:rsidR="004B6030">
        <w:rPr>
          <w:rFonts w:ascii="Times New Roman" w:hAnsi="Times New Roman"/>
          <w:sz w:val="24"/>
          <w:szCs w:val="24"/>
          <w:lang w:val="en-US"/>
        </w:rPr>
        <w:t>sarpras</w:t>
      </w:r>
      <w:proofErr w:type="spellEnd"/>
      <w:r w:rsidR="004B6030">
        <w:rPr>
          <w:rFonts w:ascii="Times New Roman" w:hAnsi="Times New Roman"/>
          <w:sz w:val="24"/>
          <w:szCs w:val="24"/>
          <w:lang w:val="en-US"/>
        </w:rPr>
        <w:t xml:space="preserve"> </w:t>
      </w:r>
      <w:r w:rsidRPr="00264DA8">
        <w:rPr>
          <w:rFonts w:ascii="Times New Roman" w:hAnsi="Times New Roman"/>
          <w:sz w:val="24"/>
          <w:szCs w:val="24"/>
        </w:rPr>
        <w:t xml:space="preserve">yang dapat dilihat </w:t>
      </w:r>
      <w:r w:rsidR="00EA201C">
        <w:rPr>
          <w:rFonts w:ascii="Times New Roman" w:hAnsi="Times New Roman"/>
          <w:sz w:val="24"/>
          <w:szCs w:val="24"/>
        </w:rPr>
        <w:t>pada gambar 3.9 dibawah ini :</w:t>
      </w:r>
    </w:p>
    <w:p w14:paraId="2B9104A3" w14:textId="58673530" w:rsidR="00DC53A5" w:rsidRDefault="00D62F7A" w:rsidP="00334EE7">
      <w:pPr>
        <w:keepNext/>
        <w:spacing w:line="240" w:lineRule="auto"/>
        <w:ind w:left="284" w:hanging="1277"/>
        <w:jc w:val="center"/>
      </w:pPr>
      <w:r>
        <w:rPr>
          <w:noProof/>
        </w:rPr>
        <w:lastRenderedPageBreak/>
        <w:drawing>
          <wp:inline distT="0" distB="0" distL="0" distR="0" wp14:anchorId="0A706A54" wp14:editId="46257C28">
            <wp:extent cx="6084000" cy="2930400"/>
            <wp:effectExtent l="0" t="0" r="0" b="3810"/>
            <wp:docPr id="308569125"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8569125" name="Picture 308569125"/>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6084000" cy="2930400"/>
                    </a:xfrm>
                    <a:prstGeom prst="rect">
                      <a:avLst/>
                    </a:prstGeom>
                  </pic:spPr>
                </pic:pic>
              </a:graphicData>
            </a:graphic>
          </wp:inline>
        </w:drawing>
      </w:r>
    </w:p>
    <w:p w14:paraId="1975B1DA" w14:textId="797FFAAE" w:rsidR="009E72B4" w:rsidRDefault="00DC53A5" w:rsidP="00A17A6D">
      <w:pPr>
        <w:pStyle w:val="Caption"/>
        <w:spacing w:line="240" w:lineRule="auto"/>
        <w:rPr>
          <w:szCs w:val="24"/>
        </w:rPr>
      </w:pPr>
      <w:bookmarkStart w:id="78" w:name="_Toc165524133"/>
      <w:bookmarkStart w:id="79" w:name="_Toc166478500"/>
      <w:bookmarkStart w:id="80" w:name="_Toc166478939"/>
      <w:bookmarkStart w:id="81" w:name="_Toc167658831"/>
      <w:r>
        <w:t xml:space="preserve">Gambar 3. </w:t>
      </w:r>
      <w:r>
        <w:fldChar w:fldCharType="begin"/>
      </w:r>
      <w:r>
        <w:instrText xml:space="preserve"> SEQ Gambar_3. \* ARABIC </w:instrText>
      </w:r>
      <w:r>
        <w:fldChar w:fldCharType="separate"/>
      </w:r>
      <w:r w:rsidR="00BA728A">
        <w:rPr>
          <w:noProof/>
        </w:rPr>
        <w:t>11</w:t>
      </w:r>
      <w:r>
        <w:rPr>
          <w:noProof/>
        </w:rPr>
        <w:fldChar w:fldCharType="end"/>
      </w:r>
      <w:r>
        <w:t xml:space="preserve"> </w:t>
      </w:r>
      <w:proofErr w:type="spellStart"/>
      <w:r>
        <w:rPr>
          <w:szCs w:val="24"/>
        </w:rPr>
        <w:t>Tambah</w:t>
      </w:r>
      <w:proofErr w:type="spellEnd"/>
      <w:r>
        <w:rPr>
          <w:szCs w:val="24"/>
        </w:rPr>
        <w:t xml:space="preserve"> </w:t>
      </w:r>
      <w:proofErr w:type="spellStart"/>
      <w:r>
        <w:rPr>
          <w:szCs w:val="24"/>
        </w:rPr>
        <w:t>Kategori</w:t>
      </w:r>
      <w:proofErr w:type="spellEnd"/>
      <w:r>
        <w:rPr>
          <w:szCs w:val="24"/>
        </w:rPr>
        <w:t xml:space="preserve"> Barang </w:t>
      </w:r>
      <w:proofErr w:type="spellStart"/>
      <w:r>
        <w:rPr>
          <w:szCs w:val="24"/>
        </w:rPr>
        <w:t>Pengelola</w:t>
      </w:r>
      <w:proofErr w:type="spellEnd"/>
      <w:r>
        <w:rPr>
          <w:szCs w:val="24"/>
        </w:rPr>
        <w:t xml:space="preserve"> </w:t>
      </w:r>
      <w:proofErr w:type="spellStart"/>
      <w:r>
        <w:rPr>
          <w:szCs w:val="24"/>
        </w:rPr>
        <w:t>Sarpras</w:t>
      </w:r>
      <w:bookmarkEnd w:id="78"/>
      <w:bookmarkEnd w:id="79"/>
      <w:bookmarkEnd w:id="80"/>
      <w:bookmarkEnd w:id="81"/>
      <w:proofErr w:type="spellEnd"/>
    </w:p>
    <w:p w14:paraId="79A6409F" w14:textId="77777777" w:rsidR="00CB6614" w:rsidRPr="00CB6614" w:rsidRDefault="00CB6614" w:rsidP="00CB6614">
      <w:pPr>
        <w:rPr>
          <w:lang w:val="en-US"/>
        </w:rPr>
      </w:pPr>
    </w:p>
    <w:p w14:paraId="36E859C2" w14:textId="72365315" w:rsidR="00DC53A5" w:rsidRPr="001F2671" w:rsidRDefault="00DC53A5" w:rsidP="001F2671">
      <w:pPr>
        <w:pStyle w:val="ListParagraph"/>
        <w:numPr>
          <w:ilvl w:val="0"/>
          <w:numId w:val="61"/>
        </w:numPr>
        <w:spacing w:before="100" w:beforeAutospacing="1" w:after="100" w:afterAutospacing="1" w:line="240" w:lineRule="auto"/>
        <w:ind w:left="709" w:hanging="283"/>
        <w:jc w:val="both"/>
        <w:rPr>
          <w:rFonts w:ascii="Times New Roman" w:eastAsia="SimSun" w:hAnsi="Times New Roman"/>
          <w:sz w:val="24"/>
          <w:szCs w:val="24"/>
          <w:lang w:val="en-ID"/>
        </w:rPr>
      </w:pPr>
      <w:r w:rsidRPr="001F2671">
        <w:rPr>
          <w:rFonts w:ascii="Times New Roman" w:hAnsi="Times New Roman"/>
          <w:sz w:val="24"/>
          <w:szCs w:val="24"/>
        </w:rPr>
        <w:t xml:space="preserve">Halaman </w:t>
      </w:r>
      <w:proofErr w:type="spellStart"/>
      <w:r w:rsidRPr="001F2671">
        <w:rPr>
          <w:rFonts w:ascii="Times New Roman" w:hAnsi="Times New Roman"/>
          <w:iCs/>
          <w:sz w:val="24"/>
          <w:szCs w:val="24"/>
          <w:lang w:val="en-US"/>
        </w:rPr>
        <w:t>Tambah</w:t>
      </w:r>
      <w:proofErr w:type="spellEnd"/>
      <w:r w:rsidRPr="001F2671">
        <w:rPr>
          <w:rFonts w:ascii="Times New Roman" w:hAnsi="Times New Roman"/>
          <w:iCs/>
          <w:sz w:val="24"/>
          <w:szCs w:val="24"/>
          <w:lang w:val="en-US"/>
        </w:rPr>
        <w:t xml:space="preserve"> Barang</w:t>
      </w:r>
      <w:r w:rsidRPr="001F2671">
        <w:rPr>
          <w:rFonts w:ascii="Times New Roman" w:hAnsi="Times New Roman"/>
          <w:i/>
          <w:sz w:val="24"/>
          <w:szCs w:val="24"/>
          <w:lang w:val="en-US"/>
        </w:rPr>
        <w:t xml:space="preserve"> </w:t>
      </w:r>
      <w:proofErr w:type="spellStart"/>
      <w:r w:rsidRPr="001F2671">
        <w:rPr>
          <w:rFonts w:ascii="Times New Roman" w:hAnsi="Times New Roman"/>
          <w:iCs/>
          <w:sz w:val="24"/>
          <w:szCs w:val="24"/>
          <w:lang w:val="en-US"/>
        </w:rPr>
        <w:t>Pengelola</w:t>
      </w:r>
      <w:proofErr w:type="spellEnd"/>
      <w:r w:rsidRPr="001F2671">
        <w:rPr>
          <w:rFonts w:ascii="Times New Roman" w:hAnsi="Times New Roman"/>
          <w:iCs/>
          <w:sz w:val="24"/>
          <w:szCs w:val="24"/>
          <w:lang w:val="en-US"/>
        </w:rPr>
        <w:t xml:space="preserve"> </w:t>
      </w:r>
      <w:proofErr w:type="spellStart"/>
      <w:r w:rsidRPr="001F2671">
        <w:rPr>
          <w:rFonts w:ascii="Times New Roman" w:hAnsi="Times New Roman"/>
          <w:iCs/>
          <w:sz w:val="24"/>
          <w:szCs w:val="24"/>
          <w:lang w:val="en-US"/>
        </w:rPr>
        <w:t>Sarpras</w:t>
      </w:r>
      <w:proofErr w:type="spellEnd"/>
    </w:p>
    <w:p w14:paraId="7D72C479" w14:textId="0E567435" w:rsidR="00DC53A5" w:rsidRPr="00DC53A5" w:rsidRDefault="000228D8" w:rsidP="000228D8">
      <w:pPr>
        <w:tabs>
          <w:tab w:val="left" w:pos="567"/>
        </w:tabs>
        <w:spacing w:line="480" w:lineRule="auto"/>
        <w:jc w:val="both"/>
        <w:rPr>
          <w:rFonts w:ascii="Times New Roman" w:hAnsi="Times New Roman"/>
          <w:bCs/>
          <w:sz w:val="24"/>
          <w:szCs w:val="24"/>
        </w:rPr>
      </w:pPr>
      <w:r w:rsidRPr="00CB6614">
        <w:rPr>
          <w:rFonts w:ascii="Times New Roman" w:hAnsi="Times New Roman"/>
          <w:color w:val="C0504D" w:themeColor="accent2"/>
          <w:sz w:val="24"/>
          <w:szCs w:val="24"/>
        </w:rPr>
        <w:tab/>
      </w:r>
      <w:r w:rsidRPr="00EB14E7">
        <w:rPr>
          <w:rFonts w:ascii="Times New Roman" w:hAnsi="Times New Roman"/>
          <w:sz w:val="24"/>
          <w:szCs w:val="24"/>
        </w:rPr>
        <w:tab/>
      </w:r>
      <w:r w:rsidR="00DC53A5" w:rsidRPr="00EB14E7">
        <w:rPr>
          <w:rFonts w:ascii="Times New Roman" w:hAnsi="Times New Roman"/>
          <w:sz w:val="24"/>
          <w:szCs w:val="24"/>
        </w:rPr>
        <w:t xml:space="preserve">Rancangan </w:t>
      </w:r>
      <w:r w:rsidR="00DC53A5" w:rsidRPr="00EB14E7">
        <w:rPr>
          <w:rFonts w:ascii="Times New Roman" w:hAnsi="Times New Roman"/>
          <w:sz w:val="24"/>
          <w:szCs w:val="24"/>
          <w:lang w:val="en-US"/>
        </w:rPr>
        <w:t>D</w:t>
      </w:r>
      <w:r w:rsidR="00DC53A5" w:rsidRPr="00EB14E7">
        <w:rPr>
          <w:rFonts w:ascii="Times New Roman" w:hAnsi="Times New Roman"/>
          <w:sz w:val="24"/>
          <w:szCs w:val="24"/>
        </w:rPr>
        <w:t>esain pada Halaman</w:t>
      </w:r>
      <w:r w:rsidR="00DC53A5" w:rsidRPr="00EB14E7">
        <w:rPr>
          <w:rFonts w:ascii="Times New Roman" w:hAnsi="Times New Roman"/>
          <w:sz w:val="24"/>
          <w:szCs w:val="24"/>
          <w:lang w:val="en-US"/>
        </w:rPr>
        <w:t xml:space="preserve"> </w:t>
      </w:r>
      <w:proofErr w:type="spellStart"/>
      <w:r w:rsidR="00DC53A5" w:rsidRPr="00EB14E7">
        <w:rPr>
          <w:rFonts w:ascii="Times New Roman" w:hAnsi="Times New Roman"/>
          <w:sz w:val="24"/>
          <w:szCs w:val="24"/>
          <w:lang w:val="en-US"/>
        </w:rPr>
        <w:t>Tambah</w:t>
      </w:r>
      <w:proofErr w:type="spellEnd"/>
      <w:r w:rsidR="00DC53A5" w:rsidRPr="00EB14E7">
        <w:rPr>
          <w:rFonts w:ascii="Times New Roman" w:hAnsi="Times New Roman"/>
          <w:sz w:val="24"/>
          <w:szCs w:val="24"/>
          <w:lang w:val="en-US"/>
        </w:rPr>
        <w:t xml:space="preserve"> Barang </w:t>
      </w:r>
      <w:proofErr w:type="spellStart"/>
      <w:r w:rsidR="00DC53A5" w:rsidRPr="00EB14E7">
        <w:rPr>
          <w:rFonts w:ascii="Times New Roman" w:hAnsi="Times New Roman"/>
          <w:sz w:val="24"/>
          <w:szCs w:val="24"/>
          <w:lang w:val="en-US"/>
        </w:rPr>
        <w:t>Pengelola</w:t>
      </w:r>
      <w:proofErr w:type="spellEnd"/>
      <w:r w:rsidR="00DC53A5" w:rsidRPr="00EB14E7">
        <w:rPr>
          <w:rFonts w:ascii="Times New Roman" w:hAnsi="Times New Roman"/>
          <w:sz w:val="24"/>
          <w:szCs w:val="24"/>
          <w:lang w:val="en-US"/>
        </w:rPr>
        <w:t xml:space="preserve"> </w:t>
      </w:r>
      <w:proofErr w:type="spellStart"/>
      <w:r w:rsidR="00DC53A5" w:rsidRPr="00EB14E7">
        <w:rPr>
          <w:rFonts w:ascii="Times New Roman" w:hAnsi="Times New Roman"/>
          <w:sz w:val="24"/>
          <w:szCs w:val="24"/>
          <w:lang w:val="en-US"/>
        </w:rPr>
        <w:t>Sarpras</w:t>
      </w:r>
      <w:proofErr w:type="spellEnd"/>
      <w:r w:rsidR="00DC53A5" w:rsidRPr="00EB14E7">
        <w:rPr>
          <w:rFonts w:ascii="Times New Roman" w:hAnsi="Times New Roman"/>
          <w:sz w:val="24"/>
          <w:szCs w:val="24"/>
          <w:lang w:val="en-US"/>
        </w:rPr>
        <w:t xml:space="preserve"> </w:t>
      </w:r>
      <w:r w:rsidR="00DC53A5" w:rsidRPr="00EB14E7">
        <w:rPr>
          <w:rFonts w:ascii="Times New Roman" w:hAnsi="Times New Roman"/>
          <w:sz w:val="24"/>
          <w:szCs w:val="24"/>
        </w:rPr>
        <w:t>merupakan halaman</w:t>
      </w:r>
      <w:r w:rsidR="00DC53A5" w:rsidRPr="00EB14E7">
        <w:rPr>
          <w:rFonts w:ascii="Times New Roman" w:hAnsi="Times New Roman"/>
          <w:sz w:val="24"/>
          <w:szCs w:val="24"/>
          <w:lang w:val="en-US"/>
        </w:rPr>
        <w:t xml:space="preserve"> </w:t>
      </w:r>
      <w:proofErr w:type="spellStart"/>
      <w:r w:rsidR="00DC53A5" w:rsidRPr="00EB14E7">
        <w:rPr>
          <w:rFonts w:ascii="Times New Roman" w:hAnsi="Times New Roman"/>
          <w:sz w:val="24"/>
          <w:szCs w:val="24"/>
          <w:lang w:val="en-US"/>
        </w:rPr>
        <w:t>milik</w:t>
      </w:r>
      <w:proofErr w:type="spellEnd"/>
      <w:r w:rsidR="00DC53A5" w:rsidRPr="00EB14E7">
        <w:rPr>
          <w:rFonts w:ascii="Times New Roman" w:hAnsi="Times New Roman"/>
          <w:sz w:val="24"/>
          <w:szCs w:val="24"/>
          <w:lang w:val="en-US"/>
        </w:rPr>
        <w:t xml:space="preserve"> </w:t>
      </w:r>
      <w:proofErr w:type="spellStart"/>
      <w:r w:rsidR="00DC53A5" w:rsidRPr="00EB14E7">
        <w:rPr>
          <w:rFonts w:ascii="Times New Roman" w:hAnsi="Times New Roman"/>
          <w:sz w:val="24"/>
          <w:szCs w:val="24"/>
          <w:lang w:val="en-US"/>
        </w:rPr>
        <w:t>pengelola</w:t>
      </w:r>
      <w:proofErr w:type="spellEnd"/>
      <w:r w:rsidR="00DC53A5" w:rsidRPr="00EB14E7">
        <w:rPr>
          <w:rFonts w:ascii="Times New Roman" w:hAnsi="Times New Roman"/>
          <w:sz w:val="24"/>
          <w:szCs w:val="24"/>
          <w:lang w:val="en-US"/>
        </w:rPr>
        <w:t xml:space="preserve"> </w:t>
      </w:r>
      <w:proofErr w:type="spellStart"/>
      <w:r w:rsidR="00DC53A5" w:rsidRPr="00EB14E7">
        <w:rPr>
          <w:rFonts w:ascii="Times New Roman" w:hAnsi="Times New Roman"/>
          <w:sz w:val="24"/>
          <w:szCs w:val="24"/>
          <w:lang w:val="en-US"/>
        </w:rPr>
        <w:t>sarpras</w:t>
      </w:r>
      <w:proofErr w:type="spellEnd"/>
      <w:r w:rsidR="00E6531A" w:rsidRPr="00EB14E7">
        <w:rPr>
          <w:rFonts w:ascii="Times New Roman" w:hAnsi="Times New Roman"/>
          <w:sz w:val="24"/>
          <w:szCs w:val="24"/>
          <w:lang w:val="en-US"/>
        </w:rPr>
        <w:t>.</w:t>
      </w:r>
      <w:r w:rsidR="00DC53A5" w:rsidRPr="00EB14E7">
        <w:rPr>
          <w:rFonts w:ascii="Times New Roman" w:hAnsi="Times New Roman"/>
          <w:sz w:val="24"/>
          <w:szCs w:val="24"/>
          <w:lang w:val="en-US"/>
        </w:rPr>
        <w:t xml:space="preserve"> Ketika </w:t>
      </w:r>
      <w:proofErr w:type="spellStart"/>
      <w:r w:rsidR="00DC53A5" w:rsidRPr="00EB14E7">
        <w:rPr>
          <w:rFonts w:ascii="Times New Roman" w:hAnsi="Times New Roman"/>
          <w:sz w:val="24"/>
          <w:szCs w:val="24"/>
          <w:lang w:val="en-US"/>
        </w:rPr>
        <w:t>ingin</w:t>
      </w:r>
      <w:proofErr w:type="spellEnd"/>
      <w:r w:rsidR="00DC53A5" w:rsidRPr="00EB14E7">
        <w:rPr>
          <w:rFonts w:ascii="Times New Roman" w:hAnsi="Times New Roman"/>
          <w:sz w:val="24"/>
          <w:szCs w:val="24"/>
          <w:lang w:val="en-US"/>
        </w:rPr>
        <w:t xml:space="preserve"> </w:t>
      </w:r>
      <w:proofErr w:type="spellStart"/>
      <w:r w:rsidR="00DC53A5" w:rsidRPr="00EB14E7">
        <w:rPr>
          <w:rFonts w:ascii="Times New Roman" w:hAnsi="Times New Roman"/>
          <w:sz w:val="24"/>
          <w:szCs w:val="24"/>
          <w:lang w:val="en-US"/>
        </w:rPr>
        <w:t>menambahkan</w:t>
      </w:r>
      <w:proofErr w:type="spellEnd"/>
      <w:r w:rsidR="00DC53A5" w:rsidRPr="00EB14E7">
        <w:rPr>
          <w:rFonts w:ascii="Times New Roman" w:hAnsi="Times New Roman"/>
          <w:sz w:val="24"/>
          <w:szCs w:val="24"/>
          <w:lang w:val="en-US"/>
        </w:rPr>
        <w:t xml:space="preserve"> </w:t>
      </w:r>
      <w:proofErr w:type="spellStart"/>
      <w:r w:rsidR="00DC53A5" w:rsidRPr="00EB14E7">
        <w:rPr>
          <w:rFonts w:ascii="Times New Roman" w:hAnsi="Times New Roman"/>
          <w:sz w:val="24"/>
          <w:szCs w:val="24"/>
          <w:lang w:val="en-US"/>
        </w:rPr>
        <w:t>barang</w:t>
      </w:r>
      <w:proofErr w:type="spellEnd"/>
      <w:r w:rsidR="00DC53A5" w:rsidRPr="00EB14E7">
        <w:rPr>
          <w:rFonts w:ascii="Times New Roman" w:hAnsi="Times New Roman"/>
          <w:sz w:val="24"/>
          <w:szCs w:val="24"/>
          <w:lang w:val="en-US"/>
        </w:rPr>
        <w:t xml:space="preserve"> </w:t>
      </w:r>
      <w:proofErr w:type="spellStart"/>
      <w:r w:rsidR="00DC53A5" w:rsidRPr="00EB14E7">
        <w:rPr>
          <w:rFonts w:ascii="Times New Roman" w:hAnsi="Times New Roman"/>
          <w:sz w:val="24"/>
          <w:szCs w:val="24"/>
          <w:lang w:val="en-US"/>
        </w:rPr>
        <w:t>dengan</w:t>
      </w:r>
      <w:proofErr w:type="spellEnd"/>
      <w:r w:rsidR="00DC53A5" w:rsidRPr="00EB14E7">
        <w:rPr>
          <w:rFonts w:ascii="Times New Roman" w:hAnsi="Times New Roman"/>
          <w:sz w:val="24"/>
          <w:szCs w:val="24"/>
          <w:lang w:val="en-US"/>
        </w:rPr>
        <w:t xml:space="preserve"> </w:t>
      </w:r>
      <w:proofErr w:type="spellStart"/>
      <w:r w:rsidR="00DC53A5" w:rsidRPr="00EB14E7">
        <w:rPr>
          <w:rFonts w:ascii="Times New Roman" w:hAnsi="Times New Roman"/>
          <w:sz w:val="24"/>
          <w:szCs w:val="24"/>
          <w:lang w:val="en-US"/>
        </w:rPr>
        <w:t>cara</w:t>
      </w:r>
      <w:proofErr w:type="spellEnd"/>
      <w:r w:rsidR="00DC53A5" w:rsidRPr="00EB14E7">
        <w:rPr>
          <w:rFonts w:ascii="Times New Roman" w:hAnsi="Times New Roman"/>
          <w:sz w:val="24"/>
          <w:szCs w:val="24"/>
          <w:lang w:val="en-US"/>
        </w:rPr>
        <w:t xml:space="preserve"> </w:t>
      </w:r>
      <w:proofErr w:type="spellStart"/>
      <w:r w:rsidR="00DC53A5" w:rsidRPr="00EB14E7">
        <w:rPr>
          <w:rFonts w:ascii="Times New Roman" w:hAnsi="Times New Roman"/>
          <w:sz w:val="24"/>
          <w:szCs w:val="24"/>
          <w:lang w:val="en-US"/>
        </w:rPr>
        <w:t>klik</w:t>
      </w:r>
      <w:proofErr w:type="spellEnd"/>
      <w:r w:rsidR="00DC53A5" w:rsidRPr="00EB14E7">
        <w:rPr>
          <w:rFonts w:ascii="Times New Roman" w:hAnsi="Times New Roman"/>
          <w:sz w:val="24"/>
          <w:szCs w:val="24"/>
          <w:lang w:val="en-US"/>
        </w:rPr>
        <w:t xml:space="preserve"> </w:t>
      </w:r>
      <w:proofErr w:type="spellStart"/>
      <w:r w:rsidR="00DC53A5" w:rsidRPr="00EB14E7">
        <w:rPr>
          <w:rFonts w:ascii="Times New Roman" w:hAnsi="Times New Roman"/>
          <w:sz w:val="24"/>
          <w:szCs w:val="24"/>
          <w:lang w:val="en-US"/>
        </w:rPr>
        <w:t>tambah</w:t>
      </w:r>
      <w:proofErr w:type="spellEnd"/>
      <w:r w:rsidR="00DC53A5" w:rsidRPr="00EB14E7">
        <w:rPr>
          <w:rFonts w:ascii="Times New Roman" w:hAnsi="Times New Roman"/>
          <w:sz w:val="24"/>
          <w:szCs w:val="24"/>
          <w:lang w:val="en-US"/>
        </w:rPr>
        <w:t xml:space="preserve"> </w:t>
      </w:r>
      <w:proofErr w:type="spellStart"/>
      <w:r w:rsidR="00DC53A5" w:rsidRPr="00EB14E7">
        <w:rPr>
          <w:rFonts w:ascii="Times New Roman" w:hAnsi="Times New Roman"/>
          <w:sz w:val="24"/>
          <w:szCs w:val="24"/>
          <w:lang w:val="en-US"/>
        </w:rPr>
        <w:t>barang</w:t>
      </w:r>
      <w:proofErr w:type="spellEnd"/>
      <w:r w:rsidR="00DC53A5" w:rsidRPr="00EB14E7">
        <w:rPr>
          <w:rFonts w:ascii="Times New Roman" w:hAnsi="Times New Roman"/>
          <w:sz w:val="24"/>
          <w:szCs w:val="24"/>
          <w:lang w:val="en-US"/>
        </w:rPr>
        <w:t xml:space="preserve">, </w:t>
      </w:r>
      <w:proofErr w:type="spellStart"/>
      <w:r w:rsidR="00DC53A5" w:rsidRPr="00EB14E7">
        <w:rPr>
          <w:rFonts w:ascii="Times New Roman" w:hAnsi="Times New Roman"/>
          <w:sz w:val="24"/>
          <w:szCs w:val="24"/>
          <w:lang w:val="en-US"/>
        </w:rPr>
        <w:t>tambah</w:t>
      </w:r>
      <w:proofErr w:type="spellEnd"/>
      <w:r w:rsidR="00DC53A5" w:rsidRPr="00EB14E7">
        <w:rPr>
          <w:rFonts w:ascii="Times New Roman" w:hAnsi="Times New Roman"/>
          <w:sz w:val="24"/>
          <w:szCs w:val="24"/>
          <w:lang w:val="en-US"/>
        </w:rPr>
        <w:t xml:space="preserve"> </w:t>
      </w:r>
      <w:proofErr w:type="spellStart"/>
      <w:r w:rsidR="00DC53A5" w:rsidRPr="00EB14E7">
        <w:rPr>
          <w:rFonts w:ascii="Times New Roman" w:hAnsi="Times New Roman"/>
          <w:sz w:val="24"/>
          <w:szCs w:val="24"/>
          <w:lang w:val="en-US"/>
        </w:rPr>
        <w:t>gambar</w:t>
      </w:r>
      <w:proofErr w:type="spellEnd"/>
      <w:r w:rsidR="00DC53A5" w:rsidRPr="00EB14E7">
        <w:rPr>
          <w:rFonts w:ascii="Times New Roman" w:hAnsi="Times New Roman"/>
          <w:sz w:val="24"/>
          <w:szCs w:val="24"/>
          <w:lang w:val="en-US"/>
        </w:rPr>
        <w:t xml:space="preserve">, </w:t>
      </w:r>
      <w:proofErr w:type="spellStart"/>
      <w:r w:rsidR="00DC53A5" w:rsidRPr="00EB14E7">
        <w:rPr>
          <w:rFonts w:ascii="Times New Roman" w:hAnsi="Times New Roman"/>
          <w:sz w:val="24"/>
          <w:szCs w:val="24"/>
          <w:lang w:val="en-US"/>
        </w:rPr>
        <w:t>kode</w:t>
      </w:r>
      <w:proofErr w:type="spellEnd"/>
      <w:r w:rsidR="00DC53A5" w:rsidRPr="00EB14E7">
        <w:rPr>
          <w:rFonts w:ascii="Times New Roman" w:hAnsi="Times New Roman"/>
          <w:sz w:val="24"/>
          <w:szCs w:val="24"/>
          <w:lang w:val="en-US"/>
        </w:rPr>
        <w:t xml:space="preserve"> </w:t>
      </w:r>
      <w:proofErr w:type="spellStart"/>
      <w:r w:rsidR="00DC53A5" w:rsidRPr="00EB14E7">
        <w:rPr>
          <w:rFonts w:ascii="Times New Roman" w:hAnsi="Times New Roman"/>
          <w:sz w:val="24"/>
          <w:szCs w:val="24"/>
          <w:lang w:val="en-US"/>
        </w:rPr>
        <w:t>barang</w:t>
      </w:r>
      <w:proofErr w:type="spellEnd"/>
      <w:r w:rsidR="00DC53A5" w:rsidRPr="00EB14E7">
        <w:rPr>
          <w:rFonts w:ascii="Times New Roman" w:hAnsi="Times New Roman"/>
          <w:sz w:val="24"/>
          <w:szCs w:val="24"/>
          <w:lang w:val="en-US"/>
        </w:rPr>
        <w:t xml:space="preserve">, </w:t>
      </w:r>
      <w:proofErr w:type="spellStart"/>
      <w:r w:rsidR="00DC53A5" w:rsidRPr="00EB14E7">
        <w:rPr>
          <w:rFonts w:ascii="Times New Roman" w:hAnsi="Times New Roman"/>
          <w:sz w:val="24"/>
          <w:szCs w:val="24"/>
          <w:lang w:val="en-US"/>
        </w:rPr>
        <w:t>nama</w:t>
      </w:r>
      <w:proofErr w:type="spellEnd"/>
      <w:r w:rsidR="00DC53A5" w:rsidRPr="00EB14E7">
        <w:rPr>
          <w:rFonts w:ascii="Times New Roman" w:hAnsi="Times New Roman"/>
          <w:sz w:val="24"/>
          <w:szCs w:val="24"/>
          <w:lang w:val="en-US"/>
        </w:rPr>
        <w:t xml:space="preserve"> </w:t>
      </w:r>
      <w:proofErr w:type="spellStart"/>
      <w:r w:rsidR="00DC53A5" w:rsidRPr="00EB14E7">
        <w:rPr>
          <w:rFonts w:ascii="Times New Roman" w:hAnsi="Times New Roman"/>
          <w:sz w:val="24"/>
          <w:szCs w:val="24"/>
          <w:lang w:val="en-US"/>
        </w:rPr>
        <w:t>barang</w:t>
      </w:r>
      <w:proofErr w:type="spellEnd"/>
      <w:r w:rsidR="00EA14D0" w:rsidRPr="00EB14E7">
        <w:rPr>
          <w:rFonts w:ascii="Times New Roman" w:hAnsi="Times New Roman"/>
          <w:sz w:val="24"/>
          <w:szCs w:val="24"/>
          <w:lang w:val="en-US"/>
        </w:rPr>
        <w:t xml:space="preserve">, </w:t>
      </w:r>
      <w:proofErr w:type="spellStart"/>
      <w:r w:rsidR="00EA14D0" w:rsidRPr="00EB14E7">
        <w:rPr>
          <w:rFonts w:ascii="Times New Roman" w:hAnsi="Times New Roman"/>
          <w:sz w:val="24"/>
          <w:szCs w:val="24"/>
          <w:lang w:val="en-US"/>
        </w:rPr>
        <w:t>kategori</w:t>
      </w:r>
      <w:proofErr w:type="spellEnd"/>
      <w:r w:rsidR="00DC53A5" w:rsidRPr="00EB14E7">
        <w:rPr>
          <w:rFonts w:ascii="Times New Roman" w:hAnsi="Times New Roman"/>
          <w:sz w:val="24"/>
          <w:szCs w:val="24"/>
          <w:lang w:val="en-US"/>
        </w:rPr>
        <w:t xml:space="preserve"> dan </w:t>
      </w:r>
      <w:proofErr w:type="spellStart"/>
      <w:r w:rsidR="00DC53A5" w:rsidRPr="00EB14E7">
        <w:rPr>
          <w:rFonts w:ascii="Times New Roman" w:hAnsi="Times New Roman"/>
          <w:sz w:val="24"/>
          <w:szCs w:val="24"/>
          <w:lang w:val="en-US"/>
        </w:rPr>
        <w:t>opsi</w:t>
      </w:r>
      <w:proofErr w:type="spellEnd"/>
      <w:r w:rsidR="00DC53A5" w:rsidRPr="00EB14E7">
        <w:rPr>
          <w:rFonts w:ascii="Times New Roman" w:hAnsi="Times New Roman"/>
          <w:sz w:val="24"/>
          <w:szCs w:val="24"/>
          <w:lang w:val="en-US"/>
        </w:rPr>
        <w:t xml:space="preserve"> yang </w:t>
      </w:r>
      <w:proofErr w:type="spellStart"/>
      <w:r w:rsidR="00DC53A5" w:rsidRPr="00EB14E7">
        <w:rPr>
          <w:rFonts w:ascii="Times New Roman" w:hAnsi="Times New Roman"/>
          <w:sz w:val="24"/>
          <w:szCs w:val="24"/>
          <w:lang w:val="en-US"/>
        </w:rPr>
        <w:t>dapat</w:t>
      </w:r>
      <w:proofErr w:type="spellEnd"/>
      <w:r w:rsidR="00DC53A5" w:rsidRPr="00EB14E7">
        <w:rPr>
          <w:rFonts w:ascii="Times New Roman" w:hAnsi="Times New Roman"/>
          <w:sz w:val="24"/>
          <w:szCs w:val="24"/>
          <w:lang w:val="en-US"/>
        </w:rPr>
        <w:t xml:space="preserve"> </w:t>
      </w:r>
      <w:proofErr w:type="spellStart"/>
      <w:r w:rsidR="00DC53A5" w:rsidRPr="00EB14E7">
        <w:rPr>
          <w:rFonts w:ascii="Times New Roman" w:hAnsi="Times New Roman"/>
          <w:sz w:val="24"/>
          <w:szCs w:val="24"/>
          <w:lang w:val="en-US"/>
        </w:rPr>
        <w:t>d</w:t>
      </w:r>
      <w:r w:rsidR="005441C5" w:rsidRPr="00EB14E7">
        <w:rPr>
          <w:rFonts w:ascii="Times New Roman" w:hAnsi="Times New Roman"/>
          <w:sz w:val="24"/>
          <w:szCs w:val="24"/>
          <w:lang w:val="en-US"/>
        </w:rPr>
        <w:t>iedit</w:t>
      </w:r>
      <w:proofErr w:type="spellEnd"/>
      <w:r w:rsidR="005441C5" w:rsidRPr="00EB14E7">
        <w:rPr>
          <w:rFonts w:ascii="Times New Roman" w:hAnsi="Times New Roman"/>
          <w:sz w:val="24"/>
          <w:szCs w:val="24"/>
          <w:lang w:val="en-US"/>
        </w:rPr>
        <w:t xml:space="preserve"> </w:t>
      </w:r>
      <w:proofErr w:type="spellStart"/>
      <w:r w:rsidR="00DC53A5" w:rsidRPr="00EB14E7">
        <w:rPr>
          <w:rFonts w:ascii="Times New Roman" w:hAnsi="Times New Roman"/>
          <w:sz w:val="24"/>
          <w:szCs w:val="24"/>
          <w:lang w:val="en-US"/>
        </w:rPr>
        <w:t>atau</w:t>
      </w:r>
      <w:proofErr w:type="spellEnd"/>
      <w:r w:rsidR="00DC53A5" w:rsidRPr="00EB14E7">
        <w:rPr>
          <w:rFonts w:ascii="Times New Roman" w:hAnsi="Times New Roman"/>
          <w:sz w:val="24"/>
          <w:szCs w:val="24"/>
          <w:lang w:val="en-US"/>
        </w:rPr>
        <w:t xml:space="preserve"> </w:t>
      </w:r>
      <w:proofErr w:type="spellStart"/>
      <w:r w:rsidR="00DC53A5" w:rsidRPr="00EB14E7">
        <w:rPr>
          <w:rFonts w:ascii="Times New Roman" w:hAnsi="Times New Roman"/>
          <w:sz w:val="24"/>
          <w:szCs w:val="24"/>
          <w:lang w:val="en-US"/>
        </w:rPr>
        <w:t>dihapus</w:t>
      </w:r>
      <w:proofErr w:type="spellEnd"/>
      <w:r w:rsidR="00EA14D0" w:rsidRPr="00EB14E7">
        <w:rPr>
          <w:rFonts w:ascii="Times New Roman" w:hAnsi="Times New Roman"/>
          <w:sz w:val="24"/>
          <w:szCs w:val="24"/>
          <w:lang w:val="en-US"/>
        </w:rPr>
        <w:t xml:space="preserve">. </w:t>
      </w:r>
      <w:proofErr w:type="spellStart"/>
      <w:r w:rsidR="00EA14D0" w:rsidRPr="00EB14E7">
        <w:rPr>
          <w:rFonts w:ascii="Times New Roman" w:hAnsi="Times New Roman"/>
          <w:sz w:val="24"/>
          <w:szCs w:val="24"/>
          <w:lang w:val="en-US"/>
        </w:rPr>
        <w:t>Kemudian</w:t>
      </w:r>
      <w:proofErr w:type="spellEnd"/>
      <w:r w:rsidR="00EA14D0" w:rsidRPr="00EB14E7">
        <w:rPr>
          <w:rFonts w:ascii="Times New Roman" w:hAnsi="Times New Roman"/>
          <w:sz w:val="24"/>
          <w:szCs w:val="24"/>
          <w:lang w:val="en-US"/>
        </w:rPr>
        <w:t xml:space="preserve"> juga </w:t>
      </w:r>
      <w:proofErr w:type="spellStart"/>
      <w:r w:rsidR="00EA14D0" w:rsidRPr="00EB14E7">
        <w:rPr>
          <w:rFonts w:ascii="Times New Roman" w:hAnsi="Times New Roman"/>
          <w:sz w:val="24"/>
          <w:szCs w:val="24"/>
          <w:lang w:val="en-US"/>
        </w:rPr>
        <w:t>bisa</w:t>
      </w:r>
      <w:proofErr w:type="spellEnd"/>
      <w:r w:rsidR="00EA14D0" w:rsidRPr="00EB14E7">
        <w:rPr>
          <w:rFonts w:ascii="Times New Roman" w:hAnsi="Times New Roman"/>
          <w:sz w:val="24"/>
          <w:szCs w:val="24"/>
          <w:lang w:val="en-US"/>
        </w:rPr>
        <w:t xml:space="preserve"> </w:t>
      </w:r>
      <w:proofErr w:type="spellStart"/>
      <w:r w:rsidR="00EA14D0" w:rsidRPr="00EB14E7">
        <w:rPr>
          <w:rFonts w:ascii="Times New Roman" w:hAnsi="Times New Roman"/>
          <w:sz w:val="24"/>
          <w:szCs w:val="24"/>
          <w:lang w:val="en-US"/>
        </w:rPr>
        <w:t>diexport</w:t>
      </w:r>
      <w:proofErr w:type="spellEnd"/>
      <w:r w:rsidR="00EA14D0" w:rsidRPr="00EB14E7">
        <w:rPr>
          <w:rFonts w:ascii="Times New Roman" w:hAnsi="Times New Roman"/>
          <w:sz w:val="24"/>
          <w:szCs w:val="24"/>
          <w:lang w:val="en-US"/>
        </w:rPr>
        <w:t xml:space="preserve"> excel.</w:t>
      </w:r>
      <w:r w:rsidR="00DC53A5" w:rsidRPr="00EB14E7">
        <w:rPr>
          <w:rFonts w:ascii="Times New Roman" w:hAnsi="Times New Roman"/>
          <w:sz w:val="24"/>
          <w:szCs w:val="24"/>
          <w:lang w:val="en-US"/>
        </w:rPr>
        <w:t xml:space="preserve"> </w:t>
      </w:r>
      <w:r w:rsidR="00DC53A5" w:rsidRPr="00EB14E7">
        <w:rPr>
          <w:rFonts w:ascii="Times New Roman" w:hAnsi="Times New Roman"/>
          <w:sz w:val="24"/>
          <w:szCs w:val="24"/>
        </w:rPr>
        <w:t>Berikut ini gambar rancangan desain</w:t>
      </w:r>
      <w:r w:rsidR="00DC53A5" w:rsidRPr="00EB14E7">
        <w:rPr>
          <w:rFonts w:ascii="Times New Roman" w:hAnsi="Times New Roman"/>
          <w:sz w:val="24"/>
          <w:szCs w:val="24"/>
          <w:lang w:val="en-US"/>
        </w:rPr>
        <w:t xml:space="preserve"> </w:t>
      </w:r>
      <w:proofErr w:type="spellStart"/>
      <w:r w:rsidR="00DC53A5" w:rsidRPr="00EB14E7">
        <w:rPr>
          <w:rFonts w:ascii="Times New Roman" w:hAnsi="Times New Roman"/>
          <w:sz w:val="24"/>
          <w:szCs w:val="24"/>
          <w:lang w:val="en-US"/>
        </w:rPr>
        <w:t>halaman</w:t>
      </w:r>
      <w:proofErr w:type="spellEnd"/>
      <w:r w:rsidR="00DC53A5" w:rsidRPr="00EB14E7">
        <w:rPr>
          <w:rFonts w:ascii="Times New Roman" w:hAnsi="Times New Roman"/>
          <w:sz w:val="24"/>
          <w:szCs w:val="24"/>
          <w:lang w:val="en-US"/>
        </w:rPr>
        <w:t xml:space="preserve"> </w:t>
      </w:r>
      <w:proofErr w:type="spellStart"/>
      <w:r w:rsidR="00DC53A5" w:rsidRPr="00EB14E7">
        <w:rPr>
          <w:rFonts w:ascii="Times New Roman" w:hAnsi="Times New Roman"/>
          <w:sz w:val="24"/>
          <w:szCs w:val="24"/>
          <w:lang w:val="en-US"/>
        </w:rPr>
        <w:t>tambah</w:t>
      </w:r>
      <w:proofErr w:type="spellEnd"/>
      <w:r w:rsidR="00EA14D0" w:rsidRPr="00EB14E7">
        <w:rPr>
          <w:rFonts w:ascii="Times New Roman" w:hAnsi="Times New Roman"/>
          <w:sz w:val="24"/>
          <w:szCs w:val="24"/>
          <w:lang w:val="en-US"/>
        </w:rPr>
        <w:t xml:space="preserve"> </w:t>
      </w:r>
      <w:r w:rsidR="00DC53A5" w:rsidRPr="00EB14E7">
        <w:rPr>
          <w:rFonts w:ascii="Times New Roman" w:hAnsi="Times New Roman"/>
          <w:sz w:val="24"/>
          <w:szCs w:val="24"/>
          <w:lang w:val="en-US"/>
        </w:rPr>
        <w:t xml:space="preserve"> </w:t>
      </w:r>
      <w:proofErr w:type="spellStart"/>
      <w:r w:rsidR="00DC53A5">
        <w:rPr>
          <w:rFonts w:ascii="Times New Roman" w:hAnsi="Times New Roman"/>
          <w:sz w:val="24"/>
          <w:szCs w:val="24"/>
          <w:lang w:val="en-US"/>
        </w:rPr>
        <w:t>barang</w:t>
      </w:r>
      <w:proofErr w:type="spellEnd"/>
      <w:r w:rsidR="00DC53A5">
        <w:rPr>
          <w:rFonts w:ascii="Times New Roman" w:hAnsi="Times New Roman"/>
          <w:sz w:val="24"/>
          <w:szCs w:val="24"/>
          <w:lang w:val="en-US"/>
        </w:rPr>
        <w:t xml:space="preserve"> </w:t>
      </w:r>
      <w:proofErr w:type="spellStart"/>
      <w:r w:rsidR="00DC53A5">
        <w:rPr>
          <w:rFonts w:ascii="Times New Roman" w:hAnsi="Times New Roman"/>
          <w:sz w:val="24"/>
          <w:szCs w:val="24"/>
          <w:lang w:val="en-US"/>
        </w:rPr>
        <w:t>pengelola</w:t>
      </w:r>
      <w:proofErr w:type="spellEnd"/>
      <w:r w:rsidR="00DC53A5">
        <w:rPr>
          <w:rFonts w:ascii="Times New Roman" w:hAnsi="Times New Roman"/>
          <w:sz w:val="24"/>
          <w:szCs w:val="24"/>
          <w:lang w:val="en-US"/>
        </w:rPr>
        <w:t xml:space="preserve"> </w:t>
      </w:r>
      <w:proofErr w:type="spellStart"/>
      <w:r w:rsidR="00DC53A5">
        <w:rPr>
          <w:rFonts w:ascii="Times New Roman" w:hAnsi="Times New Roman"/>
          <w:sz w:val="24"/>
          <w:szCs w:val="24"/>
          <w:lang w:val="en-US"/>
        </w:rPr>
        <w:t>sarpras</w:t>
      </w:r>
      <w:proofErr w:type="spellEnd"/>
      <w:r w:rsidR="00DC53A5">
        <w:rPr>
          <w:rFonts w:ascii="Times New Roman" w:hAnsi="Times New Roman"/>
          <w:sz w:val="24"/>
          <w:szCs w:val="24"/>
          <w:lang w:val="en-US"/>
        </w:rPr>
        <w:t xml:space="preserve"> </w:t>
      </w:r>
      <w:r w:rsidR="00DC53A5" w:rsidRPr="00264DA8">
        <w:rPr>
          <w:rFonts w:ascii="Times New Roman" w:hAnsi="Times New Roman"/>
          <w:sz w:val="24"/>
          <w:szCs w:val="24"/>
        </w:rPr>
        <w:t xml:space="preserve">yang dapat dilihat pada </w:t>
      </w:r>
      <w:r w:rsidR="00F94F69">
        <w:rPr>
          <w:rFonts w:ascii="Times New Roman" w:hAnsi="Times New Roman"/>
          <w:sz w:val="24"/>
          <w:szCs w:val="24"/>
        </w:rPr>
        <w:t>gambar 3.10 dibawah ini :</w:t>
      </w:r>
    </w:p>
    <w:p w14:paraId="3E7C0EC5" w14:textId="5B258EAF" w:rsidR="00EA14D0" w:rsidRDefault="00DD6484" w:rsidP="00334EE7">
      <w:pPr>
        <w:keepNext/>
        <w:spacing w:line="240" w:lineRule="auto"/>
        <w:ind w:left="567" w:hanging="1560"/>
        <w:jc w:val="center"/>
      </w:pPr>
      <w:r>
        <w:rPr>
          <w:noProof/>
        </w:rPr>
        <w:lastRenderedPageBreak/>
        <w:drawing>
          <wp:inline distT="0" distB="0" distL="0" distR="0" wp14:anchorId="4ADFBE05" wp14:editId="2718E7E5">
            <wp:extent cx="6084000" cy="2930400"/>
            <wp:effectExtent l="0" t="0" r="0" b="3810"/>
            <wp:docPr id="11312975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97506" name="Picture 1131297506"/>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6084000" cy="2930400"/>
                    </a:xfrm>
                    <a:prstGeom prst="rect">
                      <a:avLst/>
                    </a:prstGeom>
                  </pic:spPr>
                </pic:pic>
              </a:graphicData>
            </a:graphic>
          </wp:inline>
        </w:drawing>
      </w:r>
    </w:p>
    <w:p w14:paraId="5B32DAD6" w14:textId="4585BC76" w:rsidR="00506C4C" w:rsidRDefault="00EA14D0" w:rsidP="00CB6614">
      <w:pPr>
        <w:pStyle w:val="Caption"/>
        <w:spacing w:line="240" w:lineRule="auto"/>
        <w:ind w:firstLine="284"/>
      </w:pPr>
      <w:bookmarkStart w:id="82" w:name="_Toc165524134"/>
      <w:bookmarkStart w:id="83" w:name="_Toc166478501"/>
      <w:bookmarkStart w:id="84" w:name="_Toc166478940"/>
      <w:bookmarkStart w:id="85" w:name="_Toc167658832"/>
      <w:r>
        <w:t xml:space="preserve">Gambar 3. </w:t>
      </w:r>
      <w:r>
        <w:fldChar w:fldCharType="begin"/>
      </w:r>
      <w:r>
        <w:instrText xml:space="preserve"> SEQ Gambar_3. \* ARABIC </w:instrText>
      </w:r>
      <w:r>
        <w:fldChar w:fldCharType="separate"/>
      </w:r>
      <w:r w:rsidR="00BA728A">
        <w:rPr>
          <w:noProof/>
        </w:rPr>
        <w:t>12</w:t>
      </w:r>
      <w:r>
        <w:rPr>
          <w:noProof/>
        </w:rPr>
        <w:fldChar w:fldCharType="end"/>
      </w:r>
      <w:r>
        <w:rPr>
          <w:iCs w:val="0"/>
          <w:szCs w:val="24"/>
        </w:rPr>
        <w:t xml:space="preserve"> </w:t>
      </w:r>
      <w:r>
        <w:t xml:space="preserve">Halaman </w:t>
      </w:r>
      <w:proofErr w:type="spellStart"/>
      <w:r>
        <w:t>Tambah</w:t>
      </w:r>
      <w:proofErr w:type="spellEnd"/>
      <w:r>
        <w:t xml:space="preserve"> Barang </w:t>
      </w:r>
      <w:proofErr w:type="spellStart"/>
      <w:r>
        <w:t>Pengelola</w:t>
      </w:r>
      <w:proofErr w:type="spellEnd"/>
      <w:r>
        <w:t xml:space="preserve"> </w:t>
      </w:r>
      <w:proofErr w:type="spellStart"/>
      <w:r>
        <w:t>Sarpras</w:t>
      </w:r>
      <w:bookmarkEnd w:id="82"/>
      <w:bookmarkEnd w:id="83"/>
      <w:bookmarkEnd w:id="84"/>
      <w:bookmarkEnd w:id="85"/>
      <w:proofErr w:type="spellEnd"/>
    </w:p>
    <w:p w14:paraId="79C4186F" w14:textId="77777777" w:rsidR="00334EE7" w:rsidRPr="00334EE7" w:rsidRDefault="00334EE7" w:rsidP="00334EE7">
      <w:pPr>
        <w:rPr>
          <w:lang w:val="en-US"/>
        </w:rPr>
      </w:pPr>
    </w:p>
    <w:p w14:paraId="2A06F1C9" w14:textId="60B0F8B3" w:rsidR="00EA14D0" w:rsidRPr="0059562B" w:rsidRDefault="00EA14D0" w:rsidP="00A17A6D">
      <w:pPr>
        <w:pStyle w:val="ListParagraph"/>
        <w:numPr>
          <w:ilvl w:val="0"/>
          <w:numId w:val="61"/>
        </w:numPr>
        <w:spacing w:before="100" w:beforeAutospacing="1" w:after="100" w:afterAutospacing="1" w:line="240" w:lineRule="auto"/>
        <w:ind w:left="993" w:hanging="284"/>
        <w:jc w:val="both"/>
        <w:rPr>
          <w:rFonts w:ascii="Times New Roman" w:eastAsia="SimSun" w:hAnsi="Times New Roman"/>
          <w:sz w:val="24"/>
          <w:szCs w:val="24"/>
          <w:lang w:val="en-ID"/>
        </w:rPr>
      </w:pPr>
      <w:r w:rsidRPr="0059562B">
        <w:rPr>
          <w:rFonts w:ascii="Times New Roman" w:hAnsi="Times New Roman"/>
          <w:iCs/>
          <w:sz w:val="24"/>
          <w:szCs w:val="24"/>
          <w:lang w:val="en-US"/>
        </w:rPr>
        <w:t>Total Stok Barang</w:t>
      </w:r>
      <w:r w:rsidRPr="0059562B">
        <w:rPr>
          <w:rFonts w:ascii="Times New Roman" w:hAnsi="Times New Roman"/>
          <w:i/>
          <w:sz w:val="24"/>
          <w:szCs w:val="24"/>
          <w:lang w:val="en-US"/>
        </w:rPr>
        <w:t xml:space="preserve"> </w:t>
      </w:r>
      <w:proofErr w:type="spellStart"/>
      <w:r w:rsidRPr="0059562B">
        <w:rPr>
          <w:rFonts w:ascii="Times New Roman" w:hAnsi="Times New Roman"/>
          <w:iCs/>
          <w:sz w:val="24"/>
          <w:szCs w:val="24"/>
          <w:lang w:val="en-US"/>
        </w:rPr>
        <w:t>Pengelola</w:t>
      </w:r>
      <w:proofErr w:type="spellEnd"/>
      <w:r w:rsidRPr="0059562B">
        <w:rPr>
          <w:rFonts w:ascii="Times New Roman" w:hAnsi="Times New Roman"/>
          <w:iCs/>
          <w:sz w:val="24"/>
          <w:szCs w:val="24"/>
          <w:lang w:val="en-US"/>
        </w:rPr>
        <w:t xml:space="preserve"> </w:t>
      </w:r>
      <w:proofErr w:type="spellStart"/>
      <w:r w:rsidRPr="0059562B">
        <w:rPr>
          <w:rFonts w:ascii="Times New Roman" w:hAnsi="Times New Roman"/>
          <w:iCs/>
          <w:sz w:val="24"/>
          <w:szCs w:val="24"/>
          <w:lang w:val="en-US"/>
        </w:rPr>
        <w:t>Sarpras</w:t>
      </w:r>
      <w:proofErr w:type="spellEnd"/>
    </w:p>
    <w:p w14:paraId="749CA79D" w14:textId="24E2D920" w:rsidR="00506C4C" w:rsidRDefault="00EA14D0" w:rsidP="000228D8">
      <w:pPr>
        <w:spacing w:line="480" w:lineRule="auto"/>
        <w:ind w:firstLine="1134"/>
        <w:jc w:val="both"/>
        <w:rPr>
          <w:rFonts w:ascii="Times New Roman" w:hAnsi="Times New Roman"/>
          <w:sz w:val="24"/>
          <w:szCs w:val="24"/>
        </w:rPr>
      </w:pPr>
      <w:r w:rsidRPr="00F76D59">
        <w:rPr>
          <w:rFonts w:ascii="Times New Roman" w:hAnsi="Times New Roman"/>
          <w:sz w:val="24"/>
          <w:szCs w:val="24"/>
        </w:rPr>
        <w:t xml:space="preserve">Rancangan </w:t>
      </w:r>
      <w:r>
        <w:rPr>
          <w:rFonts w:ascii="Times New Roman" w:hAnsi="Times New Roman"/>
          <w:sz w:val="24"/>
          <w:szCs w:val="24"/>
          <w:lang w:val="en-US"/>
        </w:rPr>
        <w:t>D</w:t>
      </w:r>
      <w:r w:rsidRPr="00F76D59">
        <w:rPr>
          <w:rFonts w:ascii="Times New Roman" w:hAnsi="Times New Roman"/>
          <w:sz w:val="24"/>
          <w:szCs w:val="24"/>
        </w:rPr>
        <w:t xml:space="preserve">esain </w:t>
      </w:r>
      <w:r w:rsidR="000228D8">
        <w:rPr>
          <w:rFonts w:ascii="Times New Roman" w:hAnsi="Times New Roman"/>
          <w:sz w:val="24"/>
          <w:szCs w:val="24"/>
          <w:lang w:val="en-US"/>
        </w:rPr>
        <w:t>Total Stok</w:t>
      </w:r>
      <w:r>
        <w:rPr>
          <w:rFonts w:ascii="Times New Roman" w:hAnsi="Times New Roman"/>
          <w:sz w:val="24"/>
          <w:szCs w:val="24"/>
          <w:lang w:val="en-US"/>
        </w:rPr>
        <w:t xml:space="preserve"> Barang </w:t>
      </w:r>
      <w:proofErr w:type="spellStart"/>
      <w:r>
        <w:rPr>
          <w:rFonts w:ascii="Times New Roman" w:hAnsi="Times New Roman"/>
          <w:sz w:val="24"/>
          <w:szCs w:val="24"/>
          <w:lang w:val="en-US"/>
        </w:rPr>
        <w:t>Pengelola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Sarpras</w:t>
      </w:r>
      <w:proofErr w:type="spellEnd"/>
      <w:r>
        <w:rPr>
          <w:rFonts w:ascii="Times New Roman" w:hAnsi="Times New Roman"/>
          <w:sz w:val="24"/>
          <w:szCs w:val="24"/>
          <w:lang w:val="en-US"/>
        </w:rPr>
        <w:t xml:space="preserve"> </w:t>
      </w:r>
      <w:r w:rsidRPr="00264DA8">
        <w:rPr>
          <w:rFonts w:ascii="Times New Roman" w:hAnsi="Times New Roman"/>
          <w:sz w:val="24"/>
          <w:szCs w:val="24"/>
        </w:rPr>
        <w:t>merupakan halaman</w:t>
      </w:r>
      <w:r>
        <w:rPr>
          <w:rFonts w:ascii="Times New Roman" w:hAnsi="Times New Roman"/>
          <w:sz w:val="24"/>
          <w:szCs w:val="24"/>
          <w:lang w:val="en-US"/>
        </w:rPr>
        <w:t xml:space="preserve"> </w:t>
      </w:r>
      <w:proofErr w:type="spellStart"/>
      <w:r>
        <w:rPr>
          <w:rFonts w:ascii="Times New Roman" w:hAnsi="Times New Roman"/>
          <w:sz w:val="24"/>
          <w:szCs w:val="24"/>
          <w:lang w:val="en-US"/>
        </w:rPr>
        <w:t>milik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pengelola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sarpras</w:t>
      </w:r>
      <w:proofErr w:type="spellEnd"/>
      <w:r w:rsidR="00E6531A">
        <w:rPr>
          <w:rFonts w:ascii="Times New Roman" w:hAnsi="Times New Roman"/>
          <w:sz w:val="24"/>
          <w:szCs w:val="24"/>
          <w:lang w:val="en-US"/>
        </w:rPr>
        <w:t>.</w:t>
      </w:r>
      <w:r>
        <w:rPr>
          <w:rFonts w:ascii="Times New Roman" w:hAnsi="Times New Roman"/>
          <w:sz w:val="24"/>
          <w:szCs w:val="24"/>
          <w:lang w:val="en-US"/>
        </w:rPr>
        <w:t xml:space="preserve"> Ketika </w:t>
      </w:r>
      <w:proofErr w:type="spellStart"/>
      <w:r>
        <w:rPr>
          <w:rFonts w:ascii="Times New Roman" w:hAnsi="Times New Roman"/>
          <w:sz w:val="24"/>
          <w:szCs w:val="24"/>
          <w:lang w:val="en-US"/>
        </w:rPr>
        <w:t>ingin</w:t>
      </w:r>
      <w:proofErr w:type="spellEnd"/>
      <w:r>
        <w:rPr>
          <w:rFonts w:ascii="Times New Roman" w:hAnsi="Times New Roman"/>
          <w:sz w:val="24"/>
          <w:szCs w:val="24"/>
          <w:lang w:val="en-US"/>
        </w:rPr>
        <w:t xml:space="preserve"> </w:t>
      </w:r>
      <w:proofErr w:type="spellStart"/>
      <w:r w:rsidR="000228D8">
        <w:rPr>
          <w:rFonts w:ascii="Times New Roman" w:hAnsi="Times New Roman"/>
          <w:sz w:val="24"/>
          <w:szCs w:val="24"/>
          <w:lang w:val="en-US"/>
        </w:rPr>
        <w:t>melihat</w:t>
      </w:r>
      <w:proofErr w:type="spellEnd"/>
      <w:r w:rsidR="000228D8">
        <w:rPr>
          <w:rFonts w:ascii="Times New Roman" w:hAnsi="Times New Roman"/>
          <w:sz w:val="24"/>
          <w:szCs w:val="24"/>
          <w:lang w:val="en-US"/>
        </w:rPr>
        <w:t xml:space="preserve"> </w:t>
      </w:r>
      <w:proofErr w:type="spellStart"/>
      <w:r w:rsidR="000228D8">
        <w:rPr>
          <w:rFonts w:ascii="Times New Roman" w:hAnsi="Times New Roman"/>
          <w:sz w:val="24"/>
          <w:szCs w:val="24"/>
          <w:lang w:val="en-US"/>
        </w:rPr>
        <w:t>stok</w:t>
      </w:r>
      <w:proofErr w:type="spellEnd"/>
      <w:r w:rsidR="000228D8">
        <w:rPr>
          <w:rFonts w:ascii="Times New Roman" w:hAnsi="Times New Roman"/>
          <w:sz w:val="24"/>
          <w:szCs w:val="24"/>
          <w:lang w:val="en-US"/>
        </w:rPr>
        <w:t xml:space="preserve"> </w:t>
      </w:r>
      <w:proofErr w:type="spellStart"/>
      <w:r>
        <w:rPr>
          <w:rFonts w:ascii="Times New Roman" w:hAnsi="Times New Roman"/>
          <w:sz w:val="24"/>
          <w:szCs w:val="24"/>
          <w:lang w:val="en-US"/>
        </w:rPr>
        <w:t>barang</w:t>
      </w:r>
      <w:proofErr w:type="spellEnd"/>
      <w:r w:rsidR="00334EE7">
        <w:rPr>
          <w:rFonts w:ascii="Times New Roman" w:hAnsi="Times New Roman"/>
          <w:sz w:val="24"/>
          <w:szCs w:val="24"/>
          <w:lang w:val="en-US"/>
        </w:rPr>
        <w:t xml:space="preserve">. </w:t>
      </w:r>
      <w:r w:rsidRPr="00264DA8">
        <w:rPr>
          <w:rFonts w:ascii="Times New Roman" w:hAnsi="Times New Roman"/>
          <w:sz w:val="24"/>
          <w:szCs w:val="24"/>
        </w:rPr>
        <w:t>Berikut</w:t>
      </w:r>
      <w:r w:rsidR="00334EE7">
        <w:rPr>
          <w:rFonts w:ascii="Times New Roman" w:hAnsi="Times New Roman"/>
          <w:sz w:val="24"/>
          <w:szCs w:val="24"/>
        </w:rPr>
        <w:t xml:space="preserve"> </w:t>
      </w:r>
      <w:r w:rsidRPr="00264DA8">
        <w:rPr>
          <w:rFonts w:ascii="Times New Roman" w:hAnsi="Times New Roman"/>
          <w:sz w:val="24"/>
          <w:szCs w:val="24"/>
        </w:rPr>
        <w:t>ini gambar rancangan desain</w:t>
      </w:r>
      <w:r>
        <w:rPr>
          <w:rFonts w:ascii="Times New Roman" w:hAnsi="Times New Roman"/>
          <w:sz w:val="24"/>
          <w:szCs w:val="24"/>
          <w:lang w:val="en-US"/>
        </w:rPr>
        <w:t xml:space="preserve"> </w:t>
      </w:r>
      <w:r w:rsidR="000228D8">
        <w:rPr>
          <w:rFonts w:ascii="Times New Roman" w:hAnsi="Times New Roman"/>
          <w:sz w:val="24"/>
          <w:szCs w:val="24"/>
          <w:lang w:val="en-US"/>
        </w:rPr>
        <w:t xml:space="preserve">total </w:t>
      </w:r>
      <w:proofErr w:type="spellStart"/>
      <w:r w:rsidR="000228D8">
        <w:rPr>
          <w:rFonts w:ascii="Times New Roman" w:hAnsi="Times New Roman"/>
          <w:sz w:val="24"/>
          <w:szCs w:val="24"/>
          <w:lang w:val="en-US"/>
        </w:rPr>
        <w:t>stok</w:t>
      </w:r>
      <w:proofErr w:type="spellEnd"/>
      <w:r w:rsidR="000228D8">
        <w:rPr>
          <w:rFonts w:ascii="Times New Roman" w:hAnsi="Times New Roman"/>
          <w:sz w:val="24"/>
          <w:szCs w:val="24"/>
          <w:lang w:val="en-US"/>
        </w:rPr>
        <w:t xml:space="preserve"> </w:t>
      </w:r>
      <w:r w:rsidRPr="00264DA8">
        <w:rPr>
          <w:rFonts w:ascii="Times New Roman" w:hAnsi="Times New Roman"/>
          <w:sz w:val="24"/>
          <w:szCs w:val="24"/>
        </w:rPr>
        <w:t xml:space="preserve">pada </w:t>
      </w:r>
      <w:r w:rsidR="00F94F69">
        <w:rPr>
          <w:rFonts w:ascii="Times New Roman" w:hAnsi="Times New Roman"/>
          <w:sz w:val="24"/>
          <w:szCs w:val="24"/>
        </w:rPr>
        <w:t>gambar 3.11 dibawah ini:</w:t>
      </w:r>
    </w:p>
    <w:p w14:paraId="13791C88" w14:textId="5B7E99B7" w:rsidR="009B2D27" w:rsidRPr="00334EE7" w:rsidRDefault="00700B3F" w:rsidP="00334EE7">
      <w:pPr>
        <w:spacing w:line="480" w:lineRule="auto"/>
        <w:ind w:hanging="993"/>
        <w:jc w:val="center"/>
        <w:rPr>
          <w:sz w:val="24"/>
          <w:szCs w:val="24"/>
          <w:lang w:val="en-US"/>
        </w:rPr>
      </w:pPr>
      <w:bookmarkStart w:id="86" w:name="_Toc167658833"/>
      <w:r>
        <w:rPr>
          <w:noProof/>
          <w:lang w:val="en-US"/>
        </w:rPr>
        <w:drawing>
          <wp:inline distT="0" distB="0" distL="0" distR="0" wp14:anchorId="506A6070" wp14:editId="0184FC1C">
            <wp:extent cx="6084000" cy="2930400"/>
            <wp:effectExtent l="0" t="0" r="0" b="3810"/>
            <wp:docPr id="2873987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98732" name="Picture 287398732"/>
                    <pic:cNvPicPr preferRelativeResize="0"/>
                  </pic:nvPicPr>
                  <pic:blipFill>
                    <a:blip r:embed="rId28">
                      <a:extLst>
                        <a:ext uri="{28A0092B-C50C-407E-A947-70E740481C1C}">
                          <a14:useLocalDpi xmlns:a14="http://schemas.microsoft.com/office/drawing/2010/main" val="0"/>
                        </a:ext>
                      </a:extLst>
                    </a:blip>
                    <a:stretch>
                      <a:fillRect/>
                    </a:stretch>
                  </pic:blipFill>
                  <pic:spPr>
                    <a:xfrm>
                      <a:off x="0" y="0"/>
                      <a:ext cx="6084000" cy="2930400"/>
                    </a:xfrm>
                    <a:prstGeom prst="rect">
                      <a:avLst/>
                    </a:prstGeom>
                  </pic:spPr>
                </pic:pic>
              </a:graphicData>
            </a:graphic>
          </wp:inline>
        </w:drawing>
      </w:r>
      <w:bookmarkStart w:id="87" w:name="_Toc165524135"/>
      <w:bookmarkStart w:id="88" w:name="_Toc166478502"/>
      <w:bookmarkStart w:id="89" w:name="_Toc166478941"/>
      <w:r w:rsidR="000228D8" w:rsidRPr="00334EE7">
        <w:rPr>
          <w:rFonts w:ascii="Times New Roman" w:hAnsi="Times New Roman" w:cs="Times New Roman"/>
          <w:sz w:val="24"/>
          <w:szCs w:val="24"/>
        </w:rPr>
        <w:t xml:space="preserve">Gambar 3. </w:t>
      </w:r>
      <w:r w:rsidR="000228D8" w:rsidRPr="00334EE7">
        <w:rPr>
          <w:rFonts w:ascii="Times New Roman" w:hAnsi="Times New Roman" w:cs="Times New Roman"/>
          <w:sz w:val="24"/>
          <w:szCs w:val="24"/>
        </w:rPr>
        <w:fldChar w:fldCharType="begin"/>
      </w:r>
      <w:r w:rsidR="000228D8" w:rsidRPr="00334EE7">
        <w:rPr>
          <w:rFonts w:ascii="Times New Roman" w:hAnsi="Times New Roman" w:cs="Times New Roman"/>
          <w:sz w:val="24"/>
          <w:szCs w:val="24"/>
        </w:rPr>
        <w:instrText xml:space="preserve"> SEQ Gambar_3. \* ARABIC </w:instrText>
      </w:r>
      <w:r w:rsidR="000228D8" w:rsidRPr="00334EE7">
        <w:rPr>
          <w:rFonts w:ascii="Times New Roman" w:hAnsi="Times New Roman" w:cs="Times New Roman"/>
          <w:sz w:val="24"/>
          <w:szCs w:val="24"/>
        </w:rPr>
        <w:fldChar w:fldCharType="separate"/>
      </w:r>
      <w:r w:rsidR="00BA728A">
        <w:rPr>
          <w:rFonts w:ascii="Times New Roman" w:hAnsi="Times New Roman" w:cs="Times New Roman"/>
          <w:noProof/>
          <w:sz w:val="24"/>
          <w:szCs w:val="24"/>
        </w:rPr>
        <w:t>13</w:t>
      </w:r>
      <w:r w:rsidR="000228D8" w:rsidRPr="00334EE7">
        <w:rPr>
          <w:rFonts w:ascii="Times New Roman" w:hAnsi="Times New Roman" w:cs="Times New Roman"/>
          <w:sz w:val="24"/>
          <w:szCs w:val="24"/>
        </w:rPr>
        <w:fldChar w:fldCharType="end"/>
      </w:r>
      <w:r w:rsidR="000228D8" w:rsidRPr="00334EE7">
        <w:rPr>
          <w:rFonts w:ascii="Times New Roman" w:eastAsia="SimSun" w:hAnsi="Times New Roman" w:cs="Times New Roman"/>
          <w:b/>
          <w:bCs/>
          <w:sz w:val="24"/>
          <w:szCs w:val="24"/>
          <w:lang w:val="en-ID"/>
        </w:rPr>
        <w:t xml:space="preserve"> </w:t>
      </w:r>
      <w:r w:rsidR="000228D8" w:rsidRPr="00334EE7">
        <w:rPr>
          <w:rFonts w:ascii="Times New Roman" w:hAnsi="Times New Roman" w:cs="Times New Roman"/>
          <w:sz w:val="24"/>
          <w:szCs w:val="24"/>
          <w:lang w:val="en-US"/>
        </w:rPr>
        <w:t xml:space="preserve">Total Stok Barang </w:t>
      </w:r>
      <w:proofErr w:type="spellStart"/>
      <w:r w:rsidR="000228D8" w:rsidRPr="00334EE7">
        <w:rPr>
          <w:rFonts w:ascii="Times New Roman" w:hAnsi="Times New Roman" w:cs="Times New Roman"/>
          <w:sz w:val="24"/>
          <w:szCs w:val="24"/>
          <w:lang w:val="en-US"/>
        </w:rPr>
        <w:t>Pengelola</w:t>
      </w:r>
      <w:proofErr w:type="spellEnd"/>
      <w:r w:rsidR="000228D8" w:rsidRPr="00334EE7">
        <w:rPr>
          <w:rFonts w:ascii="Times New Roman" w:hAnsi="Times New Roman" w:cs="Times New Roman"/>
          <w:sz w:val="24"/>
          <w:szCs w:val="24"/>
          <w:lang w:val="en-US"/>
        </w:rPr>
        <w:t xml:space="preserve"> </w:t>
      </w:r>
      <w:proofErr w:type="spellStart"/>
      <w:r w:rsidR="000228D8" w:rsidRPr="00334EE7">
        <w:rPr>
          <w:rFonts w:ascii="Times New Roman" w:hAnsi="Times New Roman" w:cs="Times New Roman"/>
          <w:sz w:val="24"/>
          <w:szCs w:val="24"/>
          <w:lang w:val="en-US"/>
        </w:rPr>
        <w:t>Sarpras</w:t>
      </w:r>
      <w:bookmarkEnd w:id="86"/>
      <w:bookmarkEnd w:id="87"/>
      <w:bookmarkEnd w:id="88"/>
      <w:bookmarkEnd w:id="89"/>
      <w:proofErr w:type="spellEnd"/>
    </w:p>
    <w:p w14:paraId="0CCDAAFF" w14:textId="545CD054" w:rsidR="009D5E43" w:rsidRPr="0059562B" w:rsidRDefault="009D5E43" w:rsidP="00A17A6D">
      <w:pPr>
        <w:pStyle w:val="ListParagraph"/>
        <w:numPr>
          <w:ilvl w:val="0"/>
          <w:numId w:val="61"/>
        </w:numPr>
        <w:spacing w:before="100" w:beforeAutospacing="1" w:after="100" w:afterAutospacing="1" w:line="240" w:lineRule="auto"/>
        <w:ind w:left="1134" w:hanging="425"/>
        <w:jc w:val="both"/>
        <w:rPr>
          <w:rFonts w:ascii="Times New Roman" w:eastAsia="SimSun" w:hAnsi="Times New Roman"/>
          <w:sz w:val="24"/>
          <w:szCs w:val="24"/>
          <w:lang w:val="en-ID"/>
        </w:rPr>
      </w:pPr>
      <w:r w:rsidRPr="0059562B">
        <w:rPr>
          <w:rFonts w:ascii="Times New Roman" w:hAnsi="Times New Roman"/>
          <w:iCs/>
          <w:sz w:val="24"/>
          <w:szCs w:val="24"/>
          <w:lang w:val="en-US"/>
        </w:rPr>
        <w:lastRenderedPageBreak/>
        <w:t>Total Stok Barang</w:t>
      </w:r>
      <w:r w:rsidR="00FD08FC" w:rsidRPr="0059562B">
        <w:rPr>
          <w:rFonts w:ascii="Times New Roman" w:hAnsi="Times New Roman"/>
          <w:iCs/>
          <w:sz w:val="24"/>
          <w:szCs w:val="24"/>
          <w:lang w:val="en-US"/>
        </w:rPr>
        <w:t xml:space="preserve"> Masuk</w:t>
      </w:r>
      <w:r w:rsidRPr="0059562B">
        <w:rPr>
          <w:rFonts w:ascii="Times New Roman" w:hAnsi="Times New Roman"/>
          <w:i/>
          <w:sz w:val="24"/>
          <w:szCs w:val="24"/>
          <w:lang w:val="en-US"/>
        </w:rPr>
        <w:t xml:space="preserve"> </w:t>
      </w:r>
      <w:proofErr w:type="spellStart"/>
      <w:r w:rsidRPr="0059562B">
        <w:rPr>
          <w:rFonts w:ascii="Times New Roman" w:hAnsi="Times New Roman"/>
          <w:iCs/>
          <w:sz w:val="24"/>
          <w:szCs w:val="24"/>
          <w:lang w:val="en-US"/>
        </w:rPr>
        <w:t>Pengelola</w:t>
      </w:r>
      <w:proofErr w:type="spellEnd"/>
      <w:r w:rsidRPr="0059562B">
        <w:rPr>
          <w:rFonts w:ascii="Times New Roman" w:hAnsi="Times New Roman"/>
          <w:iCs/>
          <w:sz w:val="24"/>
          <w:szCs w:val="24"/>
          <w:lang w:val="en-US"/>
        </w:rPr>
        <w:t xml:space="preserve"> </w:t>
      </w:r>
      <w:proofErr w:type="spellStart"/>
      <w:r w:rsidRPr="0059562B">
        <w:rPr>
          <w:rFonts w:ascii="Times New Roman" w:hAnsi="Times New Roman"/>
          <w:iCs/>
          <w:sz w:val="24"/>
          <w:szCs w:val="24"/>
          <w:lang w:val="en-US"/>
        </w:rPr>
        <w:t>Sarpras</w:t>
      </w:r>
      <w:proofErr w:type="spellEnd"/>
    </w:p>
    <w:p w14:paraId="0D4D495F" w14:textId="0B9BFA59" w:rsidR="009D5E43" w:rsidRPr="00FD08FC" w:rsidRDefault="009D5E43" w:rsidP="00FD08FC">
      <w:pPr>
        <w:spacing w:line="480" w:lineRule="auto"/>
        <w:ind w:firstLine="1134"/>
        <w:jc w:val="both"/>
        <w:rPr>
          <w:lang w:val="en-US"/>
        </w:rPr>
      </w:pPr>
      <w:r w:rsidRPr="00F76D59">
        <w:rPr>
          <w:rFonts w:ascii="Times New Roman" w:hAnsi="Times New Roman"/>
          <w:sz w:val="24"/>
          <w:szCs w:val="24"/>
        </w:rPr>
        <w:t xml:space="preserve">Rancangan </w:t>
      </w:r>
      <w:r>
        <w:rPr>
          <w:rFonts w:ascii="Times New Roman" w:hAnsi="Times New Roman"/>
          <w:sz w:val="24"/>
          <w:szCs w:val="24"/>
          <w:lang w:val="en-US"/>
        </w:rPr>
        <w:t>D</w:t>
      </w:r>
      <w:r w:rsidRPr="00F76D59">
        <w:rPr>
          <w:rFonts w:ascii="Times New Roman" w:hAnsi="Times New Roman"/>
          <w:sz w:val="24"/>
          <w:szCs w:val="24"/>
        </w:rPr>
        <w:t xml:space="preserve">esain </w:t>
      </w:r>
      <w:r>
        <w:rPr>
          <w:rFonts w:ascii="Times New Roman" w:hAnsi="Times New Roman"/>
          <w:sz w:val="24"/>
          <w:szCs w:val="24"/>
          <w:lang w:val="en-US"/>
        </w:rPr>
        <w:t xml:space="preserve">Total Stok Barang </w:t>
      </w:r>
      <w:r w:rsidR="00FD08FC">
        <w:rPr>
          <w:rFonts w:ascii="Times New Roman" w:hAnsi="Times New Roman"/>
          <w:sz w:val="24"/>
          <w:szCs w:val="24"/>
          <w:lang w:val="en-US"/>
        </w:rPr>
        <w:t xml:space="preserve">Masuk </w:t>
      </w:r>
      <w:proofErr w:type="spellStart"/>
      <w:r>
        <w:rPr>
          <w:rFonts w:ascii="Times New Roman" w:hAnsi="Times New Roman"/>
          <w:sz w:val="24"/>
          <w:szCs w:val="24"/>
          <w:lang w:val="en-US"/>
        </w:rPr>
        <w:t>Pengelola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Sarpras</w:t>
      </w:r>
      <w:proofErr w:type="spellEnd"/>
      <w:r>
        <w:rPr>
          <w:rFonts w:ascii="Times New Roman" w:hAnsi="Times New Roman"/>
          <w:sz w:val="24"/>
          <w:szCs w:val="24"/>
          <w:lang w:val="en-US"/>
        </w:rPr>
        <w:t xml:space="preserve"> </w:t>
      </w:r>
      <w:r w:rsidRPr="00264DA8">
        <w:rPr>
          <w:rFonts w:ascii="Times New Roman" w:hAnsi="Times New Roman"/>
          <w:sz w:val="24"/>
          <w:szCs w:val="24"/>
        </w:rPr>
        <w:t>merupakan halaman</w:t>
      </w:r>
      <w:r>
        <w:rPr>
          <w:rFonts w:ascii="Times New Roman" w:hAnsi="Times New Roman"/>
          <w:sz w:val="24"/>
          <w:szCs w:val="24"/>
          <w:lang w:val="en-US"/>
        </w:rPr>
        <w:t xml:space="preserve"> </w:t>
      </w:r>
      <w:proofErr w:type="spellStart"/>
      <w:r>
        <w:rPr>
          <w:rFonts w:ascii="Times New Roman" w:hAnsi="Times New Roman"/>
          <w:sz w:val="24"/>
          <w:szCs w:val="24"/>
          <w:lang w:val="en-US"/>
        </w:rPr>
        <w:t>milik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pengelola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sarpras</w:t>
      </w:r>
      <w:proofErr w:type="spellEnd"/>
      <w:r w:rsidR="00E6531A">
        <w:rPr>
          <w:rFonts w:ascii="Times New Roman" w:hAnsi="Times New Roman"/>
          <w:sz w:val="24"/>
          <w:szCs w:val="24"/>
          <w:lang w:val="en-US"/>
        </w:rPr>
        <w:t>.</w:t>
      </w:r>
      <w:r>
        <w:rPr>
          <w:rFonts w:ascii="Times New Roman" w:hAnsi="Times New Roman"/>
          <w:sz w:val="24"/>
          <w:szCs w:val="24"/>
          <w:lang w:val="en-US"/>
        </w:rPr>
        <w:t xml:space="preserve"> Ketika </w:t>
      </w:r>
      <w:proofErr w:type="spellStart"/>
      <w:r>
        <w:rPr>
          <w:rFonts w:ascii="Times New Roman" w:hAnsi="Times New Roman"/>
          <w:sz w:val="24"/>
          <w:szCs w:val="24"/>
          <w:lang w:val="en-US"/>
        </w:rPr>
        <w:t>ingin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melihat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stok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barang</w:t>
      </w:r>
      <w:proofErr w:type="spellEnd"/>
      <w:r>
        <w:rPr>
          <w:rFonts w:ascii="Times New Roman" w:hAnsi="Times New Roman"/>
          <w:sz w:val="24"/>
          <w:szCs w:val="24"/>
          <w:lang w:val="en-US"/>
        </w:rPr>
        <w:t xml:space="preserve"> </w:t>
      </w:r>
      <w:proofErr w:type="spellStart"/>
      <w:r w:rsidR="00FD08FC">
        <w:rPr>
          <w:rFonts w:ascii="Times New Roman" w:hAnsi="Times New Roman"/>
          <w:sz w:val="24"/>
          <w:szCs w:val="24"/>
          <w:lang w:val="en-US"/>
        </w:rPr>
        <w:t>masuk</w:t>
      </w:r>
      <w:proofErr w:type="spellEnd"/>
      <w:r w:rsidR="00FD08FC">
        <w:rPr>
          <w:rFonts w:ascii="Times New Roman" w:hAnsi="Times New Roman"/>
          <w:sz w:val="24"/>
          <w:szCs w:val="24"/>
          <w:lang w:val="en-US"/>
        </w:rPr>
        <w:t xml:space="preserve"> </w:t>
      </w:r>
      <w:r>
        <w:rPr>
          <w:rFonts w:ascii="Times New Roman" w:hAnsi="Times New Roman"/>
          <w:sz w:val="24"/>
          <w:szCs w:val="24"/>
          <w:lang w:val="en-US"/>
        </w:rPr>
        <w:t xml:space="preserve">yang </w:t>
      </w:r>
      <w:proofErr w:type="spellStart"/>
      <w:r>
        <w:rPr>
          <w:rFonts w:ascii="Times New Roman" w:hAnsi="Times New Roman"/>
          <w:sz w:val="24"/>
          <w:szCs w:val="24"/>
          <w:lang w:val="en-US"/>
        </w:rPr>
        <w:t>tersedi</w:t>
      </w:r>
      <w:r w:rsidR="00FD08FC">
        <w:rPr>
          <w:rFonts w:ascii="Times New Roman" w:hAnsi="Times New Roman"/>
          <w:sz w:val="24"/>
          <w:szCs w:val="24"/>
          <w:lang w:val="en-US"/>
        </w:rPr>
        <w:t>a</w:t>
      </w:r>
      <w:proofErr w:type="spellEnd"/>
      <w:r w:rsidR="00FD08FC">
        <w:rPr>
          <w:rFonts w:ascii="Times New Roman" w:hAnsi="Times New Roman"/>
          <w:sz w:val="24"/>
          <w:szCs w:val="24"/>
          <w:lang w:val="en-US"/>
        </w:rPr>
        <w:t>.</w:t>
      </w:r>
      <w:r w:rsidR="00437E34">
        <w:rPr>
          <w:rFonts w:ascii="Times New Roman" w:hAnsi="Times New Roman"/>
          <w:sz w:val="24"/>
          <w:szCs w:val="24"/>
          <w:lang w:val="en-US"/>
        </w:rPr>
        <w:t xml:space="preserve"> </w:t>
      </w:r>
      <w:proofErr w:type="spellStart"/>
      <w:r w:rsidR="00437E34">
        <w:rPr>
          <w:rFonts w:ascii="Times New Roman" w:hAnsi="Times New Roman"/>
          <w:sz w:val="24"/>
          <w:szCs w:val="24"/>
          <w:lang w:val="en-US"/>
        </w:rPr>
        <w:t>Disini</w:t>
      </w:r>
      <w:proofErr w:type="spellEnd"/>
      <w:r w:rsidR="00437E34">
        <w:rPr>
          <w:rFonts w:ascii="Times New Roman" w:hAnsi="Times New Roman"/>
          <w:sz w:val="24"/>
          <w:szCs w:val="24"/>
          <w:lang w:val="en-US"/>
        </w:rPr>
        <w:t xml:space="preserve"> </w:t>
      </w:r>
      <w:proofErr w:type="spellStart"/>
      <w:r w:rsidR="00437E34">
        <w:rPr>
          <w:rFonts w:ascii="Times New Roman" w:hAnsi="Times New Roman"/>
          <w:sz w:val="24"/>
          <w:szCs w:val="24"/>
          <w:lang w:val="en-US"/>
        </w:rPr>
        <w:t>bisa</w:t>
      </w:r>
      <w:proofErr w:type="spellEnd"/>
      <w:r w:rsidR="00437E34">
        <w:rPr>
          <w:rFonts w:ascii="Times New Roman" w:hAnsi="Times New Roman"/>
          <w:sz w:val="24"/>
          <w:szCs w:val="24"/>
          <w:lang w:val="en-US"/>
        </w:rPr>
        <w:t xml:space="preserve"> </w:t>
      </w:r>
      <w:proofErr w:type="spellStart"/>
      <w:r w:rsidR="00437E34">
        <w:rPr>
          <w:rFonts w:ascii="Times New Roman" w:hAnsi="Times New Roman"/>
          <w:sz w:val="24"/>
          <w:szCs w:val="24"/>
          <w:lang w:val="en-US"/>
        </w:rPr>
        <w:t>menambahkan</w:t>
      </w:r>
      <w:proofErr w:type="spellEnd"/>
      <w:r w:rsidR="00437E34">
        <w:rPr>
          <w:rFonts w:ascii="Times New Roman" w:hAnsi="Times New Roman"/>
          <w:sz w:val="24"/>
          <w:szCs w:val="24"/>
          <w:lang w:val="en-US"/>
        </w:rPr>
        <w:t xml:space="preserve"> </w:t>
      </w:r>
      <w:proofErr w:type="spellStart"/>
      <w:r w:rsidR="00437E34">
        <w:rPr>
          <w:rFonts w:ascii="Times New Roman" w:hAnsi="Times New Roman"/>
          <w:sz w:val="24"/>
          <w:szCs w:val="24"/>
          <w:lang w:val="en-US"/>
        </w:rPr>
        <w:t>stok</w:t>
      </w:r>
      <w:proofErr w:type="spellEnd"/>
      <w:r w:rsidR="00437E34">
        <w:rPr>
          <w:rFonts w:ascii="Times New Roman" w:hAnsi="Times New Roman"/>
          <w:sz w:val="24"/>
          <w:szCs w:val="24"/>
          <w:lang w:val="en-US"/>
        </w:rPr>
        <w:t xml:space="preserve"> </w:t>
      </w:r>
      <w:proofErr w:type="spellStart"/>
      <w:r w:rsidR="00437E34">
        <w:rPr>
          <w:rFonts w:ascii="Times New Roman" w:hAnsi="Times New Roman"/>
          <w:sz w:val="24"/>
          <w:szCs w:val="24"/>
          <w:lang w:val="en-US"/>
        </w:rPr>
        <w:t>barang</w:t>
      </w:r>
      <w:proofErr w:type="spellEnd"/>
      <w:r w:rsidR="00437E34">
        <w:rPr>
          <w:rFonts w:ascii="Times New Roman" w:hAnsi="Times New Roman"/>
          <w:sz w:val="24"/>
          <w:szCs w:val="24"/>
          <w:lang w:val="en-US"/>
        </w:rPr>
        <w:t xml:space="preserve"> </w:t>
      </w:r>
      <w:proofErr w:type="spellStart"/>
      <w:r w:rsidR="00437E34">
        <w:rPr>
          <w:rFonts w:ascii="Times New Roman" w:hAnsi="Times New Roman"/>
          <w:sz w:val="24"/>
          <w:szCs w:val="24"/>
          <w:lang w:val="en-US"/>
        </w:rPr>
        <w:t>masuk</w:t>
      </w:r>
      <w:proofErr w:type="spellEnd"/>
      <w:r w:rsidR="00437E34">
        <w:rPr>
          <w:rFonts w:ascii="Times New Roman" w:hAnsi="Times New Roman"/>
          <w:sz w:val="24"/>
          <w:szCs w:val="24"/>
          <w:lang w:val="en-US"/>
        </w:rPr>
        <w:t xml:space="preserve"> dan </w:t>
      </w:r>
      <w:proofErr w:type="spellStart"/>
      <w:r w:rsidR="00437E34">
        <w:rPr>
          <w:rFonts w:ascii="Times New Roman" w:hAnsi="Times New Roman"/>
          <w:sz w:val="24"/>
          <w:szCs w:val="24"/>
          <w:lang w:val="en-US"/>
        </w:rPr>
        <w:t>bisa</w:t>
      </w:r>
      <w:proofErr w:type="spellEnd"/>
      <w:r w:rsidR="00437E34">
        <w:rPr>
          <w:rFonts w:ascii="Times New Roman" w:hAnsi="Times New Roman"/>
          <w:sz w:val="24"/>
          <w:szCs w:val="24"/>
          <w:lang w:val="en-US"/>
        </w:rPr>
        <w:t xml:space="preserve"> export excel dan pdf. </w:t>
      </w:r>
      <w:r w:rsidRPr="00264DA8">
        <w:rPr>
          <w:rFonts w:ascii="Times New Roman" w:hAnsi="Times New Roman"/>
          <w:sz w:val="24"/>
          <w:szCs w:val="24"/>
        </w:rPr>
        <w:t>Berikut ini gambar rancangan desain</w:t>
      </w:r>
      <w:r>
        <w:rPr>
          <w:rFonts w:ascii="Times New Roman" w:hAnsi="Times New Roman"/>
          <w:sz w:val="24"/>
          <w:szCs w:val="24"/>
          <w:lang w:val="en-US"/>
        </w:rPr>
        <w:t xml:space="preserve"> </w:t>
      </w:r>
      <w:r w:rsidRPr="00264DA8">
        <w:rPr>
          <w:rFonts w:ascii="Times New Roman" w:hAnsi="Times New Roman"/>
          <w:sz w:val="24"/>
          <w:szCs w:val="24"/>
        </w:rPr>
        <w:t>yang dapat dilihat pada</w:t>
      </w:r>
      <w:r w:rsidR="00F94F69">
        <w:rPr>
          <w:rFonts w:ascii="Times New Roman" w:hAnsi="Times New Roman"/>
          <w:sz w:val="24"/>
          <w:szCs w:val="24"/>
        </w:rPr>
        <w:t xml:space="preserve"> gambar 3.12 dibawah ini :</w:t>
      </w:r>
    </w:p>
    <w:p w14:paraId="00B901B4" w14:textId="50CABE4F" w:rsidR="00437E34" w:rsidRDefault="00E802F8" w:rsidP="00334EE7">
      <w:pPr>
        <w:pStyle w:val="ListParagraph"/>
        <w:keepNext/>
        <w:spacing w:after="0" w:line="360" w:lineRule="auto"/>
        <w:ind w:left="1134" w:hanging="2127"/>
        <w:jc w:val="center"/>
      </w:pPr>
      <w:r>
        <w:rPr>
          <w:noProof/>
        </w:rPr>
        <w:drawing>
          <wp:inline distT="0" distB="0" distL="0" distR="0" wp14:anchorId="0CF3C201" wp14:editId="65C86F53">
            <wp:extent cx="6084000" cy="2930400"/>
            <wp:effectExtent l="0" t="0" r="0" b="3810"/>
            <wp:docPr id="34746213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7462134" name="Picture 347462134"/>
                    <pic:cNvPicPr preferRelativeResize="0"/>
                  </pic:nvPicPr>
                  <pic:blipFill>
                    <a:blip r:embed="rId29">
                      <a:extLst>
                        <a:ext uri="{28A0092B-C50C-407E-A947-70E740481C1C}">
                          <a14:useLocalDpi xmlns:a14="http://schemas.microsoft.com/office/drawing/2010/main" val="0"/>
                        </a:ext>
                      </a:extLst>
                    </a:blip>
                    <a:stretch>
                      <a:fillRect/>
                    </a:stretch>
                  </pic:blipFill>
                  <pic:spPr>
                    <a:xfrm>
                      <a:off x="0" y="0"/>
                      <a:ext cx="6084000" cy="2930400"/>
                    </a:xfrm>
                    <a:prstGeom prst="rect">
                      <a:avLst/>
                    </a:prstGeom>
                  </pic:spPr>
                </pic:pic>
              </a:graphicData>
            </a:graphic>
          </wp:inline>
        </w:drawing>
      </w:r>
    </w:p>
    <w:p w14:paraId="2624EF96" w14:textId="38BB10FF" w:rsidR="00CB6614" w:rsidRPr="00334EE7" w:rsidRDefault="00437E34" w:rsidP="00334EE7">
      <w:pPr>
        <w:pStyle w:val="Caption"/>
        <w:ind w:firstLine="426"/>
        <w:rPr>
          <w:szCs w:val="24"/>
        </w:rPr>
      </w:pPr>
      <w:bookmarkStart w:id="90" w:name="_Toc165524136"/>
      <w:bookmarkStart w:id="91" w:name="_Toc166478503"/>
      <w:bookmarkStart w:id="92" w:name="_Toc166478942"/>
      <w:bookmarkStart w:id="93" w:name="_Toc167658834"/>
      <w:r>
        <w:t xml:space="preserve">Gambar 3. </w:t>
      </w:r>
      <w:r>
        <w:fldChar w:fldCharType="begin"/>
      </w:r>
      <w:r>
        <w:instrText xml:space="preserve"> SEQ Gambar_3. \* ARABIC </w:instrText>
      </w:r>
      <w:r>
        <w:fldChar w:fldCharType="separate"/>
      </w:r>
      <w:r w:rsidR="00BA728A">
        <w:rPr>
          <w:noProof/>
        </w:rPr>
        <w:t>14</w:t>
      </w:r>
      <w:r>
        <w:rPr>
          <w:noProof/>
        </w:rPr>
        <w:fldChar w:fldCharType="end"/>
      </w:r>
      <w:r>
        <w:t xml:space="preserve"> </w:t>
      </w:r>
      <w:r w:rsidR="00FD08FC">
        <w:rPr>
          <w:szCs w:val="24"/>
        </w:rPr>
        <w:t xml:space="preserve">Total Stok Barang Masuk </w:t>
      </w:r>
      <w:proofErr w:type="spellStart"/>
      <w:r w:rsidR="00FD08FC">
        <w:rPr>
          <w:szCs w:val="24"/>
        </w:rPr>
        <w:t>Pengelola</w:t>
      </w:r>
      <w:proofErr w:type="spellEnd"/>
      <w:r w:rsidR="00FD08FC">
        <w:rPr>
          <w:szCs w:val="24"/>
        </w:rPr>
        <w:t xml:space="preserve"> </w:t>
      </w:r>
      <w:proofErr w:type="spellStart"/>
      <w:r w:rsidR="00FD08FC">
        <w:rPr>
          <w:szCs w:val="24"/>
        </w:rPr>
        <w:t>Sarpras</w:t>
      </w:r>
      <w:bookmarkEnd w:id="90"/>
      <w:bookmarkEnd w:id="91"/>
      <w:bookmarkEnd w:id="92"/>
      <w:bookmarkEnd w:id="93"/>
      <w:proofErr w:type="spellEnd"/>
    </w:p>
    <w:p w14:paraId="5B32A24D" w14:textId="4B0EAA67" w:rsidR="00437E34" w:rsidRPr="0059562B" w:rsidRDefault="00437E34" w:rsidP="0059562B">
      <w:pPr>
        <w:pStyle w:val="ListParagraph"/>
        <w:numPr>
          <w:ilvl w:val="0"/>
          <w:numId w:val="61"/>
        </w:numPr>
        <w:spacing w:before="100" w:beforeAutospacing="1" w:after="100" w:afterAutospacing="1" w:line="240" w:lineRule="auto"/>
        <w:ind w:left="1134" w:hanging="283"/>
        <w:jc w:val="both"/>
        <w:rPr>
          <w:rFonts w:ascii="Times New Roman" w:eastAsia="SimSun" w:hAnsi="Times New Roman"/>
          <w:sz w:val="24"/>
          <w:szCs w:val="24"/>
          <w:lang w:val="en-ID"/>
        </w:rPr>
      </w:pPr>
      <w:r w:rsidRPr="0059562B">
        <w:rPr>
          <w:rFonts w:ascii="Times New Roman" w:hAnsi="Times New Roman"/>
          <w:iCs/>
          <w:sz w:val="24"/>
          <w:szCs w:val="24"/>
          <w:lang w:val="en-US"/>
        </w:rPr>
        <w:t xml:space="preserve">Total Stok Barang </w:t>
      </w:r>
      <w:proofErr w:type="spellStart"/>
      <w:r w:rsidRPr="0059562B">
        <w:rPr>
          <w:rFonts w:ascii="Times New Roman" w:hAnsi="Times New Roman"/>
          <w:iCs/>
          <w:sz w:val="24"/>
          <w:szCs w:val="24"/>
          <w:lang w:val="en-US"/>
        </w:rPr>
        <w:t>Keluar</w:t>
      </w:r>
      <w:proofErr w:type="spellEnd"/>
      <w:r w:rsidRPr="0059562B">
        <w:rPr>
          <w:rFonts w:ascii="Times New Roman" w:hAnsi="Times New Roman"/>
          <w:i/>
          <w:sz w:val="24"/>
          <w:szCs w:val="24"/>
          <w:lang w:val="en-US"/>
        </w:rPr>
        <w:t xml:space="preserve"> </w:t>
      </w:r>
      <w:proofErr w:type="spellStart"/>
      <w:r w:rsidRPr="0059562B">
        <w:rPr>
          <w:rFonts w:ascii="Times New Roman" w:hAnsi="Times New Roman"/>
          <w:iCs/>
          <w:sz w:val="24"/>
          <w:szCs w:val="24"/>
          <w:lang w:val="en-US"/>
        </w:rPr>
        <w:t>Pengelola</w:t>
      </w:r>
      <w:proofErr w:type="spellEnd"/>
      <w:r w:rsidRPr="0059562B">
        <w:rPr>
          <w:rFonts w:ascii="Times New Roman" w:hAnsi="Times New Roman"/>
          <w:iCs/>
          <w:sz w:val="24"/>
          <w:szCs w:val="24"/>
          <w:lang w:val="en-US"/>
        </w:rPr>
        <w:t xml:space="preserve"> </w:t>
      </w:r>
      <w:proofErr w:type="spellStart"/>
      <w:r w:rsidRPr="0059562B">
        <w:rPr>
          <w:rFonts w:ascii="Times New Roman" w:hAnsi="Times New Roman"/>
          <w:iCs/>
          <w:sz w:val="24"/>
          <w:szCs w:val="24"/>
          <w:lang w:val="en-US"/>
        </w:rPr>
        <w:t>Sarpras</w:t>
      </w:r>
      <w:proofErr w:type="spellEnd"/>
    </w:p>
    <w:p w14:paraId="4E30E5E6" w14:textId="429A8A9A" w:rsidR="00FD08FC" w:rsidRPr="00FD08FC" w:rsidRDefault="00437E34" w:rsidP="005F29FC">
      <w:pPr>
        <w:spacing w:line="480" w:lineRule="auto"/>
        <w:ind w:firstLine="1134"/>
        <w:jc w:val="both"/>
        <w:rPr>
          <w:lang w:val="en-US"/>
        </w:rPr>
      </w:pPr>
      <w:r w:rsidRPr="00F76D59">
        <w:rPr>
          <w:rFonts w:ascii="Times New Roman" w:hAnsi="Times New Roman"/>
          <w:sz w:val="24"/>
          <w:szCs w:val="24"/>
        </w:rPr>
        <w:t xml:space="preserve">Rancangan </w:t>
      </w:r>
      <w:r>
        <w:rPr>
          <w:rFonts w:ascii="Times New Roman" w:hAnsi="Times New Roman"/>
          <w:sz w:val="24"/>
          <w:szCs w:val="24"/>
          <w:lang w:val="en-US"/>
        </w:rPr>
        <w:t>D</w:t>
      </w:r>
      <w:r w:rsidRPr="00F76D59">
        <w:rPr>
          <w:rFonts w:ascii="Times New Roman" w:hAnsi="Times New Roman"/>
          <w:sz w:val="24"/>
          <w:szCs w:val="24"/>
        </w:rPr>
        <w:t xml:space="preserve">esain </w:t>
      </w:r>
      <w:r>
        <w:rPr>
          <w:rFonts w:ascii="Times New Roman" w:hAnsi="Times New Roman"/>
          <w:sz w:val="24"/>
          <w:szCs w:val="24"/>
          <w:lang w:val="en-US"/>
        </w:rPr>
        <w:t>Total Stok Barang</w:t>
      </w:r>
      <w:r w:rsidR="00E6531A">
        <w:rPr>
          <w:rFonts w:ascii="Times New Roman" w:hAnsi="Times New Roman"/>
          <w:sz w:val="24"/>
          <w:szCs w:val="24"/>
          <w:lang w:val="en-US"/>
        </w:rPr>
        <w:t xml:space="preserve"> </w:t>
      </w:r>
      <w:proofErr w:type="spellStart"/>
      <w:r w:rsidR="00E6531A">
        <w:rPr>
          <w:rFonts w:ascii="Times New Roman" w:hAnsi="Times New Roman"/>
          <w:sz w:val="24"/>
          <w:szCs w:val="24"/>
          <w:lang w:val="en-US"/>
        </w:rPr>
        <w:t>Keluar</w:t>
      </w:r>
      <w:proofErr w:type="spellEnd"/>
      <w:r w:rsidR="00E6531A">
        <w:rPr>
          <w:rFonts w:ascii="Times New Roman" w:hAnsi="Times New Roman"/>
          <w:sz w:val="24"/>
          <w:szCs w:val="24"/>
          <w:lang w:val="en-US"/>
        </w:rPr>
        <w:t xml:space="preserve"> </w:t>
      </w:r>
      <w:proofErr w:type="spellStart"/>
      <w:r>
        <w:rPr>
          <w:rFonts w:ascii="Times New Roman" w:hAnsi="Times New Roman"/>
          <w:sz w:val="24"/>
          <w:szCs w:val="24"/>
          <w:lang w:val="en-US"/>
        </w:rPr>
        <w:t>Pengelola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Sarpras</w:t>
      </w:r>
      <w:proofErr w:type="spellEnd"/>
      <w:r>
        <w:rPr>
          <w:rFonts w:ascii="Times New Roman" w:hAnsi="Times New Roman"/>
          <w:sz w:val="24"/>
          <w:szCs w:val="24"/>
          <w:lang w:val="en-US"/>
        </w:rPr>
        <w:t xml:space="preserve"> </w:t>
      </w:r>
      <w:r w:rsidRPr="00264DA8">
        <w:rPr>
          <w:rFonts w:ascii="Times New Roman" w:hAnsi="Times New Roman"/>
          <w:sz w:val="24"/>
          <w:szCs w:val="24"/>
        </w:rPr>
        <w:t>merupakan halaman</w:t>
      </w:r>
      <w:r>
        <w:rPr>
          <w:rFonts w:ascii="Times New Roman" w:hAnsi="Times New Roman"/>
          <w:sz w:val="24"/>
          <w:szCs w:val="24"/>
          <w:lang w:val="en-US"/>
        </w:rPr>
        <w:t xml:space="preserve"> </w:t>
      </w:r>
      <w:proofErr w:type="spellStart"/>
      <w:r>
        <w:rPr>
          <w:rFonts w:ascii="Times New Roman" w:hAnsi="Times New Roman"/>
          <w:sz w:val="24"/>
          <w:szCs w:val="24"/>
          <w:lang w:val="en-US"/>
        </w:rPr>
        <w:t>milik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pengelola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sarpras</w:t>
      </w:r>
      <w:proofErr w:type="spellEnd"/>
      <w:r w:rsidR="00E6531A">
        <w:rPr>
          <w:rFonts w:ascii="Times New Roman" w:hAnsi="Times New Roman"/>
          <w:sz w:val="24"/>
          <w:szCs w:val="24"/>
          <w:lang w:val="en-US"/>
        </w:rPr>
        <w:t xml:space="preserve">. </w:t>
      </w:r>
      <w:r>
        <w:rPr>
          <w:rFonts w:ascii="Times New Roman" w:hAnsi="Times New Roman"/>
          <w:sz w:val="24"/>
          <w:szCs w:val="24"/>
          <w:lang w:val="en-US"/>
        </w:rPr>
        <w:t xml:space="preserve">Ketika </w:t>
      </w:r>
      <w:proofErr w:type="spellStart"/>
      <w:r>
        <w:rPr>
          <w:rFonts w:ascii="Times New Roman" w:hAnsi="Times New Roman"/>
          <w:sz w:val="24"/>
          <w:szCs w:val="24"/>
          <w:lang w:val="en-US"/>
        </w:rPr>
        <w:t>ingin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melihat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stok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barang</w:t>
      </w:r>
      <w:proofErr w:type="spellEnd"/>
      <w:r>
        <w:rPr>
          <w:rFonts w:ascii="Times New Roman" w:hAnsi="Times New Roman"/>
          <w:sz w:val="24"/>
          <w:szCs w:val="24"/>
          <w:lang w:val="en-US"/>
        </w:rPr>
        <w:t xml:space="preserve"> </w:t>
      </w:r>
      <w:proofErr w:type="spellStart"/>
      <w:r w:rsidR="00E6531A">
        <w:rPr>
          <w:rFonts w:ascii="Times New Roman" w:hAnsi="Times New Roman"/>
          <w:sz w:val="24"/>
          <w:szCs w:val="24"/>
          <w:lang w:val="en-US"/>
        </w:rPr>
        <w:t>keluar</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tersedia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Disini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bis</w:t>
      </w:r>
      <w:r w:rsidR="00E6531A">
        <w:rPr>
          <w:rFonts w:ascii="Times New Roman" w:hAnsi="Times New Roman"/>
          <w:sz w:val="24"/>
          <w:szCs w:val="24"/>
          <w:lang w:val="en-US"/>
        </w:rPr>
        <w:t>a</w:t>
      </w:r>
      <w:proofErr w:type="spellEnd"/>
      <w:r w:rsidR="00E6531A">
        <w:rPr>
          <w:rFonts w:ascii="Times New Roman" w:hAnsi="Times New Roman"/>
          <w:sz w:val="24"/>
          <w:szCs w:val="24"/>
          <w:lang w:val="en-US"/>
        </w:rPr>
        <w:t xml:space="preserve"> </w:t>
      </w:r>
      <w:proofErr w:type="spellStart"/>
      <w:r w:rsidR="00E6531A">
        <w:rPr>
          <w:rFonts w:ascii="Times New Roman" w:hAnsi="Times New Roman"/>
          <w:sz w:val="24"/>
          <w:szCs w:val="24"/>
          <w:lang w:val="en-US"/>
        </w:rPr>
        <w:t>mengurangi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stok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barang</w:t>
      </w:r>
      <w:proofErr w:type="spellEnd"/>
      <w:r>
        <w:rPr>
          <w:rFonts w:ascii="Times New Roman" w:hAnsi="Times New Roman"/>
          <w:sz w:val="24"/>
          <w:szCs w:val="24"/>
          <w:lang w:val="en-US"/>
        </w:rPr>
        <w:t xml:space="preserve"> </w:t>
      </w:r>
      <w:proofErr w:type="spellStart"/>
      <w:r w:rsidR="00E6531A">
        <w:rPr>
          <w:rFonts w:ascii="Times New Roman" w:hAnsi="Times New Roman"/>
          <w:sz w:val="24"/>
          <w:szCs w:val="24"/>
          <w:lang w:val="en-US"/>
        </w:rPr>
        <w:t>keluar</w:t>
      </w:r>
      <w:proofErr w:type="spellEnd"/>
      <w:r>
        <w:rPr>
          <w:rFonts w:ascii="Times New Roman" w:hAnsi="Times New Roman"/>
          <w:sz w:val="24"/>
          <w:szCs w:val="24"/>
          <w:lang w:val="en-US"/>
        </w:rPr>
        <w:t xml:space="preserve"> dan </w:t>
      </w:r>
      <w:proofErr w:type="spellStart"/>
      <w:r>
        <w:rPr>
          <w:rFonts w:ascii="Times New Roman" w:hAnsi="Times New Roman"/>
          <w:sz w:val="24"/>
          <w:szCs w:val="24"/>
          <w:lang w:val="en-US"/>
        </w:rPr>
        <w:t>bisa</w:t>
      </w:r>
      <w:proofErr w:type="spellEnd"/>
      <w:r>
        <w:rPr>
          <w:rFonts w:ascii="Times New Roman" w:hAnsi="Times New Roman"/>
          <w:sz w:val="24"/>
          <w:szCs w:val="24"/>
          <w:lang w:val="en-US"/>
        </w:rPr>
        <w:t xml:space="preserve"> export excel </w:t>
      </w:r>
      <w:r w:rsidRPr="00E802F8">
        <w:rPr>
          <w:rFonts w:ascii="Times New Roman" w:hAnsi="Times New Roman" w:cs="Times New Roman"/>
          <w:sz w:val="24"/>
          <w:szCs w:val="24"/>
          <w:lang w:val="en-US"/>
        </w:rPr>
        <w:t>dan pdf</w:t>
      </w:r>
      <w:r w:rsidR="002E31CF" w:rsidRPr="00E802F8">
        <w:rPr>
          <w:rFonts w:ascii="Times New Roman" w:hAnsi="Times New Roman" w:cs="Times New Roman"/>
          <w:sz w:val="24"/>
          <w:szCs w:val="24"/>
          <w:lang w:val="en-US"/>
        </w:rPr>
        <w:t xml:space="preserve"> </w:t>
      </w:r>
      <w:proofErr w:type="spellStart"/>
      <w:r w:rsidR="002E31CF" w:rsidRPr="00E802F8">
        <w:rPr>
          <w:rFonts w:ascii="Times New Roman" w:hAnsi="Times New Roman" w:cs="Times New Roman"/>
          <w:sz w:val="24"/>
          <w:szCs w:val="24"/>
          <w:lang w:val="en-US"/>
        </w:rPr>
        <w:t>untuk</w:t>
      </w:r>
      <w:proofErr w:type="spellEnd"/>
      <w:r w:rsidR="002E31CF" w:rsidRPr="00E802F8">
        <w:rPr>
          <w:rFonts w:ascii="Times New Roman" w:hAnsi="Times New Roman" w:cs="Times New Roman"/>
          <w:sz w:val="24"/>
          <w:szCs w:val="24"/>
          <w:lang w:val="en-US"/>
        </w:rPr>
        <w:t xml:space="preserve"> </w:t>
      </w:r>
      <w:proofErr w:type="spellStart"/>
      <w:r w:rsidR="002E31CF" w:rsidRPr="00E802F8">
        <w:rPr>
          <w:rFonts w:ascii="Times New Roman" w:hAnsi="Times New Roman" w:cs="Times New Roman"/>
          <w:sz w:val="24"/>
          <w:szCs w:val="24"/>
          <w:lang w:val="en-US"/>
        </w:rPr>
        <w:t>menyimpanya</w:t>
      </w:r>
      <w:proofErr w:type="spellEnd"/>
      <w:r w:rsidRPr="00E802F8">
        <w:rPr>
          <w:rFonts w:ascii="Times New Roman" w:hAnsi="Times New Roman" w:cs="Times New Roman"/>
          <w:sz w:val="24"/>
          <w:szCs w:val="24"/>
          <w:lang w:val="en-US"/>
        </w:rPr>
        <w:t xml:space="preserve">. </w:t>
      </w:r>
      <w:r w:rsidRPr="00E802F8">
        <w:rPr>
          <w:rFonts w:ascii="Times New Roman" w:hAnsi="Times New Roman" w:cs="Times New Roman"/>
          <w:sz w:val="24"/>
          <w:szCs w:val="24"/>
        </w:rPr>
        <w:t>Berikut ini gambar rancangan desain</w:t>
      </w:r>
      <w:r w:rsidRPr="00E802F8">
        <w:rPr>
          <w:rFonts w:ascii="Times New Roman" w:hAnsi="Times New Roman" w:cs="Times New Roman"/>
          <w:sz w:val="24"/>
          <w:szCs w:val="24"/>
          <w:lang w:val="en-US"/>
        </w:rPr>
        <w:t xml:space="preserve"> </w:t>
      </w:r>
      <w:r w:rsidRPr="00E802F8">
        <w:rPr>
          <w:rFonts w:ascii="Times New Roman" w:hAnsi="Times New Roman" w:cs="Times New Roman"/>
          <w:sz w:val="24"/>
          <w:szCs w:val="24"/>
        </w:rPr>
        <w:t xml:space="preserve">yang dapat dilihat </w:t>
      </w:r>
      <w:r w:rsidR="00E802F8" w:rsidRPr="00E802F8">
        <w:rPr>
          <w:rFonts w:ascii="Times New Roman" w:hAnsi="Times New Roman" w:cs="Times New Roman"/>
          <w:sz w:val="24"/>
          <w:szCs w:val="24"/>
        </w:rPr>
        <w:t>pada gambar 3.13 dibawah ini :</w:t>
      </w:r>
    </w:p>
    <w:p w14:paraId="312504B7" w14:textId="50C5F006" w:rsidR="002E31CF" w:rsidRDefault="00F67B7A" w:rsidP="00334EE7">
      <w:pPr>
        <w:keepNext/>
        <w:spacing w:after="0" w:line="240" w:lineRule="auto"/>
        <w:ind w:left="-993" w:firstLine="1277"/>
        <w:jc w:val="center"/>
      </w:pPr>
      <w:r w:rsidRPr="005F29FC">
        <w:rPr>
          <w:rFonts w:ascii="Times New Roman" w:hAnsi="Times New Roman" w:cs="Times New Roman"/>
          <w:noProof/>
          <w:sz w:val="24"/>
          <w:szCs w:val="24"/>
          <w:lang w:val="en-US"/>
        </w:rPr>
        <w:lastRenderedPageBreak/>
        <w:t>`</w:t>
      </w:r>
      <w:r w:rsidR="00F84CB4">
        <w:rPr>
          <w:noProof/>
        </w:rPr>
        <w:drawing>
          <wp:inline distT="0" distB="0" distL="0" distR="0" wp14:anchorId="5495FCE8" wp14:editId="5563A2FC">
            <wp:extent cx="6084000" cy="2930400"/>
            <wp:effectExtent l="0" t="0" r="0" b="3810"/>
            <wp:docPr id="1905141883"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05141883" name="Picture 1905141883"/>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6084000" cy="2930400"/>
                    </a:xfrm>
                    <a:prstGeom prst="rect">
                      <a:avLst/>
                    </a:prstGeom>
                  </pic:spPr>
                </pic:pic>
              </a:graphicData>
            </a:graphic>
          </wp:inline>
        </w:drawing>
      </w:r>
    </w:p>
    <w:p w14:paraId="3F4D48DB" w14:textId="02F7C45D" w:rsidR="003B2B54" w:rsidRPr="002E31CF" w:rsidRDefault="002E31CF" w:rsidP="002E31CF">
      <w:pPr>
        <w:pStyle w:val="Caption"/>
        <w:ind w:firstLine="709"/>
        <w:rPr>
          <w:szCs w:val="24"/>
        </w:rPr>
      </w:pPr>
      <w:bookmarkStart w:id="94" w:name="_Toc165524137"/>
      <w:bookmarkStart w:id="95" w:name="_Toc166478504"/>
      <w:bookmarkStart w:id="96" w:name="_Toc166478943"/>
      <w:bookmarkStart w:id="97" w:name="_Toc167658835"/>
      <w:r>
        <w:t xml:space="preserve">Gambar 3. </w:t>
      </w:r>
      <w:r>
        <w:fldChar w:fldCharType="begin"/>
      </w:r>
      <w:r>
        <w:instrText xml:space="preserve"> SEQ Gambar_3. \* ARABIC </w:instrText>
      </w:r>
      <w:r>
        <w:fldChar w:fldCharType="separate"/>
      </w:r>
      <w:r w:rsidR="00BA728A">
        <w:rPr>
          <w:noProof/>
        </w:rPr>
        <w:t>15</w:t>
      </w:r>
      <w:r>
        <w:rPr>
          <w:noProof/>
        </w:rPr>
        <w:fldChar w:fldCharType="end"/>
      </w:r>
      <w:r>
        <w:rPr>
          <w:szCs w:val="24"/>
        </w:rPr>
        <w:t xml:space="preserve"> Total Stok Barang </w:t>
      </w:r>
      <w:proofErr w:type="spellStart"/>
      <w:r>
        <w:rPr>
          <w:szCs w:val="24"/>
        </w:rPr>
        <w:t>Keluar</w:t>
      </w:r>
      <w:proofErr w:type="spellEnd"/>
      <w:r>
        <w:rPr>
          <w:szCs w:val="24"/>
        </w:rPr>
        <w:t xml:space="preserve"> </w:t>
      </w:r>
      <w:proofErr w:type="spellStart"/>
      <w:r>
        <w:rPr>
          <w:szCs w:val="24"/>
        </w:rPr>
        <w:t>Pengelola</w:t>
      </w:r>
      <w:proofErr w:type="spellEnd"/>
      <w:r>
        <w:rPr>
          <w:szCs w:val="24"/>
        </w:rPr>
        <w:t xml:space="preserve"> </w:t>
      </w:r>
      <w:proofErr w:type="spellStart"/>
      <w:r>
        <w:rPr>
          <w:szCs w:val="24"/>
        </w:rPr>
        <w:t>Sarpras</w:t>
      </w:r>
      <w:bookmarkEnd w:id="94"/>
      <w:bookmarkEnd w:id="95"/>
      <w:bookmarkEnd w:id="96"/>
      <w:bookmarkEnd w:id="97"/>
      <w:proofErr w:type="spellEnd"/>
    </w:p>
    <w:p w14:paraId="5714325A" w14:textId="258AAE17" w:rsidR="002E31CF" w:rsidRPr="0059562B" w:rsidRDefault="002E31CF" w:rsidP="00A17A6D">
      <w:pPr>
        <w:pStyle w:val="ListParagraph"/>
        <w:numPr>
          <w:ilvl w:val="0"/>
          <w:numId w:val="61"/>
        </w:numPr>
        <w:spacing w:before="100" w:beforeAutospacing="1" w:after="100" w:afterAutospacing="1" w:line="240" w:lineRule="auto"/>
        <w:ind w:left="1276" w:hanging="425"/>
        <w:jc w:val="both"/>
        <w:rPr>
          <w:rFonts w:ascii="Times New Roman" w:eastAsia="SimSun" w:hAnsi="Times New Roman"/>
          <w:sz w:val="24"/>
          <w:szCs w:val="24"/>
          <w:lang w:val="en-ID"/>
        </w:rPr>
      </w:pPr>
      <w:proofErr w:type="spellStart"/>
      <w:r w:rsidRPr="0059562B">
        <w:rPr>
          <w:rFonts w:ascii="Times New Roman" w:hAnsi="Times New Roman"/>
          <w:iCs/>
          <w:sz w:val="24"/>
          <w:szCs w:val="24"/>
          <w:lang w:val="en-US"/>
        </w:rPr>
        <w:t>Laporan</w:t>
      </w:r>
      <w:proofErr w:type="spellEnd"/>
      <w:r w:rsidRPr="0059562B">
        <w:rPr>
          <w:rFonts w:ascii="Times New Roman" w:hAnsi="Times New Roman"/>
          <w:iCs/>
          <w:sz w:val="24"/>
          <w:szCs w:val="24"/>
          <w:lang w:val="en-US"/>
        </w:rPr>
        <w:t xml:space="preserve"> </w:t>
      </w:r>
      <w:proofErr w:type="spellStart"/>
      <w:r w:rsidRPr="0059562B">
        <w:rPr>
          <w:rFonts w:ascii="Times New Roman" w:hAnsi="Times New Roman"/>
          <w:iCs/>
          <w:sz w:val="24"/>
          <w:szCs w:val="24"/>
          <w:lang w:val="en-US"/>
        </w:rPr>
        <w:t>Pinjamanan</w:t>
      </w:r>
      <w:proofErr w:type="spellEnd"/>
      <w:r w:rsidRPr="0059562B">
        <w:rPr>
          <w:rFonts w:ascii="Times New Roman" w:hAnsi="Times New Roman"/>
          <w:iCs/>
          <w:sz w:val="24"/>
          <w:szCs w:val="24"/>
          <w:lang w:val="en-US"/>
        </w:rPr>
        <w:t xml:space="preserve"> </w:t>
      </w:r>
      <w:proofErr w:type="spellStart"/>
      <w:r w:rsidRPr="0059562B">
        <w:rPr>
          <w:rFonts w:ascii="Times New Roman" w:hAnsi="Times New Roman"/>
          <w:iCs/>
          <w:sz w:val="24"/>
          <w:szCs w:val="24"/>
          <w:lang w:val="en-US"/>
        </w:rPr>
        <w:t>Sarpras</w:t>
      </w:r>
      <w:proofErr w:type="spellEnd"/>
      <w:r w:rsidRPr="0059562B">
        <w:rPr>
          <w:rFonts w:ascii="Times New Roman" w:hAnsi="Times New Roman"/>
          <w:i/>
          <w:sz w:val="24"/>
          <w:szCs w:val="24"/>
          <w:lang w:val="en-US"/>
        </w:rPr>
        <w:t xml:space="preserve"> </w:t>
      </w:r>
    </w:p>
    <w:p w14:paraId="37746CDE" w14:textId="34BF2A5B" w:rsidR="003B2B54" w:rsidRPr="00A17A6D" w:rsidRDefault="002E31CF" w:rsidP="00A17A6D">
      <w:pPr>
        <w:spacing w:line="480" w:lineRule="auto"/>
        <w:ind w:firstLine="1134"/>
        <w:jc w:val="both"/>
        <w:rPr>
          <w:lang w:val="en-US"/>
        </w:rPr>
      </w:pPr>
      <w:r w:rsidRPr="00F76D59">
        <w:rPr>
          <w:rFonts w:ascii="Times New Roman" w:hAnsi="Times New Roman"/>
          <w:sz w:val="24"/>
          <w:szCs w:val="24"/>
        </w:rPr>
        <w:t>Rancangan</w:t>
      </w:r>
      <w:r w:rsidR="009E72B4">
        <w:rPr>
          <w:rFonts w:ascii="Times New Roman" w:hAnsi="Times New Roman"/>
          <w:sz w:val="24"/>
          <w:szCs w:val="24"/>
          <w:lang w:val="en-US"/>
        </w:rPr>
        <w:t xml:space="preserve"> Desain</w:t>
      </w:r>
      <w:r w:rsidRPr="00F76D59">
        <w:rPr>
          <w:rFonts w:ascii="Times New Roman" w:hAnsi="Times New Roman"/>
          <w:sz w:val="24"/>
          <w:szCs w:val="24"/>
        </w:rPr>
        <w:t xml:space="preserve"> </w:t>
      </w:r>
      <w:proofErr w:type="spellStart"/>
      <w:r>
        <w:rPr>
          <w:rFonts w:ascii="Times New Roman" w:hAnsi="Times New Roman"/>
          <w:sz w:val="24"/>
          <w:szCs w:val="24"/>
          <w:lang w:val="en-US"/>
        </w:rPr>
        <w:t>Laporan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Pinjaman</w:t>
      </w:r>
      <w:proofErr w:type="spellEnd"/>
      <w:r w:rsidR="009E72B4">
        <w:rPr>
          <w:rFonts w:ascii="Times New Roman" w:hAnsi="Times New Roman"/>
          <w:sz w:val="24"/>
          <w:szCs w:val="24"/>
          <w:lang w:val="en-US"/>
        </w:rPr>
        <w:t xml:space="preserve"> </w:t>
      </w:r>
      <w:proofErr w:type="spellStart"/>
      <w:r w:rsidR="009E72B4">
        <w:rPr>
          <w:rFonts w:ascii="Times New Roman" w:hAnsi="Times New Roman"/>
          <w:sz w:val="24"/>
          <w:szCs w:val="24"/>
          <w:lang w:val="en-US"/>
        </w:rPr>
        <w:t>Sarpras</w:t>
      </w:r>
      <w:proofErr w:type="spellEnd"/>
      <w:r w:rsidR="009E72B4">
        <w:rPr>
          <w:rFonts w:ascii="Times New Roman" w:hAnsi="Times New Roman"/>
          <w:sz w:val="24"/>
          <w:szCs w:val="24"/>
          <w:lang w:val="en-US"/>
        </w:rPr>
        <w:t xml:space="preserve"> </w:t>
      </w:r>
      <w:r w:rsidRPr="00264DA8">
        <w:rPr>
          <w:rFonts w:ascii="Times New Roman" w:hAnsi="Times New Roman"/>
          <w:sz w:val="24"/>
          <w:szCs w:val="24"/>
        </w:rPr>
        <w:t>merupakan halaman</w:t>
      </w:r>
      <w:r>
        <w:rPr>
          <w:rFonts w:ascii="Times New Roman" w:hAnsi="Times New Roman"/>
          <w:sz w:val="24"/>
          <w:szCs w:val="24"/>
          <w:lang w:val="en-US"/>
        </w:rPr>
        <w:t xml:space="preserve"> </w:t>
      </w:r>
      <w:proofErr w:type="spellStart"/>
      <w:r>
        <w:rPr>
          <w:rFonts w:ascii="Times New Roman" w:hAnsi="Times New Roman"/>
          <w:sz w:val="24"/>
          <w:szCs w:val="24"/>
          <w:lang w:val="en-US"/>
        </w:rPr>
        <w:t>milik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pengelola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sarpras</w:t>
      </w:r>
      <w:proofErr w:type="spellEnd"/>
      <w:r>
        <w:rPr>
          <w:rFonts w:ascii="Times New Roman" w:hAnsi="Times New Roman"/>
          <w:sz w:val="24"/>
          <w:szCs w:val="24"/>
          <w:lang w:val="en-US"/>
        </w:rPr>
        <w:t xml:space="preserve">. Ketika </w:t>
      </w:r>
      <w:proofErr w:type="spellStart"/>
      <w:r>
        <w:rPr>
          <w:rFonts w:ascii="Times New Roman" w:hAnsi="Times New Roman"/>
          <w:sz w:val="24"/>
          <w:szCs w:val="24"/>
          <w:lang w:val="en-US"/>
        </w:rPr>
        <w:t>ingin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melihat</w:t>
      </w:r>
      <w:proofErr w:type="spellEnd"/>
      <w:r>
        <w:rPr>
          <w:rFonts w:ascii="Times New Roman" w:hAnsi="Times New Roman"/>
          <w:sz w:val="24"/>
          <w:szCs w:val="24"/>
          <w:lang w:val="en-US"/>
        </w:rPr>
        <w:t xml:space="preserve"> </w:t>
      </w:r>
      <w:proofErr w:type="spellStart"/>
      <w:r w:rsidR="009E72B4">
        <w:rPr>
          <w:rFonts w:ascii="Times New Roman" w:hAnsi="Times New Roman"/>
          <w:sz w:val="24"/>
          <w:szCs w:val="24"/>
          <w:lang w:val="en-US"/>
        </w:rPr>
        <w:t>laporan</w:t>
      </w:r>
      <w:proofErr w:type="spellEnd"/>
      <w:r w:rsidR="009E72B4">
        <w:rPr>
          <w:rFonts w:ascii="Times New Roman" w:hAnsi="Times New Roman"/>
          <w:sz w:val="24"/>
          <w:szCs w:val="24"/>
          <w:lang w:val="en-US"/>
        </w:rPr>
        <w:t xml:space="preserve"> </w:t>
      </w:r>
      <w:proofErr w:type="spellStart"/>
      <w:r w:rsidR="009E72B4">
        <w:rPr>
          <w:rFonts w:ascii="Times New Roman" w:hAnsi="Times New Roman"/>
          <w:sz w:val="24"/>
          <w:szCs w:val="24"/>
          <w:lang w:val="en-US"/>
        </w:rPr>
        <w:t>pinjaman</w:t>
      </w:r>
      <w:proofErr w:type="spellEnd"/>
      <w:r w:rsidR="009E72B4">
        <w:rPr>
          <w:rFonts w:ascii="Times New Roman" w:hAnsi="Times New Roman"/>
          <w:sz w:val="24"/>
          <w:szCs w:val="24"/>
          <w:lang w:val="en-US"/>
        </w:rPr>
        <w:t xml:space="preserve"> </w:t>
      </w:r>
      <w:proofErr w:type="spellStart"/>
      <w:r w:rsidR="009E72B4">
        <w:rPr>
          <w:rFonts w:ascii="Times New Roman" w:hAnsi="Times New Roman"/>
          <w:sz w:val="24"/>
          <w:szCs w:val="24"/>
          <w:lang w:val="en-US"/>
        </w:rPr>
        <w:t>sarpras</w:t>
      </w:r>
      <w:proofErr w:type="spellEnd"/>
      <w:r w:rsidR="009E72B4">
        <w:rPr>
          <w:rFonts w:ascii="Times New Roman" w:hAnsi="Times New Roman"/>
          <w:sz w:val="24"/>
          <w:szCs w:val="24"/>
          <w:lang w:val="en-US"/>
        </w:rPr>
        <w:t xml:space="preserve"> dan </w:t>
      </w:r>
      <w:proofErr w:type="spellStart"/>
      <w:r w:rsidR="009E72B4">
        <w:rPr>
          <w:rFonts w:ascii="Times New Roman" w:hAnsi="Times New Roman"/>
          <w:sz w:val="24"/>
          <w:szCs w:val="24"/>
          <w:lang w:val="en-US"/>
        </w:rPr>
        <w:t>pengelola</w:t>
      </w:r>
      <w:proofErr w:type="spellEnd"/>
      <w:r w:rsidR="009E72B4">
        <w:rPr>
          <w:rFonts w:ascii="Times New Roman" w:hAnsi="Times New Roman"/>
          <w:sz w:val="24"/>
          <w:szCs w:val="24"/>
          <w:lang w:val="en-US"/>
        </w:rPr>
        <w:t xml:space="preserve"> </w:t>
      </w:r>
      <w:proofErr w:type="spellStart"/>
      <w:r w:rsidR="009E72B4">
        <w:rPr>
          <w:rFonts w:ascii="Times New Roman" w:hAnsi="Times New Roman"/>
          <w:sz w:val="24"/>
          <w:szCs w:val="24"/>
          <w:lang w:val="en-US"/>
        </w:rPr>
        <w:t>akan</w:t>
      </w:r>
      <w:proofErr w:type="spellEnd"/>
      <w:r w:rsidR="009E72B4">
        <w:rPr>
          <w:rFonts w:ascii="Times New Roman" w:hAnsi="Times New Roman"/>
          <w:sz w:val="24"/>
          <w:szCs w:val="24"/>
          <w:lang w:val="en-US"/>
        </w:rPr>
        <w:t xml:space="preserve"> </w:t>
      </w:r>
      <w:proofErr w:type="spellStart"/>
      <w:r w:rsidR="009E72B4">
        <w:rPr>
          <w:rFonts w:ascii="Times New Roman" w:hAnsi="Times New Roman"/>
          <w:sz w:val="24"/>
          <w:szCs w:val="24"/>
          <w:lang w:val="en-US"/>
        </w:rPr>
        <w:t>menyetujui</w:t>
      </w:r>
      <w:proofErr w:type="spellEnd"/>
      <w:r w:rsidR="009E72B4">
        <w:rPr>
          <w:rFonts w:ascii="Times New Roman" w:hAnsi="Times New Roman"/>
          <w:sz w:val="24"/>
          <w:szCs w:val="24"/>
          <w:lang w:val="en-US"/>
        </w:rPr>
        <w:t xml:space="preserve"> </w:t>
      </w:r>
      <w:proofErr w:type="spellStart"/>
      <w:r w:rsidR="009E72B4">
        <w:rPr>
          <w:rFonts w:ascii="Times New Roman" w:hAnsi="Times New Roman"/>
          <w:sz w:val="24"/>
          <w:szCs w:val="24"/>
          <w:lang w:val="en-US"/>
        </w:rPr>
        <w:t>atau</w:t>
      </w:r>
      <w:proofErr w:type="spellEnd"/>
      <w:r w:rsidR="009E72B4">
        <w:rPr>
          <w:rFonts w:ascii="Times New Roman" w:hAnsi="Times New Roman"/>
          <w:sz w:val="24"/>
          <w:szCs w:val="24"/>
          <w:lang w:val="en-US"/>
        </w:rPr>
        <w:t xml:space="preserve"> </w:t>
      </w:r>
      <w:proofErr w:type="spellStart"/>
      <w:r w:rsidR="009E72B4">
        <w:rPr>
          <w:rFonts w:ascii="Times New Roman" w:hAnsi="Times New Roman"/>
          <w:sz w:val="24"/>
          <w:szCs w:val="24"/>
          <w:lang w:val="en-US"/>
        </w:rPr>
        <w:t>menolak</w:t>
      </w:r>
      <w:proofErr w:type="spellEnd"/>
      <w:r>
        <w:rPr>
          <w:rFonts w:ascii="Times New Roman" w:hAnsi="Times New Roman"/>
          <w:sz w:val="24"/>
          <w:szCs w:val="24"/>
          <w:lang w:val="en-US"/>
        </w:rPr>
        <w:t xml:space="preserve">. </w:t>
      </w:r>
      <w:r w:rsidRPr="00264DA8">
        <w:rPr>
          <w:rFonts w:ascii="Times New Roman" w:hAnsi="Times New Roman"/>
          <w:sz w:val="24"/>
          <w:szCs w:val="24"/>
        </w:rPr>
        <w:t>Berikut ini gambar rancangan desain</w:t>
      </w:r>
      <w:r>
        <w:rPr>
          <w:rFonts w:ascii="Times New Roman" w:hAnsi="Times New Roman"/>
          <w:sz w:val="24"/>
          <w:szCs w:val="24"/>
          <w:lang w:val="en-US"/>
        </w:rPr>
        <w:t xml:space="preserve"> </w:t>
      </w:r>
      <w:r w:rsidRPr="00264DA8">
        <w:rPr>
          <w:rFonts w:ascii="Times New Roman" w:hAnsi="Times New Roman"/>
          <w:sz w:val="24"/>
          <w:szCs w:val="24"/>
        </w:rPr>
        <w:t xml:space="preserve">yang dapat dilihat pada </w:t>
      </w:r>
      <w:r w:rsidR="00E802F8">
        <w:rPr>
          <w:rFonts w:ascii="Times New Roman" w:hAnsi="Times New Roman"/>
          <w:sz w:val="24"/>
          <w:szCs w:val="24"/>
        </w:rPr>
        <w:t>gambar 3.14 dibawah ini :</w:t>
      </w:r>
    </w:p>
    <w:p w14:paraId="44CCC2A6" w14:textId="7B3E40B1" w:rsidR="009E72B4" w:rsidRDefault="00E300B8" w:rsidP="00334EE7">
      <w:pPr>
        <w:pStyle w:val="ListParagraph"/>
        <w:keepNext/>
        <w:spacing w:after="0" w:line="480" w:lineRule="auto"/>
        <w:ind w:left="1134" w:hanging="2268"/>
        <w:jc w:val="both"/>
      </w:pPr>
      <w:r>
        <w:rPr>
          <w:noProof/>
        </w:rPr>
        <w:lastRenderedPageBreak/>
        <w:drawing>
          <wp:inline distT="0" distB="0" distL="0" distR="0" wp14:anchorId="1E44C6CE" wp14:editId="6A708F10">
            <wp:extent cx="6084000" cy="2930400"/>
            <wp:effectExtent l="0" t="0" r="0" b="3810"/>
            <wp:docPr id="112617920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6179207" name="Picture 1126179207"/>
                    <pic:cNvPicPr preferRelativeResize="0"/>
                  </pic:nvPicPr>
                  <pic:blipFill>
                    <a:blip r:embed="rId31">
                      <a:extLst>
                        <a:ext uri="{28A0092B-C50C-407E-A947-70E740481C1C}">
                          <a14:useLocalDpi xmlns:a14="http://schemas.microsoft.com/office/drawing/2010/main" val="0"/>
                        </a:ext>
                      </a:extLst>
                    </a:blip>
                    <a:stretch>
                      <a:fillRect/>
                    </a:stretch>
                  </pic:blipFill>
                  <pic:spPr>
                    <a:xfrm>
                      <a:off x="0" y="0"/>
                      <a:ext cx="6084000" cy="2930400"/>
                    </a:xfrm>
                    <a:prstGeom prst="rect">
                      <a:avLst/>
                    </a:prstGeom>
                  </pic:spPr>
                </pic:pic>
              </a:graphicData>
            </a:graphic>
          </wp:inline>
        </w:drawing>
      </w:r>
    </w:p>
    <w:p w14:paraId="5D8C7AAC" w14:textId="751F4F14" w:rsidR="007616DE" w:rsidRDefault="009E72B4" w:rsidP="009E72B4">
      <w:pPr>
        <w:pStyle w:val="Caption"/>
        <w:rPr>
          <w:szCs w:val="24"/>
        </w:rPr>
      </w:pPr>
      <w:bookmarkStart w:id="98" w:name="_Toc165524138"/>
      <w:bookmarkStart w:id="99" w:name="_Toc166478505"/>
      <w:bookmarkStart w:id="100" w:name="_Toc166478944"/>
      <w:bookmarkStart w:id="101" w:name="_Toc167658836"/>
      <w:r>
        <w:t xml:space="preserve">Gambar 3. </w:t>
      </w:r>
      <w:r>
        <w:fldChar w:fldCharType="begin"/>
      </w:r>
      <w:r>
        <w:instrText xml:space="preserve"> SEQ Gambar_3. \* ARABIC </w:instrText>
      </w:r>
      <w:r>
        <w:fldChar w:fldCharType="separate"/>
      </w:r>
      <w:r w:rsidR="00BA728A">
        <w:rPr>
          <w:noProof/>
        </w:rPr>
        <w:t>16</w:t>
      </w:r>
      <w:r>
        <w:rPr>
          <w:noProof/>
        </w:rPr>
        <w:fldChar w:fldCharType="end"/>
      </w:r>
      <w:r>
        <w:t xml:space="preserve"> </w:t>
      </w:r>
      <w:proofErr w:type="spellStart"/>
      <w:r w:rsidRPr="00F76D59">
        <w:rPr>
          <w:szCs w:val="24"/>
        </w:rPr>
        <w:t>Rancangan</w:t>
      </w:r>
      <w:proofErr w:type="spellEnd"/>
      <w:r>
        <w:rPr>
          <w:szCs w:val="24"/>
        </w:rPr>
        <w:t xml:space="preserve"> Desain</w:t>
      </w:r>
      <w:r w:rsidRPr="00F76D59">
        <w:rPr>
          <w:szCs w:val="24"/>
        </w:rPr>
        <w:t xml:space="preserve"> </w:t>
      </w:r>
      <w:proofErr w:type="spellStart"/>
      <w:r>
        <w:rPr>
          <w:szCs w:val="24"/>
        </w:rPr>
        <w:t>Laporan</w:t>
      </w:r>
      <w:proofErr w:type="spellEnd"/>
      <w:r>
        <w:rPr>
          <w:szCs w:val="24"/>
        </w:rPr>
        <w:t xml:space="preserve"> </w:t>
      </w:r>
      <w:proofErr w:type="spellStart"/>
      <w:r>
        <w:rPr>
          <w:szCs w:val="24"/>
        </w:rPr>
        <w:t>Pinjaman</w:t>
      </w:r>
      <w:proofErr w:type="spellEnd"/>
      <w:r>
        <w:rPr>
          <w:szCs w:val="24"/>
        </w:rPr>
        <w:t xml:space="preserve"> </w:t>
      </w:r>
      <w:proofErr w:type="spellStart"/>
      <w:r>
        <w:rPr>
          <w:szCs w:val="24"/>
        </w:rPr>
        <w:t>Sarpras</w:t>
      </w:r>
      <w:bookmarkEnd w:id="98"/>
      <w:bookmarkEnd w:id="99"/>
      <w:bookmarkEnd w:id="100"/>
      <w:bookmarkEnd w:id="101"/>
      <w:proofErr w:type="spellEnd"/>
    </w:p>
    <w:p w14:paraId="3B6AC3C2" w14:textId="77777777" w:rsidR="00334EE7" w:rsidRPr="00334EE7" w:rsidRDefault="00334EE7" w:rsidP="00334EE7">
      <w:pPr>
        <w:rPr>
          <w:lang w:val="en-US"/>
        </w:rPr>
      </w:pPr>
    </w:p>
    <w:p w14:paraId="078E5552" w14:textId="718EC350" w:rsidR="0059562B" w:rsidRPr="005F5936" w:rsidRDefault="005F5936" w:rsidP="0028719C">
      <w:pPr>
        <w:pStyle w:val="ListParagraph"/>
        <w:numPr>
          <w:ilvl w:val="0"/>
          <w:numId w:val="49"/>
        </w:numPr>
        <w:spacing w:before="100" w:beforeAutospacing="1" w:after="100" w:afterAutospacing="1" w:line="240" w:lineRule="auto"/>
        <w:ind w:left="-2268" w:firstLine="425"/>
        <w:jc w:val="center"/>
        <w:rPr>
          <w:rFonts w:ascii="Times New Roman" w:eastAsia="SimSun" w:hAnsi="Times New Roman"/>
          <w:b/>
          <w:bCs/>
          <w:sz w:val="24"/>
          <w:szCs w:val="24"/>
          <w:lang w:val="en-ID"/>
        </w:rPr>
      </w:pPr>
      <w:proofErr w:type="spellStart"/>
      <w:r w:rsidRPr="005F5936">
        <w:rPr>
          <w:rFonts w:ascii="Times New Roman" w:hAnsi="Times New Roman"/>
          <w:b/>
          <w:bCs/>
          <w:sz w:val="24"/>
          <w:szCs w:val="24"/>
          <w:lang w:val="en-US"/>
        </w:rPr>
        <w:t>Rancangan</w:t>
      </w:r>
      <w:proofErr w:type="spellEnd"/>
      <w:r w:rsidRPr="005F5936">
        <w:rPr>
          <w:rFonts w:ascii="Times New Roman" w:hAnsi="Times New Roman"/>
          <w:b/>
          <w:bCs/>
          <w:sz w:val="24"/>
          <w:szCs w:val="24"/>
          <w:lang w:val="en-US"/>
        </w:rPr>
        <w:t xml:space="preserve"> Desain </w:t>
      </w:r>
      <w:proofErr w:type="spellStart"/>
      <w:r w:rsidRPr="005F5936">
        <w:rPr>
          <w:rFonts w:ascii="Times New Roman" w:hAnsi="Times New Roman"/>
          <w:b/>
          <w:bCs/>
          <w:sz w:val="24"/>
          <w:szCs w:val="24"/>
          <w:lang w:val="en-US"/>
        </w:rPr>
        <w:t>Sistem</w:t>
      </w:r>
      <w:proofErr w:type="spellEnd"/>
      <w:r w:rsidRPr="005F5936">
        <w:rPr>
          <w:rFonts w:ascii="Times New Roman" w:hAnsi="Times New Roman"/>
          <w:b/>
          <w:bCs/>
          <w:sz w:val="24"/>
          <w:szCs w:val="24"/>
          <w:lang w:val="en-US"/>
        </w:rPr>
        <w:t xml:space="preserve"> Pada </w:t>
      </w:r>
      <w:proofErr w:type="spellStart"/>
      <w:r w:rsidRPr="005F5936">
        <w:rPr>
          <w:rFonts w:ascii="Times New Roman" w:hAnsi="Times New Roman"/>
          <w:b/>
          <w:bCs/>
          <w:sz w:val="24"/>
          <w:szCs w:val="24"/>
          <w:lang w:val="en-US"/>
        </w:rPr>
        <w:t>Pe</w:t>
      </w:r>
      <w:r>
        <w:rPr>
          <w:rFonts w:ascii="Times New Roman" w:hAnsi="Times New Roman"/>
          <w:b/>
          <w:bCs/>
          <w:sz w:val="24"/>
          <w:szCs w:val="24"/>
          <w:lang w:val="en-US"/>
        </w:rPr>
        <w:t>minjam</w:t>
      </w:r>
      <w:proofErr w:type="spellEnd"/>
      <w:r>
        <w:rPr>
          <w:rFonts w:ascii="Times New Roman" w:hAnsi="Times New Roman"/>
          <w:b/>
          <w:bCs/>
          <w:sz w:val="24"/>
          <w:szCs w:val="24"/>
          <w:lang w:val="en-US"/>
        </w:rPr>
        <w:t xml:space="preserve"> </w:t>
      </w:r>
      <w:proofErr w:type="spellStart"/>
      <w:r w:rsidRPr="005F5936">
        <w:rPr>
          <w:rFonts w:ascii="Times New Roman" w:hAnsi="Times New Roman"/>
          <w:b/>
          <w:bCs/>
          <w:sz w:val="24"/>
          <w:szCs w:val="24"/>
          <w:lang w:val="en-US"/>
        </w:rPr>
        <w:t>Sarpras</w:t>
      </w:r>
      <w:proofErr w:type="spellEnd"/>
    </w:p>
    <w:p w14:paraId="32E41C2E" w14:textId="77777777" w:rsidR="005F5936" w:rsidRPr="005F5936" w:rsidRDefault="005F5936" w:rsidP="005F5936">
      <w:pPr>
        <w:pStyle w:val="ListParagraph"/>
        <w:spacing w:before="100" w:beforeAutospacing="1" w:after="100" w:afterAutospacing="1" w:line="240" w:lineRule="auto"/>
        <w:ind w:left="1080"/>
        <w:jc w:val="center"/>
        <w:rPr>
          <w:rFonts w:ascii="Times New Roman" w:eastAsia="SimSun" w:hAnsi="Times New Roman"/>
          <w:b/>
          <w:bCs/>
          <w:sz w:val="24"/>
          <w:szCs w:val="24"/>
          <w:lang w:val="en-ID"/>
        </w:rPr>
      </w:pPr>
    </w:p>
    <w:p w14:paraId="243EF080" w14:textId="24935213" w:rsidR="005F5936" w:rsidRPr="00A219B6" w:rsidRDefault="005F5936" w:rsidP="00A219B6">
      <w:pPr>
        <w:pStyle w:val="ListParagraph"/>
        <w:numPr>
          <w:ilvl w:val="0"/>
          <w:numId w:val="64"/>
        </w:numPr>
        <w:spacing w:before="100" w:beforeAutospacing="1" w:after="100" w:afterAutospacing="1" w:line="240" w:lineRule="auto"/>
        <w:ind w:left="993" w:hanging="426"/>
        <w:rPr>
          <w:rFonts w:ascii="Times New Roman" w:eastAsia="SimSun" w:hAnsi="Times New Roman" w:cs="Times New Roman"/>
          <w:b/>
          <w:bCs/>
          <w:sz w:val="24"/>
          <w:szCs w:val="24"/>
          <w:lang w:val="en-ID"/>
        </w:rPr>
      </w:pPr>
      <w:r w:rsidRPr="00A219B6">
        <w:rPr>
          <w:rFonts w:ascii="Times New Roman" w:hAnsi="Times New Roman" w:cs="Times New Roman"/>
          <w:sz w:val="24"/>
          <w:szCs w:val="24"/>
        </w:rPr>
        <w:t xml:space="preserve">Desain Halaman </w:t>
      </w:r>
      <w:proofErr w:type="spellStart"/>
      <w:r w:rsidR="00544CC5" w:rsidRPr="00544CC5">
        <w:rPr>
          <w:rFonts w:ascii="Times New Roman" w:hAnsi="Times New Roman" w:cs="Times New Roman"/>
          <w:sz w:val="24"/>
          <w:szCs w:val="24"/>
          <w:lang w:val="en-US"/>
        </w:rPr>
        <w:t>Registrasi</w:t>
      </w:r>
      <w:proofErr w:type="spellEnd"/>
      <w:r w:rsidRPr="00A219B6">
        <w:rPr>
          <w:rFonts w:ascii="Times New Roman" w:hAnsi="Times New Roman" w:cs="Times New Roman"/>
          <w:i/>
          <w:iCs/>
          <w:sz w:val="24"/>
          <w:szCs w:val="24"/>
          <w:lang w:val="en-US"/>
        </w:rPr>
        <w:t xml:space="preserve"> </w:t>
      </w:r>
      <w:r w:rsidRPr="00A219B6">
        <w:rPr>
          <w:rFonts w:ascii="Times New Roman" w:hAnsi="Times New Roman" w:cs="Times New Roman"/>
          <w:iCs/>
          <w:sz w:val="24"/>
          <w:szCs w:val="24"/>
        </w:rPr>
        <w:t>P</w:t>
      </w:r>
      <w:proofErr w:type="spellStart"/>
      <w:r w:rsidRPr="00A219B6">
        <w:rPr>
          <w:rFonts w:ascii="Times New Roman" w:hAnsi="Times New Roman" w:cs="Times New Roman"/>
          <w:iCs/>
          <w:sz w:val="24"/>
          <w:szCs w:val="24"/>
          <w:lang w:val="en-US"/>
        </w:rPr>
        <w:t>e</w:t>
      </w:r>
      <w:r w:rsidR="00353A95" w:rsidRPr="00A219B6">
        <w:rPr>
          <w:rFonts w:ascii="Times New Roman" w:hAnsi="Times New Roman" w:cs="Times New Roman"/>
          <w:iCs/>
          <w:sz w:val="24"/>
          <w:szCs w:val="24"/>
          <w:lang w:val="en-US"/>
        </w:rPr>
        <w:t>minjam</w:t>
      </w:r>
      <w:proofErr w:type="spellEnd"/>
      <w:r w:rsidR="00353A95" w:rsidRPr="00A219B6">
        <w:rPr>
          <w:rFonts w:ascii="Times New Roman" w:hAnsi="Times New Roman" w:cs="Times New Roman"/>
          <w:iCs/>
          <w:sz w:val="24"/>
          <w:szCs w:val="24"/>
          <w:lang w:val="en-US"/>
        </w:rPr>
        <w:t xml:space="preserve"> </w:t>
      </w:r>
      <w:r w:rsidRPr="00A219B6">
        <w:rPr>
          <w:rFonts w:ascii="Times New Roman" w:hAnsi="Times New Roman" w:cs="Times New Roman"/>
          <w:iCs/>
          <w:sz w:val="24"/>
          <w:szCs w:val="24"/>
        </w:rPr>
        <w:t>S</w:t>
      </w:r>
      <w:proofErr w:type="spellStart"/>
      <w:r w:rsidRPr="00A219B6">
        <w:rPr>
          <w:rFonts w:ascii="Times New Roman" w:hAnsi="Times New Roman" w:cs="Times New Roman"/>
          <w:iCs/>
          <w:sz w:val="24"/>
          <w:szCs w:val="24"/>
          <w:lang w:val="en-US"/>
        </w:rPr>
        <w:t>arpras</w:t>
      </w:r>
      <w:proofErr w:type="spellEnd"/>
    </w:p>
    <w:p w14:paraId="5930013E" w14:textId="705F3249" w:rsidR="000D1AAC" w:rsidRDefault="005F5936" w:rsidP="00F57FD6">
      <w:pPr>
        <w:spacing w:before="100" w:beforeAutospacing="1" w:after="100" w:afterAutospacing="1" w:line="480" w:lineRule="auto"/>
        <w:ind w:firstLine="993"/>
        <w:jc w:val="both"/>
        <w:rPr>
          <w:rFonts w:ascii="Times New Roman" w:hAnsi="Times New Roman" w:cs="Times New Roman"/>
          <w:noProof/>
          <w:sz w:val="24"/>
          <w:szCs w:val="24"/>
          <w:lang w:val="en-US"/>
        </w:rPr>
      </w:pPr>
      <w:r w:rsidRPr="001F2671">
        <w:rPr>
          <w:rFonts w:ascii="Times New Roman" w:hAnsi="Times New Roman" w:cs="Times New Roman"/>
          <w:sz w:val="24"/>
          <w:szCs w:val="24"/>
        </w:rPr>
        <w:t>Halaman</w:t>
      </w:r>
      <w:r w:rsidR="00544CC5">
        <w:rPr>
          <w:rFonts w:ascii="Times New Roman" w:hAnsi="Times New Roman" w:cs="Times New Roman"/>
          <w:sz w:val="24"/>
          <w:szCs w:val="24"/>
        </w:rPr>
        <w:t xml:space="preserve"> Registrasi </w:t>
      </w:r>
      <w:proofErr w:type="spellStart"/>
      <w:r w:rsidRPr="001F2671">
        <w:rPr>
          <w:rFonts w:ascii="Times New Roman" w:hAnsi="Times New Roman" w:cs="Times New Roman"/>
          <w:sz w:val="24"/>
          <w:szCs w:val="24"/>
          <w:lang w:val="en-US"/>
        </w:rPr>
        <w:t>Pe</w:t>
      </w:r>
      <w:r w:rsidR="004C1E55">
        <w:rPr>
          <w:rFonts w:ascii="Times New Roman" w:hAnsi="Times New Roman" w:cs="Times New Roman"/>
          <w:sz w:val="24"/>
          <w:szCs w:val="24"/>
          <w:lang w:val="en-US"/>
        </w:rPr>
        <w:t>minjam</w:t>
      </w:r>
      <w:proofErr w:type="spellEnd"/>
      <w:r w:rsidR="004C1E55">
        <w:rPr>
          <w:rFonts w:ascii="Times New Roman" w:hAnsi="Times New Roman" w:cs="Times New Roman"/>
          <w:sz w:val="24"/>
          <w:szCs w:val="24"/>
          <w:lang w:val="en-US"/>
        </w:rPr>
        <w:t xml:space="preserve"> </w:t>
      </w:r>
      <w:proofErr w:type="spellStart"/>
      <w:r w:rsidRPr="001F2671">
        <w:rPr>
          <w:rFonts w:ascii="Times New Roman" w:hAnsi="Times New Roman" w:cs="Times New Roman"/>
          <w:sz w:val="24"/>
          <w:szCs w:val="24"/>
          <w:lang w:val="en-US"/>
        </w:rPr>
        <w:t>Sarpras</w:t>
      </w:r>
      <w:proofErr w:type="spellEnd"/>
      <w:r w:rsidRPr="001F2671">
        <w:rPr>
          <w:rFonts w:ascii="Times New Roman" w:hAnsi="Times New Roman" w:cs="Times New Roman"/>
          <w:sz w:val="24"/>
          <w:szCs w:val="24"/>
          <w:lang w:val="en-US"/>
        </w:rPr>
        <w:t xml:space="preserve"> </w:t>
      </w:r>
      <w:r w:rsidRPr="001F2671">
        <w:rPr>
          <w:rFonts w:ascii="Times New Roman" w:hAnsi="Times New Roman" w:cs="Times New Roman"/>
          <w:sz w:val="24"/>
          <w:szCs w:val="24"/>
        </w:rPr>
        <w:t>merupakan halaman</w:t>
      </w:r>
      <w:r w:rsidR="00544CC5">
        <w:rPr>
          <w:rFonts w:ascii="Times New Roman" w:hAnsi="Times New Roman" w:cs="Times New Roman"/>
          <w:sz w:val="24"/>
          <w:szCs w:val="24"/>
        </w:rPr>
        <w:t xml:space="preserve"> utama</w:t>
      </w:r>
      <w:r w:rsidRPr="001F2671">
        <w:rPr>
          <w:rFonts w:ascii="Times New Roman" w:hAnsi="Times New Roman" w:cs="Times New Roman"/>
          <w:sz w:val="24"/>
          <w:szCs w:val="24"/>
        </w:rPr>
        <w:t xml:space="preserve"> yang muncul</w:t>
      </w:r>
      <w:r w:rsidR="004C1E55">
        <w:rPr>
          <w:rFonts w:ascii="Times New Roman" w:hAnsi="Times New Roman" w:cs="Times New Roman"/>
          <w:sz w:val="24"/>
          <w:szCs w:val="24"/>
          <w:lang w:val="en-US"/>
        </w:rPr>
        <w:t xml:space="preserve"> </w:t>
      </w:r>
      <w:proofErr w:type="spellStart"/>
      <w:r w:rsidR="00544CC5">
        <w:rPr>
          <w:rFonts w:ascii="Times New Roman" w:hAnsi="Times New Roman" w:cs="Times New Roman"/>
          <w:sz w:val="24"/>
          <w:szCs w:val="24"/>
          <w:lang w:val="en-US"/>
        </w:rPr>
        <w:t>ketika</w:t>
      </w:r>
      <w:proofErr w:type="spellEnd"/>
      <w:r w:rsidR="00544CC5">
        <w:rPr>
          <w:rFonts w:ascii="Times New Roman" w:hAnsi="Times New Roman" w:cs="Times New Roman"/>
          <w:sz w:val="24"/>
          <w:szCs w:val="24"/>
          <w:lang w:val="en-US"/>
        </w:rPr>
        <w:t xml:space="preserve"> </w:t>
      </w:r>
      <w:proofErr w:type="spellStart"/>
      <w:r w:rsidR="00544CC5">
        <w:rPr>
          <w:rFonts w:ascii="Times New Roman" w:hAnsi="Times New Roman" w:cs="Times New Roman"/>
          <w:sz w:val="24"/>
          <w:szCs w:val="24"/>
          <w:lang w:val="en-US"/>
        </w:rPr>
        <w:t>peminjam</w:t>
      </w:r>
      <w:proofErr w:type="spellEnd"/>
      <w:r w:rsidR="00544CC5">
        <w:rPr>
          <w:rFonts w:ascii="Times New Roman" w:hAnsi="Times New Roman" w:cs="Times New Roman"/>
          <w:sz w:val="24"/>
          <w:szCs w:val="24"/>
          <w:lang w:val="en-US"/>
        </w:rPr>
        <w:t xml:space="preserve"> </w:t>
      </w:r>
      <w:proofErr w:type="spellStart"/>
      <w:r w:rsidR="00544CC5">
        <w:rPr>
          <w:rFonts w:ascii="Times New Roman" w:hAnsi="Times New Roman" w:cs="Times New Roman"/>
          <w:sz w:val="24"/>
          <w:szCs w:val="24"/>
          <w:lang w:val="en-US"/>
        </w:rPr>
        <w:t>ingin</w:t>
      </w:r>
      <w:proofErr w:type="spellEnd"/>
      <w:r w:rsidR="00544CC5">
        <w:rPr>
          <w:rFonts w:ascii="Times New Roman" w:hAnsi="Times New Roman" w:cs="Times New Roman"/>
          <w:sz w:val="24"/>
          <w:szCs w:val="24"/>
          <w:lang w:val="en-US"/>
        </w:rPr>
        <w:t xml:space="preserve"> </w:t>
      </w:r>
      <w:proofErr w:type="spellStart"/>
      <w:r w:rsidR="00544CC5">
        <w:rPr>
          <w:rFonts w:ascii="Times New Roman" w:hAnsi="Times New Roman" w:cs="Times New Roman"/>
          <w:sz w:val="24"/>
          <w:szCs w:val="24"/>
          <w:lang w:val="en-US"/>
        </w:rPr>
        <w:t>me</w:t>
      </w:r>
      <w:r w:rsidR="000D1AAC">
        <w:rPr>
          <w:rFonts w:ascii="Times New Roman" w:hAnsi="Times New Roman" w:cs="Times New Roman"/>
          <w:sz w:val="24"/>
          <w:szCs w:val="24"/>
          <w:lang w:val="en-US"/>
        </w:rPr>
        <w:t>lakukan</w:t>
      </w:r>
      <w:proofErr w:type="spellEnd"/>
      <w:r w:rsidR="000D1AAC">
        <w:rPr>
          <w:rFonts w:ascii="Times New Roman" w:hAnsi="Times New Roman" w:cs="Times New Roman"/>
          <w:sz w:val="24"/>
          <w:szCs w:val="24"/>
          <w:lang w:val="en-US"/>
        </w:rPr>
        <w:t xml:space="preserve"> </w:t>
      </w:r>
      <w:r w:rsidR="00544CC5">
        <w:rPr>
          <w:rFonts w:ascii="Times New Roman" w:hAnsi="Times New Roman" w:cs="Times New Roman"/>
          <w:sz w:val="24"/>
          <w:szCs w:val="24"/>
          <w:lang w:val="en-US"/>
        </w:rPr>
        <w:t xml:space="preserve">login, </w:t>
      </w:r>
      <w:proofErr w:type="spellStart"/>
      <w:r w:rsidR="00544CC5">
        <w:rPr>
          <w:rFonts w:ascii="Times New Roman" w:hAnsi="Times New Roman" w:cs="Times New Roman"/>
          <w:sz w:val="24"/>
          <w:szCs w:val="24"/>
          <w:lang w:val="en-US"/>
        </w:rPr>
        <w:t>jika</w:t>
      </w:r>
      <w:proofErr w:type="spellEnd"/>
      <w:r w:rsidR="00544CC5">
        <w:rPr>
          <w:rFonts w:ascii="Times New Roman" w:hAnsi="Times New Roman" w:cs="Times New Roman"/>
          <w:sz w:val="24"/>
          <w:szCs w:val="24"/>
          <w:lang w:val="en-US"/>
        </w:rPr>
        <w:t xml:space="preserve"> </w:t>
      </w:r>
      <w:proofErr w:type="spellStart"/>
      <w:r w:rsidR="000D1AAC">
        <w:rPr>
          <w:rFonts w:ascii="Times New Roman" w:hAnsi="Times New Roman" w:cs="Times New Roman"/>
          <w:sz w:val="24"/>
          <w:szCs w:val="24"/>
          <w:lang w:val="en-US"/>
        </w:rPr>
        <w:t>peminjam</w:t>
      </w:r>
      <w:proofErr w:type="spellEnd"/>
      <w:r w:rsidR="000D1AAC">
        <w:rPr>
          <w:rFonts w:ascii="Times New Roman" w:hAnsi="Times New Roman" w:cs="Times New Roman"/>
          <w:sz w:val="24"/>
          <w:szCs w:val="24"/>
          <w:lang w:val="en-US"/>
        </w:rPr>
        <w:t xml:space="preserve"> </w:t>
      </w:r>
      <w:proofErr w:type="spellStart"/>
      <w:r w:rsidR="00544CC5">
        <w:rPr>
          <w:rFonts w:ascii="Times New Roman" w:hAnsi="Times New Roman" w:cs="Times New Roman"/>
          <w:sz w:val="24"/>
          <w:szCs w:val="24"/>
          <w:lang w:val="en-US"/>
        </w:rPr>
        <w:t>belum</w:t>
      </w:r>
      <w:proofErr w:type="spellEnd"/>
      <w:r w:rsidR="00544CC5">
        <w:rPr>
          <w:rFonts w:ascii="Times New Roman" w:hAnsi="Times New Roman" w:cs="Times New Roman"/>
          <w:sz w:val="24"/>
          <w:szCs w:val="24"/>
          <w:lang w:val="en-US"/>
        </w:rPr>
        <w:t xml:space="preserve"> punya </w:t>
      </w:r>
      <w:proofErr w:type="spellStart"/>
      <w:r w:rsidR="00544CC5">
        <w:rPr>
          <w:rFonts w:ascii="Times New Roman" w:hAnsi="Times New Roman" w:cs="Times New Roman"/>
          <w:sz w:val="24"/>
          <w:szCs w:val="24"/>
          <w:lang w:val="en-US"/>
        </w:rPr>
        <w:t>akun</w:t>
      </w:r>
      <w:proofErr w:type="spellEnd"/>
      <w:r w:rsidR="00544CC5">
        <w:rPr>
          <w:rFonts w:ascii="Times New Roman" w:hAnsi="Times New Roman" w:cs="Times New Roman"/>
          <w:sz w:val="24"/>
          <w:szCs w:val="24"/>
          <w:lang w:val="en-US"/>
        </w:rPr>
        <w:t xml:space="preserve"> </w:t>
      </w:r>
      <w:proofErr w:type="spellStart"/>
      <w:r w:rsidR="00544CC5">
        <w:rPr>
          <w:rFonts w:ascii="Times New Roman" w:hAnsi="Times New Roman" w:cs="Times New Roman"/>
          <w:sz w:val="24"/>
          <w:szCs w:val="24"/>
          <w:lang w:val="en-US"/>
        </w:rPr>
        <w:t>maka</w:t>
      </w:r>
      <w:proofErr w:type="spellEnd"/>
      <w:r w:rsidR="00544CC5">
        <w:rPr>
          <w:rFonts w:ascii="Times New Roman" w:hAnsi="Times New Roman" w:cs="Times New Roman"/>
          <w:sz w:val="24"/>
          <w:szCs w:val="24"/>
          <w:lang w:val="en-US"/>
        </w:rPr>
        <w:t xml:space="preserve"> </w:t>
      </w:r>
      <w:proofErr w:type="spellStart"/>
      <w:r w:rsidR="00544CC5">
        <w:rPr>
          <w:rFonts w:ascii="Times New Roman" w:hAnsi="Times New Roman" w:cs="Times New Roman"/>
          <w:sz w:val="24"/>
          <w:szCs w:val="24"/>
          <w:lang w:val="en-US"/>
        </w:rPr>
        <w:t>melakukan</w:t>
      </w:r>
      <w:proofErr w:type="spellEnd"/>
      <w:r w:rsidR="00544CC5">
        <w:rPr>
          <w:rFonts w:ascii="Times New Roman" w:hAnsi="Times New Roman" w:cs="Times New Roman"/>
          <w:sz w:val="24"/>
          <w:szCs w:val="24"/>
          <w:lang w:val="en-US"/>
        </w:rPr>
        <w:t xml:space="preserve"> </w:t>
      </w:r>
      <w:proofErr w:type="spellStart"/>
      <w:r w:rsidR="00544CC5">
        <w:rPr>
          <w:rFonts w:ascii="Times New Roman" w:hAnsi="Times New Roman" w:cs="Times New Roman"/>
          <w:sz w:val="24"/>
          <w:szCs w:val="24"/>
          <w:lang w:val="en-US"/>
        </w:rPr>
        <w:t>registrasi</w:t>
      </w:r>
      <w:proofErr w:type="spellEnd"/>
      <w:r w:rsidR="00544CC5">
        <w:rPr>
          <w:rFonts w:ascii="Times New Roman" w:hAnsi="Times New Roman" w:cs="Times New Roman"/>
          <w:sz w:val="24"/>
          <w:szCs w:val="24"/>
          <w:lang w:val="en-US"/>
        </w:rPr>
        <w:t xml:space="preserve"> </w:t>
      </w:r>
      <w:proofErr w:type="spellStart"/>
      <w:r w:rsidR="00544CC5">
        <w:rPr>
          <w:rFonts w:ascii="Times New Roman" w:hAnsi="Times New Roman" w:cs="Times New Roman"/>
          <w:sz w:val="24"/>
          <w:szCs w:val="24"/>
          <w:lang w:val="en-US"/>
        </w:rPr>
        <w:t>terlebih</w:t>
      </w:r>
      <w:proofErr w:type="spellEnd"/>
      <w:r w:rsidR="00544CC5">
        <w:rPr>
          <w:rFonts w:ascii="Times New Roman" w:hAnsi="Times New Roman" w:cs="Times New Roman"/>
          <w:sz w:val="24"/>
          <w:szCs w:val="24"/>
          <w:lang w:val="en-US"/>
        </w:rPr>
        <w:t xml:space="preserve"> </w:t>
      </w:r>
      <w:proofErr w:type="spellStart"/>
      <w:r w:rsidR="00544CC5">
        <w:rPr>
          <w:rFonts w:ascii="Times New Roman" w:hAnsi="Times New Roman" w:cs="Times New Roman"/>
          <w:sz w:val="24"/>
          <w:szCs w:val="24"/>
          <w:lang w:val="en-US"/>
        </w:rPr>
        <w:t>dahulu</w:t>
      </w:r>
      <w:proofErr w:type="spellEnd"/>
      <w:r w:rsidR="000D1AAC">
        <w:rPr>
          <w:rFonts w:ascii="Times New Roman" w:hAnsi="Times New Roman" w:cs="Times New Roman"/>
          <w:sz w:val="24"/>
          <w:szCs w:val="24"/>
          <w:lang w:val="en-US"/>
        </w:rPr>
        <w:t xml:space="preserve"> agar </w:t>
      </w:r>
      <w:proofErr w:type="spellStart"/>
      <w:r w:rsidR="000D1AAC">
        <w:rPr>
          <w:rFonts w:ascii="Times New Roman" w:hAnsi="Times New Roman" w:cs="Times New Roman"/>
          <w:sz w:val="24"/>
          <w:szCs w:val="24"/>
          <w:lang w:val="en-US"/>
        </w:rPr>
        <w:t>bisa</w:t>
      </w:r>
      <w:proofErr w:type="spellEnd"/>
      <w:r w:rsidR="000D1AAC">
        <w:rPr>
          <w:rFonts w:ascii="Times New Roman" w:hAnsi="Times New Roman" w:cs="Times New Roman"/>
          <w:sz w:val="24"/>
          <w:szCs w:val="24"/>
          <w:lang w:val="en-US"/>
        </w:rPr>
        <w:t xml:space="preserve"> login</w:t>
      </w:r>
      <w:r w:rsidRPr="001F2671">
        <w:rPr>
          <w:rFonts w:ascii="Times New Roman" w:hAnsi="Times New Roman" w:cs="Times New Roman"/>
          <w:sz w:val="24"/>
          <w:szCs w:val="24"/>
        </w:rPr>
        <w:t xml:space="preserve">. Berikut ini gambar rancangan desain halaman </w:t>
      </w:r>
      <w:r w:rsidR="00544CC5" w:rsidRPr="00544CC5">
        <w:rPr>
          <w:rFonts w:ascii="Times New Roman" w:hAnsi="Times New Roman" w:cs="Times New Roman"/>
          <w:iCs/>
          <w:sz w:val="24"/>
          <w:szCs w:val="24"/>
        </w:rPr>
        <w:t>registrasi</w:t>
      </w:r>
      <w:r w:rsidRPr="001F2671">
        <w:rPr>
          <w:rFonts w:ascii="Times New Roman" w:hAnsi="Times New Roman" w:cs="Times New Roman"/>
          <w:i/>
          <w:sz w:val="24"/>
          <w:szCs w:val="24"/>
          <w:lang w:val="en-US"/>
        </w:rPr>
        <w:t xml:space="preserve"> </w:t>
      </w:r>
      <w:proofErr w:type="spellStart"/>
      <w:r w:rsidR="00353A95">
        <w:rPr>
          <w:rFonts w:ascii="Times New Roman" w:hAnsi="Times New Roman" w:cs="Times New Roman"/>
          <w:iCs/>
          <w:sz w:val="24"/>
          <w:szCs w:val="24"/>
          <w:lang w:val="en-US"/>
        </w:rPr>
        <w:t>peminjam</w:t>
      </w:r>
      <w:proofErr w:type="spellEnd"/>
      <w:r w:rsidRPr="001F2671">
        <w:rPr>
          <w:rFonts w:ascii="Times New Roman" w:hAnsi="Times New Roman" w:cs="Times New Roman"/>
          <w:iCs/>
          <w:sz w:val="24"/>
          <w:szCs w:val="24"/>
          <w:lang w:val="en-US"/>
        </w:rPr>
        <w:t xml:space="preserve"> </w:t>
      </w:r>
      <w:proofErr w:type="spellStart"/>
      <w:r w:rsidRPr="001F2671">
        <w:rPr>
          <w:rFonts w:ascii="Times New Roman" w:hAnsi="Times New Roman" w:cs="Times New Roman"/>
          <w:iCs/>
          <w:sz w:val="24"/>
          <w:szCs w:val="24"/>
          <w:lang w:val="en-US"/>
        </w:rPr>
        <w:t>sarpras</w:t>
      </w:r>
      <w:proofErr w:type="spellEnd"/>
      <w:r w:rsidRPr="001F2671">
        <w:rPr>
          <w:rFonts w:ascii="Times New Roman" w:hAnsi="Times New Roman" w:cs="Times New Roman"/>
          <w:i/>
          <w:sz w:val="24"/>
          <w:szCs w:val="24"/>
        </w:rPr>
        <w:t>,</w:t>
      </w:r>
      <w:r w:rsidRPr="001F2671">
        <w:rPr>
          <w:rFonts w:ascii="Times New Roman" w:hAnsi="Times New Roman" w:cs="Times New Roman"/>
          <w:sz w:val="24"/>
          <w:szCs w:val="24"/>
        </w:rPr>
        <w:t xml:space="preserve"> yang dapat dilihat pada </w:t>
      </w:r>
      <w:r w:rsidR="00E300B8">
        <w:rPr>
          <w:rFonts w:ascii="Times New Roman" w:hAnsi="Times New Roman" w:cs="Times New Roman"/>
          <w:sz w:val="24"/>
          <w:szCs w:val="24"/>
        </w:rPr>
        <w:t>gambar 3.15 dibawah ini :</w:t>
      </w:r>
      <w:r w:rsidR="000D1AAC" w:rsidRPr="000D1AAC">
        <w:rPr>
          <w:rFonts w:ascii="Times New Roman" w:hAnsi="Times New Roman" w:cs="Times New Roman"/>
          <w:noProof/>
          <w:sz w:val="24"/>
          <w:szCs w:val="24"/>
          <w:lang w:val="en-US"/>
        </w:rPr>
        <w:t xml:space="preserve"> </w:t>
      </w:r>
    </w:p>
    <w:p w14:paraId="182EC20C" w14:textId="4EB93B18" w:rsidR="004C1E55" w:rsidRPr="00F57FD6" w:rsidRDefault="000D1AAC" w:rsidP="0028719C">
      <w:pPr>
        <w:spacing w:before="100" w:beforeAutospacing="1" w:after="100" w:afterAutospacing="1" w:line="240" w:lineRule="auto"/>
        <w:ind w:hanging="1134"/>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25B33C64" wp14:editId="7B2D39C4">
            <wp:extent cx="6084000" cy="2930400"/>
            <wp:effectExtent l="0" t="0" r="0" b="3810"/>
            <wp:docPr id="53122415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1224156" name="Picture 531224156"/>
                    <pic:cNvPicPr preferRelativeResize="0"/>
                  </pic:nvPicPr>
                  <pic:blipFill>
                    <a:blip r:embed="rId32">
                      <a:extLst>
                        <a:ext uri="{28A0092B-C50C-407E-A947-70E740481C1C}">
                          <a14:useLocalDpi xmlns:a14="http://schemas.microsoft.com/office/drawing/2010/main" val="0"/>
                        </a:ext>
                      </a:extLst>
                    </a:blip>
                    <a:stretch>
                      <a:fillRect/>
                    </a:stretch>
                  </pic:blipFill>
                  <pic:spPr>
                    <a:xfrm>
                      <a:off x="0" y="0"/>
                      <a:ext cx="6084000" cy="2930400"/>
                    </a:xfrm>
                    <a:prstGeom prst="rect">
                      <a:avLst/>
                    </a:prstGeom>
                  </pic:spPr>
                </pic:pic>
              </a:graphicData>
            </a:graphic>
          </wp:inline>
        </w:drawing>
      </w:r>
    </w:p>
    <w:p w14:paraId="5FFA7D73" w14:textId="79A308B0" w:rsidR="0028719C" w:rsidRPr="0028719C" w:rsidRDefault="004C1E55" w:rsidP="0028719C">
      <w:pPr>
        <w:pStyle w:val="Caption"/>
        <w:spacing w:line="240" w:lineRule="auto"/>
        <w:rPr>
          <w:szCs w:val="24"/>
        </w:rPr>
      </w:pPr>
      <w:bookmarkStart w:id="102" w:name="_Toc165524139"/>
      <w:bookmarkStart w:id="103" w:name="_Toc166478506"/>
      <w:bookmarkStart w:id="104" w:name="_Toc166478945"/>
      <w:bookmarkStart w:id="105" w:name="_Toc167658837"/>
      <w:r>
        <w:t xml:space="preserve">Gambar 3. </w:t>
      </w:r>
      <w:r>
        <w:fldChar w:fldCharType="begin"/>
      </w:r>
      <w:r>
        <w:instrText xml:space="preserve"> SEQ Gambar_3. \* ARABIC </w:instrText>
      </w:r>
      <w:r>
        <w:fldChar w:fldCharType="separate"/>
      </w:r>
      <w:r w:rsidR="00BA728A">
        <w:rPr>
          <w:noProof/>
        </w:rPr>
        <w:t>17</w:t>
      </w:r>
      <w:r>
        <w:rPr>
          <w:noProof/>
        </w:rPr>
        <w:fldChar w:fldCharType="end"/>
      </w:r>
      <w:r>
        <w:t xml:space="preserve"> </w:t>
      </w:r>
      <w:r w:rsidRPr="001F2671">
        <w:rPr>
          <w:szCs w:val="24"/>
        </w:rPr>
        <w:t xml:space="preserve">Halaman </w:t>
      </w:r>
      <w:proofErr w:type="spellStart"/>
      <w:r w:rsidR="00F57FD6" w:rsidRPr="00F57FD6">
        <w:rPr>
          <w:iCs w:val="0"/>
          <w:szCs w:val="24"/>
        </w:rPr>
        <w:t>Registrasi</w:t>
      </w:r>
      <w:proofErr w:type="spellEnd"/>
      <w:r w:rsidR="00F57FD6">
        <w:rPr>
          <w:i/>
          <w:szCs w:val="24"/>
        </w:rPr>
        <w:t xml:space="preserve"> </w:t>
      </w:r>
      <w:proofErr w:type="spellStart"/>
      <w:r w:rsidRPr="001F2671">
        <w:rPr>
          <w:szCs w:val="24"/>
        </w:rPr>
        <w:t>Pe</w:t>
      </w:r>
      <w:r>
        <w:rPr>
          <w:szCs w:val="24"/>
        </w:rPr>
        <w:t>minjam</w:t>
      </w:r>
      <w:proofErr w:type="spellEnd"/>
      <w:r>
        <w:rPr>
          <w:szCs w:val="24"/>
        </w:rPr>
        <w:t xml:space="preserve"> </w:t>
      </w:r>
      <w:proofErr w:type="spellStart"/>
      <w:r w:rsidRPr="001F2671">
        <w:rPr>
          <w:szCs w:val="24"/>
        </w:rPr>
        <w:t>Sarpras</w:t>
      </w:r>
      <w:bookmarkEnd w:id="102"/>
      <w:bookmarkEnd w:id="103"/>
      <w:bookmarkEnd w:id="104"/>
      <w:bookmarkEnd w:id="105"/>
      <w:proofErr w:type="spellEnd"/>
    </w:p>
    <w:p w14:paraId="726570CB" w14:textId="7767B1CA" w:rsidR="008B5D29" w:rsidRPr="00110DB7" w:rsidRDefault="008B5D29" w:rsidP="00110DB7">
      <w:pPr>
        <w:pStyle w:val="ListParagraph"/>
        <w:numPr>
          <w:ilvl w:val="0"/>
          <w:numId w:val="64"/>
        </w:numPr>
        <w:spacing w:before="100" w:beforeAutospacing="1" w:after="100" w:afterAutospacing="1" w:line="240" w:lineRule="auto"/>
        <w:ind w:left="993" w:hanging="426"/>
        <w:rPr>
          <w:rFonts w:ascii="Times New Roman" w:eastAsia="SimSun" w:hAnsi="Times New Roman" w:cs="Times New Roman"/>
          <w:b/>
          <w:bCs/>
          <w:sz w:val="24"/>
          <w:szCs w:val="24"/>
          <w:lang w:val="en-ID"/>
        </w:rPr>
      </w:pPr>
      <w:r w:rsidRPr="00110DB7">
        <w:rPr>
          <w:rFonts w:ascii="Times New Roman" w:hAnsi="Times New Roman" w:cs="Times New Roman"/>
          <w:sz w:val="24"/>
          <w:szCs w:val="24"/>
        </w:rPr>
        <w:t xml:space="preserve">Desain Halaman </w:t>
      </w:r>
      <w:r w:rsidR="00544CC5" w:rsidRPr="00544CC5">
        <w:rPr>
          <w:rFonts w:ascii="Times New Roman" w:hAnsi="Times New Roman" w:cs="Times New Roman"/>
          <w:i/>
          <w:iCs/>
          <w:sz w:val="24"/>
          <w:szCs w:val="24"/>
          <w:lang w:val="en-US"/>
        </w:rPr>
        <w:t>Login</w:t>
      </w:r>
      <w:r w:rsidR="00110DB7" w:rsidRPr="00544CC5">
        <w:rPr>
          <w:rFonts w:ascii="Times New Roman" w:hAnsi="Times New Roman" w:cs="Times New Roman"/>
          <w:i/>
          <w:iCs/>
          <w:sz w:val="24"/>
          <w:szCs w:val="24"/>
          <w:lang w:val="en-US"/>
        </w:rPr>
        <w:t xml:space="preserve"> </w:t>
      </w:r>
      <w:r w:rsidRPr="00110DB7">
        <w:rPr>
          <w:rFonts w:ascii="Times New Roman" w:hAnsi="Times New Roman" w:cs="Times New Roman"/>
          <w:iCs/>
          <w:sz w:val="24"/>
          <w:szCs w:val="24"/>
        </w:rPr>
        <w:t>P</w:t>
      </w:r>
      <w:proofErr w:type="spellStart"/>
      <w:r w:rsidRPr="00110DB7">
        <w:rPr>
          <w:rFonts w:ascii="Times New Roman" w:hAnsi="Times New Roman" w:cs="Times New Roman"/>
          <w:iCs/>
          <w:sz w:val="24"/>
          <w:szCs w:val="24"/>
          <w:lang w:val="en-US"/>
        </w:rPr>
        <w:t>eminjam</w:t>
      </w:r>
      <w:proofErr w:type="spellEnd"/>
      <w:r w:rsidRPr="00110DB7">
        <w:rPr>
          <w:rFonts w:ascii="Times New Roman" w:hAnsi="Times New Roman" w:cs="Times New Roman"/>
          <w:iCs/>
          <w:sz w:val="24"/>
          <w:szCs w:val="24"/>
          <w:lang w:val="en-US"/>
        </w:rPr>
        <w:t xml:space="preserve"> </w:t>
      </w:r>
      <w:r w:rsidRPr="00110DB7">
        <w:rPr>
          <w:rFonts w:ascii="Times New Roman" w:hAnsi="Times New Roman" w:cs="Times New Roman"/>
          <w:iCs/>
          <w:sz w:val="24"/>
          <w:szCs w:val="24"/>
        </w:rPr>
        <w:t>S</w:t>
      </w:r>
      <w:proofErr w:type="spellStart"/>
      <w:r w:rsidRPr="00110DB7">
        <w:rPr>
          <w:rFonts w:ascii="Times New Roman" w:hAnsi="Times New Roman" w:cs="Times New Roman"/>
          <w:iCs/>
          <w:sz w:val="24"/>
          <w:szCs w:val="24"/>
          <w:lang w:val="en-US"/>
        </w:rPr>
        <w:t>arpras</w:t>
      </w:r>
      <w:proofErr w:type="spellEnd"/>
    </w:p>
    <w:p w14:paraId="09F9A974" w14:textId="7FC671CA" w:rsidR="00DB1DB6" w:rsidRDefault="008B5D29" w:rsidP="00EB14E7">
      <w:pPr>
        <w:spacing w:before="100" w:beforeAutospacing="1" w:after="100" w:afterAutospacing="1" w:line="480" w:lineRule="auto"/>
        <w:ind w:firstLine="993"/>
        <w:jc w:val="both"/>
        <w:rPr>
          <w:rFonts w:ascii="Times New Roman" w:hAnsi="Times New Roman" w:cs="Times New Roman"/>
          <w:sz w:val="24"/>
          <w:szCs w:val="24"/>
        </w:rPr>
      </w:pPr>
      <w:r w:rsidRPr="001F2671">
        <w:rPr>
          <w:rFonts w:ascii="Times New Roman" w:hAnsi="Times New Roman" w:cs="Times New Roman"/>
          <w:sz w:val="24"/>
          <w:szCs w:val="24"/>
        </w:rPr>
        <w:t>Halaman</w:t>
      </w:r>
      <w:r w:rsidR="00110DB7">
        <w:rPr>
          <w:rFonts w:ascii="Times New Roman" w:hAnsi="Times New Roman" w:cs="Times New Roman"/>
          <w:sz w:val="24"/>
          <w:szCs w:val="24"/>
        </w:rPr>
        <w:t xml:space="preserve"> </w:t>
      </w:r>
      <w:r w:rsidR="00110DB7" w:rsidRPr="00110DB7">
        <w:rPr>
          <w:rFonts w:ascii="Times New Roman" w:hAnsi="Times New Roman" w:cs="Times New Roman"/>
          <w:i/>
          <w:iCs/>
          <w:sz w:val="24"/>
          <w:szCs w:val="24"/>
          <w:lang w:val="en-US"/>
        </w:rPr>
        <w:t xml:space="preserve">Login </w:t>
      </w:r>
      <w:proofErr w:type="spellStart"/>
      <w:r w:rsidRPr="001F2671">
        <w:rPr>
          <w:rFonts w:ascii="Times New Roman" w:hAnsi="Times New Roman" w:cs="Times New Roman"/>
          <w:sz w:val="24"/>
          <w:szCs w:val="24"/>
          <w:lang w:val="en-US"/>
        </w:rPr>
        <w:t>Pe</w:t>
      </w:r>
      <w:r>
        <w:rPr>
          <w:rFonts w:ascii="Times New Roman" w:hAnsi="Times New Roman" w:cs="Times New Roman"/>
          <w:sz w:val="24"/>
          <w:szCs w:val="24"/>
          <w:lang w:val="en-US"/>
        </w:rPr>
        <w:t>minjam</w:t>
      </w:r>
      <w:proofErr w:type="spellEnd"/>
      <w:r>
        <w:rPr>
          <w:rFonts w:ascii="Times New Roman" w:hAnsi="Times New Roman" w:cs="Times New Roman"/>
          <w:sz w:val="24"/>
          <w:szCs w:val="24"/>
          <w:lang w:val="en-US"/>
        </w:rPr>
        <w:t xml:space="preserve"> </w:t>
      </w:r>
      <w:proofErr w:type="spellStart"/>
      <w:r w:rsidRPr="001F2671">
        <w:rPr>
          <w:rFonts w:ascii="Times New Roman" w:hAnsi="Times New Roman" w:cs="Times New Roman"/>
          <w:sz w:val="24"/>
          <w:szCs w:val="24"/>
          <w:lang w:val="en-US"/>
        </w:rPr>
        <w:t>Sarpras</w:t>
      </w:r>
      <w:proofErr w:type="spellEnd"/>
      <w:r w:rsidRPr="001F2671">
        <w:rPr>
          <w:rFonts w:ascii="Times New Roman" w:hAnsi="Times New Roman" w:cs="Times New Roman"/>
          <w:sz w:val="24"/>
          <w:szCs w:val="24"/>
          <w:lang w:val="en-US"/>
        </w:rPr>
        <w:t xml:space="preserve"> </w:t>
      </w:r>
      <w:r w:rsidRPr="001F2671">
        <w:rPr>
          <w:rFonts w:ascii="Times New Roman" w:hAnsi="Times New Roman" w:cs="Times New Roman"/>
          <w:sz w:val="24"/>
          <w:szCs w:val="24"/>
        </w:rPr>
        <w:t>merupakan halaman yang muncul</w:t>
      </w:r>
      <w:r>
        <w:rPr>
          <w:rFonts w:ascii="Times New Roman" w:hAnsi="Times New Roman" w:cs="Times New Roman"/>
          <w:sz w:val="24"/>
          <w:szCs w:val="24"/>
          <w:lang w:val="en-US"/>
        </w:rPr>
        <w:t xml:space="preserve"> </w:t>
      </w:r>
      <w:r w:rsidRPr="001F2671">
        <w:rPr>
          <w:rFonts w:ascii="Times New Roman" w:hAnsi="Times New Roman" w:cs="Times New Roman"/>
          <w:sz w:val="24"/>
          <w:szCs w:val="24"/>
        </w:rPr>
        <w:t xml:space="preserve">pada </w:t>
      </w:r>
      <w:proofErr w:type="spellStart"/>
      <w:r w:rsidR="00544CC5">
        <w:rPr>
          <w:rFonts w:ascii="Times New Roman" w:hAnsi="Times New Roman" w:cs="Times New Roman"/>
          <w:sz w:val="24"/>
          <w:szCs w:val="24"/>
          <w:lang w:val="en-US"/>
        </w:rPr>
        <w:t>p</w:t>
      </w:r>
      <w:r w:rsidRPr="001F2671">
        <w:rPr>
          <w:rFonts w:ascii="Times New Roman" w:hAnsi="Times New Roman" w:cs="Times New Roman"/>
          <w:sz w:val="24"/>
          <w:szCs w:val="24"/>
          <w:lang w:val="en-US"/>
        </w:rPr>
        <w:t>eminjam</w:t>
      </w:r>
      <w:proofErr w:type="spellEnd"/>
      <w:r w:rsidRPr="001F2671">
        <w:rPr>
          <w:rFonts w:ascii="Times New Roman" w:hAnsi="Times New Roman" w:cs="Times New Roman"/>
          <w:sz w:val="24"/>
          <w:szCs w:val="24"/>
          <w:lang w:val="en-US"/>
        </w:rPr>
        <w:t xml:space="preserve"> </w:t>
      </w:r>
      <w:proofErr w:type="spellStart"/>
      <w:r w:rsidR="00544CC5">
        <w:rPr>
          <w:rFonts w:ascii="Times New Roman" w:hAnsi="Times New Roman" w:cs="Times New Roman"/>
          <w:sz w:val="24"/>
          <w:szCs w:val="24"/>
          <w:lang w:val="en-US"/>
        </w:rPr>
        <w:t>s</w:t>
      </w:r>
      <w:r w:rsidRPr="001F2671">
        <w:rPr>
          <w:rFonts w:ascii="Times New Roman" w:hAnsi="Times New Roman" w:cs="Times New Roman"/>
          <w:sz w:val="24"/>
          <w:szCs w:val="24"/>
          <w:lang w:val="en-US"/>
        </w:rPr>
        <w:t>arpras</w:t>
      </w:r>
      <w:proofErr w:type="spellEnd"/>
      <w:r w:rsidRPr="001F2671">
        <w:rPr>
          <w:rFonts w:ascii="Times New Roman" w:hAnsi="Times New Roman" w:cs="Times New Roman"/>
          <w:sz w:val="24"/>
          <w:szCs w:val="24"/>
          <w:lang w:val="en-US"/>
        </w:rPr>
        <w:t xml:space="preserve"> </w:t>
      </w:r>
      <w:proofErr w:type="spellStart"/>
      <w:r w:rsidR="00110DB7">
        <w:rPr>
          <w:rFonts w:ascii="Times New Roman" w:hAnsi="Times New Roman" w:cs="Times New Roman"/>
          <w:sz w:val="24"/>
          <w:szCs w:val="24"/>
          <w:lang w:val="en-US"/>
        </w:rPr>
        <w:t>k</w:t>
      </w:r>
      <w:r>
        <w:rPr>
          <w:rFonts w:ascii="Times New Roman" w:hAnsi="Times New Roman" w:cs="Times New Roman"/>
          <w:sz w:val="24"/>
          <w:szCs w:val="24"/>
          <w:lang w:val="en-US"/>
        </w:rPr>
        <w:t>etika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transaksi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peminjaman</w:t>
      </w:r>
      <w:proofErr w:type="spellEnd"/>
      <w:r w:rsidRPr="001F2671">
        <w:rPr>
          <w:rFonts w:ascii="Times New Roman" w:hAnsi="Times New Roman" w:cs="Times New Roman"/>
          <w:sz w:val="24"/>
          <w:szCs w:val="24"/>
        </w:rPr>
        <w:t xml:space="preserve">. Berikut ini gambar rancangan desain halaman </w:t>
      </w:r>
      <w:r w:rsidRPr="001F2671">
        <w:rPr>
          <w:rFonts w:ascii="Times New Roman" w:hAnsi="Times New Roman" w:cs="Times New Roman"/>
          <w:i/>
          <w:sz w:val="24"/>
          <w:szCs w:val="24"/>
        </w:rPr>
        <w:t>login</w:t>
      </w:r>
      <w:r w:rsidRPr="001F2671">
        <w:rPr>
          <w:rFonts w:ascii="Times New Roman" w:hAnsi="Times New Roman" w:cs="Times New Roman"/>
          <w:i/>
          <w:sz w:val="24"/>
          <w:szCs w:val="24"/>
          <w:lang w:val="en-US"/>
        </w:rPr>
        <w:t xml:space="preserve"> </w:t>
      </w:r>
      <w:proofErr w:type="spellStart"/>
      <w:r>
        <w:rPr>
          <w:rFonts w:ascii="Times New Roman" w:hAnsi="Times New Roman" w:cs="Times New Roman"/>
          <w:iCs/>
          <w:sz w:val="24"/>
          <w:szCs w:val="24"/>
          <w:lang w:val="en-US"/>
        </w:rPr>
        <w:t>peminjam</w:t>
      </w:r>
      <w:proofErr w:type="spellEnd"/>
      <w:r w:rsidRPr="001F2671">
        <w:rPr>
          <w:rFonts w:ascii="Times New Roman" w:hAnsi="Times New Roman" w:cs="Times New Roman"/>
          <w:iCs/>
          <w:sz w:val="24"/>
          <w:szCs w:val="24"/>
          <w:lang w:val="en-US"/>
        </w:rPr>
        <w:t xml:space="preserve"> </w:t>
      </w:r>
      <w:proofErr w:type="spellStart"/>
      <w:r w:rsidRPr="001F2671">
        <w:rPr>
          <w:rFonts w:ascii="Times New Roman" w:hAnsi="Times New Roman" w:cs="Times New Roman"/>
          <w:iCs/>
          <w:sz w:val="24"/>
          <w:szCs w:val="24"/>
          <w:lang w:val="en-US"/>
        </w:rPr>
        <w:t>sarpras</w:t>
      </w:r>
      <w:proofErr w:type="spellEnd"/>
      <w:r w:rsidRPr="001F2671">
        <w:rPr>
          <w:rFonts w:ascii="Times New Roman" w:hAnsi="Times New Roman" w:cs="Times New Roman"/>
          <w:i/>
          <w:sz w:val="24"/>
          <w:szCs w:val="24"/>
        </w:rPr>
        <w:t>,</w:t>
      </w:r>
      <w:r w:rsidRPr="001F2671">
        <w:rPr>
          <w:rFonts w:ascii="Times New Roman" w:hAnsi="Times New Roman" w:cs="Times New Roman"/>
          <w:sz w:val="24"/>
          <w:szCs w:val="24"/>
        </w:rPr>
        <w:t xml:space="preserve"> yang dapat dilihat pada gambar</w:t>
      </w:r>
      <w:r w:rsidRPr="001F2671">
        <w:rPr>
          <w:rFonts w:ascii="Times New Roman" w:hAnsi="Times New Roman" w:cs="Times New Roman"/>
          <w:sz w:val="24"/>
          <w:szCs w:val="24"/>
          <w:lang w:val="en-US"/>
        </w:rPr>
        <w:t xml:space="preserve"> </w:t>
      </w:r>
      <w:r w:rsidR="00E300B8">
        <w:rPr>
          <w:rFonts w:ascii="Times New Roman" w:hAnsi="Times New Roman" w:cs="Times New Roman"/>
          <w:sz w:val="24"/>
          <w:szCs w:val="24"/>
          <w:lang w:val="en-US"/>
        </w:rPr>
        <w:t xml:space="preserve"> 3.16 </w:t>
      </w:r>
      <w:r w:rsidRPr="001F2671">
        <w:rPr>
          <w:rFonts w:ascii="Times New Roman" w:hAnsi="Times New Roman" w:cs="Times New Roman"/>
          <w:sz w:val="24"/>
          <w:szCs w:val="24"/>
        </w:rPr>
        <w:t>dibawah ini</w:t>
      </w:r>
      <w:r w:rsidR="00F57FD6">
        <w:rPr>
          <w:rFonts w:ascii="Times New Roman" w:hAnsi="Times New Roman" w:cs="Times New Roman"/>
          <w:sz w:val="24"/>
          <w:szCs w:val="24"/>
        </w:rPr>
        <w:t xml:space="preserve"> :</w:t>
      </w:r>
    </w:p>
    <w:p w14:paraId="0D13C2FC" w14:textId="1FEEB6D0" w:rsidR="00A033B8" w:rsidRPr="0028719C" w:rsidRDefault="00F57FD6" w:rsidP="0028719C">
      <w:pPr>
        <w:spacing w:before="100" w:beforeAutospacing="1" w:after="100" w:afterAutospacing="1" w:line="360" w:lineRule="auto"/>
        <w:ind w:hanging="993"/>
        <w:jc w:val="center"/>
        <w:rPr>
          <w:rFonts w:ascii="Times New Roman" w:hAnsi="Times New Roman" w:cs="Times New Roman"/>
          <w:sz w:val="24"/>
          <w:szCs w:val="24"/>
        </w:rPr>
      </w:pPr>
      <w:bookmarkStart w:id="106" w:name="_Toc167658838"/>
      <w:r>
        <w:rPr>
          <w:rFonts w:ascii="Times New Roman" w:hAnsi="Times New Roman" w:cs="Times New Roman"/>
          <w:noProof/>
          <w:sz w:val="24"/>
          <w:szCs w:val="24"/>
          <w:lang w:val="en-US"/>
        </w:rPr>
        <w:drawing>
          <wp:inline distT="0" distB="0" distL="0" distR="0" wp14:anchorId="046DFCC7" wp14:editId="0FC7B4F1">
            <wp:extent cx="5999852" cy="2858814"/>
            <wp:effectExtent l="0" t="0" r="1270" b="0"/>
            <wp:docPr id="303521008"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3521008" name="Picture 303521008"/>
                    <pic:cNvPicPr preferRelativeResize="0"/>
                  </pic:nvPicPr>
                  <pic:blipFill>
                    <a:blip r:embed="rId33">
                      <a:extLst>
                        <a:ext uri="{28A0092B-C50C-407E-A947-70E740481C1C}">
                          <a14:useLocalDpi xmlns:a14="http://schemas.microsoft.com/office/drawing/2010/main" val="0"/>
                        </a:ext>
                      </a:extLst>
                    </a:blip>
                    <a:stretch>
                      <a:fillRect/>
                    </a:stretch>
                  </pic:blipFill>
                  <pic:spPr>
                    <a:xfrm>
                      <a:off x="0" y="0"/>
                      <a:ext cx="6009378" cy="2863353"/>
                    </a:xfrm>
                    <a:prstGeom prst="rect">
                      <a:avLst/>
                    </a:prstGeom>
                  </pic:spPr>
                </pic:pic>
              </a:graphicData>
            </a:graphic>
          </wp:inline>
        </w:drawing>
      </w:r>
      <w:bookmarkStart w:id="107" w:name="_Toc165524140"/>
      <w:bookmarkStart w:id="108" w:name="_Toc166478507"/>
      <w:bookmarkStart w:id="109" w:name="_Toc166478946"/>
      <w:r w:rsidR="00A033B8" w:rsidRPr="0028719C">
        <w:rPr>
          <w:rFonts w:ascii="Times New Roman" w:hAnsi="Times New Roman" w:cs="Times New Roman"/>
          <w:sz w:val="24"/>
          <w:szCs w:val="24"/>
        </w:rPr>
        <w:t xml:space="preserve">Gambar 3. </w:t>
      </w:r>
      <w:r w:rsidR="00A033B8" w:rsidRPr="0028719C">
        <w:rPr>
          <w:rFonts w:ascii="Times New Roman" w:hAnsi="Times New Roman" w:cs="Times New Roman"/>
          <w:sz w:val="24"/>
          <w:szCs w:val="24"/>
        </w:rPr>
        <w:fldChar w:fldCharType="begin"/>
      </w:r>
      <w:r w:rsidR="00A033B8" w:rsidRPr="0028719C">
        <w:rPr>
          <w:rFonts w:ascii="Times New Roman" w:hAnsi="Times New Roman" w:cs="Times New Roman"/>
          <w:sz w:val="24"/>
          <w:szCs w:val="24"/>
        </w:rPr>
        <w:instrText xml:space="preserve"> SEQ Gambar_3. \* ARABIC </w:instrText>
      </w:r>
      <w:r w:rsidR="00A033B8" w:rsidRPr="0028719C">
        <w:rPr>
          <w:rFonts w:ascii="Times New Roman" w:hAnsi="Times New Roman" w:cs="Times New Roman"/>
          <w:sz w:val="24"/>
          <w:szCs w:val="24"/>
        </w:rPr>
        <w:fldChar w:fldCharType="separate"/>
      </w:r>
      <w:r w:rsidR="00BA728A">
        <w:rPr>
          <w:rFonts w:ascii="Times New Roman" w:hAnsi="Times New Roman" w:cs="Times New Roman"/>
          <w:noProof/>
          <w:sz w:val="24"/>
          <w:szCs w:val="24"/>
        </w:rPr>
        <w:t>18</w:t>
      </w:r>
      <w:r w:rsidR="00A033B8" w:rsidRPr="0028719C">
        <w:rPr>
          <w:rFonts w:ascii="Times New Roman" w:hAnsi="Times New Roman" w:cs="Times New Roman"/>
          <w:noProof/>
          <w:sz w:val="24"/>
          <w:szCs w:val="24"/>
        </w:rPr>
        <w:fldChar w:fldCharType="end"/>
      </w:r>
      <w:r w:rsidR="00A033B8" w:rsidRPr="0028719C">
        <w:rPr>
          <w:rFonts w:ascii="Times New Roman" w:hAnsi="Times New Roman" w:cs="Times New Roman"/>
          <w:sz w:val="24"/>
          <w:szCs w:val="24"/>
        </w:rPr>
        <w:t xml:space="preserve"> Halaman </w:t>
      </w:r>
      <w:r w:rsidR="00E66910" w:rsidRPr="0028719C">
        <w:rPr>
          <w:rFonts w:ascii="Times New Roman" w:hAnsi="Times New Roman" w:cs="Times New Roman"/>
          <w:i/>
          <w:sz w:val="24"/>
          <w:szCs w:val="24"/>
        </w:rPr>
        <w:t>Login</w:t>
      </w:r>
      <w:r w:rsidR="00E66910" w:rsidRPr="0028719C">
        <w:rPr>
          <w:rFonts w:ascii="Times New Roman" w:hAnsi="Times New Roman" w:cs="Times New Roman"/>
          <w:sz w:val="24"/>
          <w:szCs w:val="24"/>
        </w:rPr>
        <w:t xml:space="preserve"> </w:t>
      </w:r>
      <w:r w:rsidR="00A033B8" w:rsidRPr="0028719C">
        <w:rPr>
          <w:rFonts w:ascii="Times New Roman" w:hAnsi="Times New Roman" w:cs="Times New Roman"/>
          <w:sz w:val="24"/>
          <w:szCs w:val="24"/>
        </w:rPr>
        <w:t>Peminjam Sarpras</w:t>
      </w:r>
      <w:bookmarkEnd w:id="106"/>
      <w:bookmarkEnd w:id="107"/>
      <w:bookmarkEnd w:id="108"/>
      <w:bookmarkEnd w:id="109"/>
    </w:p>
    <w:p w14:paraId="1ABEF0FF" w14:textId="77777777" w:rsidR="00EB14E7" w:rsidRPr="00EB14E7" w:rsidRDefault="00EB14E7" w:rsidP="00EB14E7">
      <w:pPr>
        <w:rPr>
          <w:lang w:val="en-US"/>
        </w:rPr>
      </w:pPr>
    </w:p>
    <w:p w14:paraId="78D02D48" w14:textId="45B4E03A" w:rsidR="00A219B6" w:rsidRPr="00E65B3B" w:rsidRDefault="00353A95" w:rsidP="00E66910">
      <w:pPr>
        <w:pStyle w:val="ListParagraph"/>
        <w:numPr>
          <w:ilvl w:val="0"/>
          <w:numId w:val="64"/>
        </w:numPr>
        <w:spacing w:after="0" w:line="480" w:lineRule="auto"/>
        <w:ind w:left="993" w:hanging="425"/>
        <w:jc w:val="both"/>
        <w:rPr>
          <w:rFonts w:ascii="Times New Roman" w:hAnsi="Times New Roman" w:cs="Times New Roman"/>
          <w:bCs/>
          <w:color w:val="000000" w:themeColor="text1"/>
          <w:sz w:val="24"/>
          <w:szCs w:val="24"/>
          <w:lang w:val="en-US"/>
        </w:rPr>
      </w:pPr>
      <w:r w:rsidRPr="00E65B3B">
        <w:rPr>
          <w:rFonts w:ascii="Times New Roman" w:hAnsi="Times New Roman" w:cs="Times New Roman"/>
          <w:bCs/>
          <w:color w:val="000000" w:themeColor="text1"/>
          <w:sz w:val="24"/>
          <w:szCs w:val="24"/>
          <w:lang w:val="en-US"/>
        </w:rPr>
        <w:t xml:space="preserve">Halaman </w:t>
      </w:r>
      <w:proofErr w:type="spellStart"/>
      <w:r w:rsidRPr="00E65B3B">
        <w:rPr>
          <w:rFonts w:ascii="Times New Roman" w:hAnsi="Times New Roman" w:cs="Times New Roman"/>
          <w:bCs/>
          <w:color w:val="000000" w:themeColor="text1"/>
          <w:sz w:val="24"/>
          <w:szCs w:val="24"/>
          <w:lang w:val="en-US"/>
        </w:rPr>
        <w:t>Transaksi</w:t>
      </w:r>
      <w:proofErr w:type="spellEnd"/>
      <w:r w:rsidRPr="00E65B3B">
        <w:rPr>
          <w:rFonts w:ascii="Times New Roman" w:hAnsi="Times New Roman" w:cs="Times New Roman"/>
          <w:bCs/>
          <w:color w:val="000000" w:themeColor="text1"/>
          <w:sz w:val="24"/>
          <w:szCs w:val="24"/>
          <w:lang w:val="en-US"/>
        </w:rPr>
        <w:t xml:space="preserve"> </w:t>
      </w:r>
      <w:proofErr w:type="spellStart"/>
      <w:r w:rsidRPr="00E65B3B">
        <w:rPr>
          <w:rFonts w:ascii="Times New Roman" w:hAnsi="Times New Roman" w:cs="Times New Roman"/>
          <w:bCs/>
          <w:color w:val="000000" w:themeColor="text1"/>
          <w:sz w:val="24"/>
          <w:szCs w:val="24"/>
          <w:lang w:val="en-US"/>
        </w:rPr>
        <w:t>Peminjaman</w:t>
      </w:r>
      <w:proofErr w:type="spellEnd"/>
      <w:r w:rsidR="00A219B6" w:rsidRPr="00E65B3B">
        <w:rPr>
          <w:rFonts w:ascii="Times New Roman" w:hAnsi="Times New Roman" w:cs="Times New Roman"/>
          <w:bCs/>
          <w:color w:val="000000" w:themeColor="text1"/>
          <w:sz w:val="24"/>
          <w:szCs w:val="24"/>
          <w:lang w:val="en-US"/>
        </w:rPr>
        <w:t xml:space="preserve"> Barang </w:t>
      </w:r>
      <w:proofErr w:type="spellStart"/>
      <w:r w:rsidR="00A219B6" w:rsidRPr="00E65B3B">
        <w:rPr>
          <w:rFonts w:ascii="Times New Roman" w:hAnsi="Times New Roman" w:cs="Times New Roman"/>
          <w:bCs/>
          <w:color w:val="000000" w:themeColor="text1"/>
          <w:sz w:val="24"/>
          <w:szCs w:val="24"/>
          <w:lang w:val="en-US"/>
        </w:rPr>
        <w:t>Sarpras</w:t>
      </w:r>
      <w:proofErr w:type="spellEnd"/>
    </w:p>
    <w:p w14:paraId="526B371A" w14:textId="583AE287" w:rsidR="007616DE" w:rsidRPr="00B056B7" w:rsidRDefault="007616DE" w:rsidP="00E66910">
      <w:pPr>
        <w:spacing w:after="0" w:line="480" w:lineRule="auto"/>
        <w:ind w:firstLine="993"/>
        <w:jc w:val="both"/>
        <w:rPr>
          <w:rFonts w:ascii="Times New Roman" w:hAnsi="Times New Roman" w:cs="Times New Roman"/>
          <w:bCs/>
          <w:sz w:val="24"/>
          <w:szCs w:val="24"/>
          <w:lang w:val="en-US"/>
        </w:rPr>
      </w:pPr>
      <w:r w:rsidRPr="00E65B3B">
        <w:rPr>
          <w:rFonts w:ascii="Times New Roman" w:hAnsi="Times New Roman" w:cs="Times New Roman"/>
          <w:color w:val="000000" w:themeColor="text1"/>
          <w:sz w:val="24"/>
          <w:szCs w:val="24"/>
          <w:lang w:val="en-US"/>
        </w:rPr>
        <w:t>Halaman</w:t>
      </w:r>
      <w:r w:rsidR="00353A95" w:rsidRPr="00E65B3B">
        <w:rPr>
          <w:rFonts w:ascii="Times New Roman" w:hAnsi="Times New Roman" w:cs="Times New Roman"/>
          <w:color w:val="000000" w:themeColor="text1"/>
          <w:sz w:val="24"/>
          <w:szCs w:val="24"/>
          <w:lang w:val="en-US"/>
        </w:rPr>
        <w:t xml:space="preserve"> </w:t>
      </w:r>
      <w:proofErr w:type="spellStart"/>
      <w:r w:rsidR="00353A95" w:rsidRPr="00E65B3B">
        <w:rPr>
          <w:rFonts w:ascii="Times New Roman" w:hAnsi="Times New Roman" w:cs="Times New Roman"/>
          <w:bCs/>
          <w:color w:val="000000" w:themeColor="text1"/>
          <w:sz w:val="24"/>
          <w:szCs w:val="24"/>
          <w:lang w:val="en-US"/>
        </w:rPr>
        <w:t>Transaksi</w:t>
      </w:r>
      <w:proofErr w:type="spellEnd"/>
      <w:r w:rsidR="00353A95" w:rsidRPr="00E65B3B">
        <w:rPr>
          <w:rFonts w:ascii="Times New Roman" w:hAnsi="Times New Roman" w:cs="Times New Roman"/>
          <w:bCs/>
          <w:color w:val="000000" w:themeColor="text1"/>
          <w:sz w:val="24"/>
          <w:szCs w:val="24"/>
          <w:lang w:val="en-US"/>
        </w:rPr>
        <w:t xml:space="preserve"> </w:t>
      </w:r>
      <w:proofErr w:type="spellStart"/>
      <w:r w:rsidR="00353A95" w:rsidRPr="00E65B3B">
        <w:rPr>
          <w:rFonts w:ascii="Times New Roman" w:hAnsi="Times New Roman" w:cs="Times New Roman"/>
          <w:bCs/>
          <w:color w:val="000000" w:themeColor="text1"/>
          <w:sz w:val="24"/>
          <w:szCs w:val="24"/>
          <w:lang w:val="en-US"/>
        </w:rPr>
        <w:t>Peminjaman</w:t>
      </w:r>
      <w:proofErr w:type="spellEnd"/>
      <w:r w:rsidR="00B056B7" w:rsidRPr="00E65B3B">
        <w:rPr>
          <w:rFonts w:ascii="Times New Roman" w:hAnsi="Times New Roman" w:cs="Times New Roman"/>
          <w:bCs/>
          <w:color w:val="000000" w:themeColor="text1"/>
          <w:sz w:val="24"/>
          <w:szCs w:val="24"/>
          <w:lang w:val="en-US"/>
        </w:rPr>
        <w:t xml:space="preserve"> Barang </w:t>
      </w:r>
      <w:proofErr w:type="spellStart"/>
      <w:r w:rsidR="00A219B6" w:rsidRPr="00E65B3B">
        <w:rPr>
          <w:rFonts w:ascii="Times New Roman" w:hAnsi="Times New Roman" w:cs="Times New Roman"/>
          <w:bCs/>
          <w:color w:val="000000" w:themeColor="text1"/>
          <w:sz w:val="24"/>
          <w:szCs w:val="24"/>
          <w:lang w:val="en-US"/>
        </w:rPr>
        <w:t>Sarpras</w:t>
      </w:r>
      <w:proofErr w:type="spellEnd"/>
      <w:r w:rsidRPr="00E65B3B">
        <w:rPr>
          <w:rFonts w:ascii="Times New Roman" w:hAnsi="Times New Roman" w:cs="Times New Roman"/>
          <w:color w:val="000000" w:themeColor="text1"/>
          <w:sz w:val="24"/>
          <w:szCs w:val="24"/>
          <w:lang w:val="en-US"/>
        </w:rPr>
        <w:t xml:space="preserve"> </w:t>
      </w:r>
      <w:proofErr w:type="spellStart"/>
      <w:r w:rsidRPr="00E65B3B">
        <w:rPr>
          <w:rFonts w:ascii="Times New Roman" w:hAnsi="Times New Roman" w:cs="Times New Roman"/>
          <w:color w:val="000000" w:themeColor="text1"/>
          <w:sz w:val="24"/>
          <w:szCs w:val="24"/>
          <w:lang w:val="en-US"/>
        </w:rPr>
        <w:t>merupakan</w:t>
      </w:r>
      <w:proofErr w:type="spellEnd"/>
      <w:r w:rsidRPr="00E65B3B">
        <w:rPr>
          <w:rFonts w:ascii="Times New Roman" w:hAnsi="Times New Roman" w:cs="Times New Roman"/>
          <w:color w:val="000000" w:themeColor="text1"/>
          <w:sz w:val="24"/>
          <w:szCs w:val="24"/>
          <w:lang w:val="en-US"/>
        </w:rPr>
        <w:t xml:space="preserve"> </w:t>
      </w:r>
      <w:proofErr w:type="spellStart"/>
      <w:r w:rsidRPr="00E65B3B">
        <w:rPr>
          <w:rFonts w:ascii="Times New Roman" w:hAnsi="Times New Roman" w:cs="Times New Roman"/>
          <w:color w:val="000000" w:themeColor="text1"/>
          <w:sz w:val="24"/>
          <w:szCs w:val="24"/>
          <w:lang w:val="en-US"/>
        </w:rPr>
        <w:t>halaman</w:t>
      </w:r>
      <w:proofErr w:type="spellEnd"/>
      <w:r w:rsidR="00A219B6" w:rsidRPr="00E65B3B">
        <w:rPr>
          <w:rFonts w:ascii="Times New Roman" w:hAnsi="Times New Roman" w:cs="Times New Roman"/>
          <w:color w:val="000000" w:themeColor="text1"/>
          <w:sz w:val="24"/>
          <w:szCs w:val="24"/>
          <w:lang w:val="en-US"/>
        </w:rPr>
        <w:t xml:space="preserve"> </w:t>
      </w:r>
      <w:r w:rsidRPr="00E65B3B">
        <w:rPr>
          <w:rFonts w:ascii="Times New Roman" w:hAnsi="Times New Roman" w:cs="Times New Roman"/>
          <w:color w:val="000000" w:themeColor="text1"/>
          <w:sz w:val="24"/>
          <w:szCs w:val="24"/>
          <w:lang w:val="en-US"/>
        </w:rPr>
        <w:t xml:space="preserve">yang </w:t>
      </w:r>
      <w:proofErr w:type="spellStart"/>
      <w:r w:rsidRPr="00E65B3B">
        <w:rPr>
          <w:rFonts w:ascii="Times New Roman" w:hAnsi="Times New Roman" w:cs="Times New Roman"/>
          <w:color w:val="000000" w:themeColor="text1"/>
          <w:sz w:val="24"/>
          <w:szCs w:val="24"/>
          <w:lang w:val="en-US"/>
        </w:rPr>
        <w:t>menampilkan</w:t>
      </w:r>
      <w:proofErr w:type="spellEnd"/>
      <w:r w:rsidR="00A219B6" w:rsidRPr="00E65B3B">
        <w:rPr>
          <w:rFonts w:ascii="Times New Roman" w:hAnsi="Times New Roman" w:cs="Times New Roman"/>
          <w:color w:val="000000" w:themeColor="text1"/>
          <w:sz w:val="24"/>
          <w:szCs w:val="24"/>
          <w:lang w:val="en-US"/>
        </w:rPr>
        <w:t xml:space="preserve"> </w:t>
      </w:r>
      <w:proofErr w:type="spellStart"/>
      <w:r w:rsidR="00A219B6" w:rsidRPr="00E65B3B">
        <w:rPr>
          <w:rFonts w:ascii="Times New Roman" w:hAnsi="Times New Roman" w:cs="Times New Roman"/>
          <w:color w:val="000000" w:themeColor="text1"/>
          <w:sz w:val="24"/>
          <w:szCs w:val="24"/>
          <w:lang w:val="en-US"/>
        </w:rPr>
        <w:t>peminjam</w:t>
      </w:r>
      <w:proofErr w:type="spellEnd"/>
      <w:r w:rsidR="00A219B6" w:rsidRPr="00E65B3B">
        <w:rPr>
          <w:rFonts w:ascii="Times New Roman" w:hAnsi="Times New Roman" w:cs="Times New Roman"/>
          <w:color w:val="000000" w:themeColor="text1"/>
          <w:sz w:val="24"/>
          <w:szCs w:val="24"/>
          <w:lang w:val="en-US"/>
        </w:rPr>
        <w:t xml:space="preserve"> </w:t>
      </w:r>
      <w:proofErr w:type="spellStart"/>
      <w:r w:rsidR="00A219B6" w:rsidRPr="00E65B3B">
        <w:rPr>
          <w:rFonts w:ascii="Times New Roman" w:hAnsi="Times New Roman" w:cs="Times New Roman"/>
          <w:color w:val="000000" w:themeColor="text1"/>
          <w:sz w:val="24"/>
          <w:szCs w:val="24"/>
          <w:lang w:val="en-US"/>
        </w:rPr>
        <w:t>melakukan</w:t>
      </w:r>
      <w:proofErr w:type="spellEnd"/>
      <w:r w:rsidR="00A219B6" w:rsidRPr="00E65B3B">
        <w:rPr>
          <w:rFonts w:ascii="Times New Roman" w:hAnsi="Times New Roman" w:cs="Times New Roman"/>
          <w:color w:val="000000" w:themeColor="text1"/>
          <w:sz w:val="24"/>
          <w:szCs w:val="24"/>
          <w:lang w:val="en-US"/>
        </w:rPr>
        <w:t xml:space="preserve"> </w:t>
      </w:r>
      <w:proofErr w:type="spellStart"/>
      <w:r w:rsidR="00A219B6" w:rsidRPr="00E65B3B">
        <w:rPr>
          <w:rFonts w:ascii="Times New Roman" w:hAnsi="Times New Roman" w:cs="Times New Roman"/>
          <w:color w:val="000000" w:themeColor="text1"/>
          <w:sz w:val="24"/>
          <w:szCs w:val="24"/>
          <w:lang w:val="en-US"/>
        </w:rPr>
        <w:t>peminjaman</w:t>
      </w:r>
      <w:proofErr w:type="spellEnd"/>
      <w:r w:rsidR="00A219B6" w:rsidRPr="00E65B3B">
        <w:rPr>
          <w:rFonts w:ascii="Times New Roman" w:hAnsi="Times New Roman" w:cs="Times New Roman"/>
          <w:color w:val="000000" w:themeColor="text1"/>
          <w:sz w:val="24"/>
          <w:szCs w:val="24"/>
          <w:lang w:val="en-US"/>
        </w:rPr>
        <w:t xml:space="preserve"> </w:t>
      </w:r>
      <w:proofErr w:type="spellStart"/>
      <w:r w:rsidR="00A219B6" w:rsidRPr="00E65B3B">
        <w:rPr>
          <w:rFonts w:ascii="Times New Roman" w:hAnsi="Times New Roman" w:cs="Times New Roman"/>
          <w:color w:val="000000" w:themeColor="text1"/>
          <w:sz w:val="24"/>
          <w:szCs w:val="24"/>
          <w:lang w:val="en-US"/>
        </w:rPr>
        <w:t>barang</w:t>
      </w:r>
      <w:proofErr w:type="spellEnd"/>
      <w:r w:rsidR="00A219B6" w:rsidRPr="00E65B3B">
        <w:rPr>
          <w:rFonts w:ascii="Times New Roman" w:hAnsi="Times New Roman" w:cs="Times New Roman"/>
          <w:color w:val="000000" w:themeColor="text1"/>
          <w:sz w:val="24"/>
          <w:szCs w:val="24"/>
          <w:lang w:val="en-US"/>
        </w:rPr>
        <w:t xml:space="preserve"> </w:t>
      </w:r>
      <w:proofErr w:type="spellStart"/>
      <w:r w:rsidR="00A219B6" w:rsidRPr="00E65B3B">
        <w:rPr>
          <w:rFonts w:ascii="Times New Roman" w:hAnsi="Times New Roman" w:cs="Times New Roman"/>
          <w:color w:val="000000" w:themeColor="text1"/>
          <w:sz w:val="24"/>
          <w:szCs w:val="24"/>
          <w:lang w:val="en-US"/>
        </w:rPr>
        <w:t>Sarpras</w:t>
      </w:r>
      <w:proofErr w:type="spellEnd"/>
      <w:r w:rsidRPr="00E65B3B">
        <w:rPr>
          <w:rFonts w:ascii="Times New Roman" w:hAnsi="Times New Roman" w:cs="Times New Roman"/>
          <w:color w:val="000000" w:themeColor="text1"/>
          <w:sz w:val="24"/>
          <w:szCs w:val="24"/>
          <w:lang w:val="en-US"/>
        </w:rPr>
        <w:t xml:space="preserve">. </w:t>
      </w:r>
      <w:proofErr w:type="spellStart"/>
      <w:r w:rsidR="00A219B6" w:rsidRPr="00E65B3B">
        <w:rPr>
          <w:rFonts w:ascii="Times New Roman" w:hAnsi="Times New Roman" w:cs="Times New Roman"/>
          <w:color w:val="000000" w:themeColor="text1"/>
          <w:sz w:val="24"/>
          <w:szCs w:val="24"/>
          <w:lang w:val="en-US"/>
        </w:rPr>
        <w:t>Peminjam</w:t>
      </w:r>
      <w:proofErr w:type="spellEnd"/>
      <w:r w:rsidR="00A219B6" w:rsidRPr="00E65B3B">
        <w:rPr>
          <w:rFonts w:ascii="Times New Roman" w:hAnsi="Times New Roman" w:cs="Times New Roman"/>
          <w:color w:val="000000" w:themeColor="text1"/>
          <w:sz w:val="24"/>
          <w:szCs w:val="24"/>
          <w:lang w:val="en-US"/>
        </w:rPr>
        <w:t xml:space="preserve"> </w:t>
      </w:r>
      <w:proofErr w:type="spellStart"/>
      <w:r w:rsidR="00A219B6" w:rsidRPr="00E65B3B">
        <w:rPr>
          <w:rFonts w:ascii="Times New Roman" w:hAnsi="Times New Roman" w:cs="Times New Roman"/>
          <w:color w:val="000000" w:themeColor="text1"/>
          <w:sz w:val="24"/>
          <w:szCs w:val="24"/>
          <w:lang w:val="en-US"/>
        </w:rPr>
        <w:t>memasukan</w:t>
      </w:r>
      <w:proofErr w:type="spellEnd"/>
      <w:r w:rsidR="00A219B6" w:rsidRPr="00E65B3B">
        <w:rPr>
          <w:rFonts w:ascii="Times New Roman" w:hAnsi="Times New Roman" w:cs="Times New Roman"/>
          <w:color w:val="000000" w:themeColor="text1"/>
          <w:sz w:val="24"/>
          <w:szCs w:val="24"/>
          <w:lang w:val="en-US"/>
        </w:rPr>
        <w:t xml:space="preserve"> mana </w:t>
      </w:r>
      <w:proofErr w:type="spellStart"/>
      <w:r w:rsidR="00A219B6" w:rsidRPr="00E65B3B">
        <w:rPr>
          <w:rFonts w:ascii="Times New Roman" w:hAnsi="Times New Roman" w:cs="Times New Roman"/>
          <w:color w:val="000000" w:themeColor="text1"/>
          <w:sz w:val="24"/>
          <w:szCs w:val="24"/>
          <w:lang w:val="en-US"/>
        </w:rPr>
        <w:t>barang</w:t>
      </w:r>
      <w:proofErr w:type="spellEnd"/>
      <w:r w:rsidR="00A219B6" w:rsidRPr="00E65B3B">
        <w:rPr>
          <w:rFonts w:ascii="Times New Roman" w:hAnsi="Times New Roman" w:cs="Times New Roman"/>
          <w:color w:val="000000" w:themeColor="text1"/>
          <w:sz w:val="24"/>
          <w:szCs w:val="24"/>
          <w:lang w:val="en-US"/>
        </w:rPr>
        <w:t xml:space="preserve"> yang </w:t>
      </w:r>
      <w:proofErr w:type="spellStart"/>
      <w:r w:rsidR="00A219B6" w:rsidRPr="00E65B3B">
        <w:rPr>
          <w:rFonts w:ascii="Times New Roman" w:hAnsi="Times New Roman" w:cs="Times New Roman"/>
          <w:color w:val="000000" w:themeColor="text1"/>
          <w:sz w:val="24"/>
          <w:szCs w:val="24"/>
          <w:lang w:val="en-US"/>
        </w:rPr>
        <w:t>dipinjam</w:t>
      </w:r>
      <w:proofErr w:type="spellEnd"/>
      <w:r w:rsidR="00A219B6" w:rsidRPr="00E65B3B">
        <w:rPr>
          <w:rFonts w:ascii="Times New Roman" w:hAnsi="Times New Roman" w:cs="Times New Roman"/>
          <w:color w:val="000000" w:themeColor="text1"/>
          <w:sz w:val="24"/>
          <w:szCs w:val="24"/>
          <w:lang w:val="en-US"/>
        </w:rPr>
        <w:t xml:space="preserve">, </w:t>
      </w:r>
      <w:proofErr w:type="spellStart"/>
      <w:r w:rsidR="00A219B6" w:rsidRPr="00E65B3B">
        <w:rPr>
          <w:rFonts w:ascii="Times New Roman" w:hAnsi="Times New Roman" w:cs="Times New Roman"/>
          <w:color w:val="000000" w:themeColor="text1"/>
          <w:sz w:val="24"/>
          <w:szCs w:val="24"/>
          <w:lang w:val="en-US"/>
        </w:rPr>
        <w:t>kode</w:t>
      </w:r>
      <w:proofErr w:type="spellEnd"/>
      <w:r w:rsidR="00A219B6" w:rsidRPr="00E65B3B">
        <w:rPr>
          <w:rFonts w:ascii="Times New Roman" w:hAnsi="Times New Roman" w:cs="Times New Roman"/>
          <w:color w:val="000000" w:themeColor="text1"/>
          <w:sz w:val="24"/>
          <w:szCs w:val="24"/>
          <w:lang w:val="en-US"/>
        </w:rPr>
        <w:t xml:space="preserve"> </w:t>
      </w:r>
      <w:proofErr w:type="spellStart"/>
      <w:r w:rsidR="00A219B6" w:rsidRPr="00E65B3B">
        <w:rPr>
          <w:rFonts w:ascii="Times New Roman" w:hAnsi="Times New Roman" w:cs="Times New Roman"/>
          <w:color w:val="000000" w:themeColor="text1"/>
          <w:sz w:val="24"/>
          <w:szCs w:val="24"/>
          <w:lang w:val="en-US"/>
        </w:rPr>
        <w:t>barang</w:t>
      </w:r>
      <w:proofErr w:type="spellEnd"/>
      <w:r w:rsidR="00A219B6" w:rsidRPr="00E65B3B">
        <w:rPr>
          <w:rFonts w:ascii="Times New Roman" w:hAnsi="Times New Roman" w:cs="Times New Roman"/>
          <w:color w:val="000000" w:themeColor="text1"/>
          <w:sz w:val="24"/>
          <w:szCs w:val="24"/>
          <w:lang w:val="en-US"/>
        </w:rPr>
        <w:t xml:space="preserve">, </w:t>
      </w:r>
      <w:proofErr w:type="spellStart"/>
      <w:r w:rsidR="00A219B6" w:rsidRPr="00E65B3B">
        <w:rPr>
          <w:rFonts w:ascii="Times New Roman" w:hAnsi="Times New Roman" w:cs="Times New Roman"/>
          <w:color w:val="000000" w:themeColor="text1"/>
          <w:sz w:val="24"/>
          <w:szCs w:val="24"/>
          <w:lang w:val="en-US"/>
        </w:rPr>
        <w:t>nama</w:t>
      </w:r>
      <w:proofErr w:type="spellEnd"/>
      <w:r w:rsidR="00A219B6" w:rsidRPr="00E65B3B">
        <w:rPr>
          <w:rFonts w:ascii="Times New Roman" w:hAnsi="Times New Roman" w:cs="Times New Roman"/>
          <w:color w:val="000000" w:themeColor="text1"/>
          <w:sz w:val="24"/>
          <w:szCs w:val="24"/>
          <w:lang w:val="en-US"/>
        </w:rPr>
        <w:t xml:space="preserve"> </w:t>
      </w:r>
      <w:proofErr w:type="spellStart"/>
      <w:r w:rsidR="00A219B6" w:rsidRPr="00E65B3B">
        <w:rPr>
          <w:rFonts w:ascii="Times New Roman" w:hAnsi="Times New Roman" w:cs="Times New Roman"/>
          <w:color w:val="000000" w:themeColor="text1"/>
          <w:sz w:val="24"/>
          <w:szCs w:val="24"/>
          <w:lang w:val="en-US"/>
        </w:rPr>
        <w:t>peminjam</w:t>
      </w:r>
      <w:proofErr w:type="spellEnd"/>
      <w:r w:rsidR="00A219B6" w:rsidRPr="00E65B3B">
        <w:rPr>
          <w:rFonts w:ascii="Times New Roman" w:hAnsi="Times New Roman" w:cs="Times New Roman"/>
          <w:color w:val="000000" w:themeColor="text1"/>
          <w:sz w:val="24"/>
          <w:szCs w:val="24"/>
          <w:lang w:val="en-US"/>
        </w:rPr>
        <w:t xml:space="preserve">, </w:t>
      </w:r>
      <w:proofErr w:type="spellStart"/>
      <w:r w:rsidR="00A219B6" w:rsidRPr="00E65B3B">
        <w:rPr>
          <w:rFonts w:ascii="Times New Roman" w:hAnsi="Times New Roman" w:cs="Times New Roman"/>
          <w:color w:val="000000" w:themeColor="text1"/>
          <w:sz w:val="24"/>
          <w:szCs w:val="24"/>
          <w:lang w:val="en-US"/>
        </w:rPr>
        <w:t>jumlah</w:t>
      </w:r>
      <w:proofErr w:type="spellEnd"/>
      <w:r w:rsidR="00A219B6" w:rsidRPr="00E65B3B">
        <w:rPr>
          <w:rFonts w:ascii="Times New Roman" w:hAnsi="Times New Roman" w:cs="Times New Roman"/>
          <w:color w:val="000000" w:themeColor="text1"/>
          <w:sz w:val="24"/>
          <w:szCs w:val="24"/>
          <w:lang w:val="en-US"/>
        </w:rPr>
        <w:t xml:space="preserve"> </w:t>
      </w:r>
      <w:proofErr w:type="spellStart"/>
      <w:r w:rsidR="00A219B6" w:rsidRPr="00E65B3B">
        <w:rPr>
          <w:rFonts w:ascii="Times New Roman" w:hAnsi="Times New Roman" w:cs="Times New Roman"/>
          <w:color w:val="000000" w:themeColor="text1"/>
          <w:sz w:val="24"/>
          <w:szCs w:val="24"/>
          <w:lang w:val="en-US"/>
        </w:rPr>
        <w:t>barang</w:t>
      </w:r>
      <w:proofErr w:type="spellEnd"/>
      <w:r w:rsidR="00A219B6" w:rsidRPr="00E65B3B">
        <w:rPr>
          <w:rFonts w:ascii="Times New Roman" w:hAnsi="Times New Roman" w:cs="Times New Roman"/>
          <w:color w:val="000000" w:themeColor="text1"/>
          <w:sz w:val="24"/>
          <w:szCs w:val="24"/>
          <w:lang w:val="en-US"/>
        </w:rPr>
        <w:t xml:space="preserve">, </w:t>
      </w:r>
      <w:proofErr w:type="spellStart"/>
      <w:r w:rsidR="00A219B6" w:rsidRPr="00E65B3B">
        <w:rPr>
          <w:rFonts w:ascii="Times New Roman" w:hAnsi="Times New Roman" w:cs="Times New Roman"/>
          <w:color w:val="000000" w:themeColor="text1"/>
          <w:sz w:val="24"/>
          <w:szCs w:val="24"/>
          <w:lang w:val="en-US"/>
        </w:rPr>
        <w:t>kondisi</w:t>
      </w:r>
      <w:proofErr w:type="spellEnd"/>
      <w:r w:rsidR="00A219B6" w:rsidRPr="00E65B3B">
        <w:rPr>
          <w:rFonts w:ascii="Times New Roman" w:hAnsi="Times New Roman" w:cs="Times New Roman"/>
          <w:color w:val="000000" w:themeColor="text1"/>
          <w:sz w:val="24"/>
          <w:szCs w:val="24"/>
          <w:lang w:val="en-US"/>
        </w:rPr>
        <w:t xml:space="preserve"> </w:t>
      </w:r>
      <w:proofErr w:type="spellStart"/>
      <w:r w:rsidR="00A219B6" w:rsidRPr="00E65B3B">
        <w:rPr>
          <w:rFonts w:ascii="Times New Roman" w:hAnsi="Times New Roman" w:cs="Times New Roman"/>
          <w:color w:val="000000" w:themeColor="text1"/>
          <w:sz w:val="24"/>
          <w:szCs w:val="24"/>
          <w:lang w:val="en-US"/>
        </w:rPr>
        <w:t>barang</w:t>
      </w:r>
      <w:proofErr w:type="spellEnd"/>
      <w:r w:rsidR="00A219B6" w:rsidRPr="00E65B3B">
        <w:rPr>
          <w:rFonts w:ascii="Times New Roman" w:hAnsi="Times New Roman" w:cs="Times New Roman"/>
          <w:color w:val="000000" w:themeColor="text1"/>
          <w:sz w:val="24"/>
          <w:szCs w:val="24"/>
          <w:lang w:val="en-US"/>
        </w:rPr>
        <w:t xml:space="preserve">, </w:t>
      </w:r>
      <w:proofErr w:type="spellStart"/>
      <w:r w:rsidR="00A219B6" w:rsidRPr="00E65B3B">
        <w:rPr>
          <w:rFonts w:ascii="Times New Roman" w:hAnsi="Times New Roman" w:cs="Times New Roman"/>
          <w:color w:val="000000" w:themeColor="text1"/>
          <w:sz w:val="24"/>
          <w:szCs w:val="24"/>
          <w:lang w:val="en-US"/>
        </w:rPr>
        <w:t>tanggal</w:t>
      </w:r>
      <w:proofErr w:type="spellEnd"/>
      <w:r w:rsidR="00A219B6" w:rsidRPr="00E65B3B">
        <w:rPr>
          <w:rFonts w:ascii="Times New Roman" w:hAnsi="Times New Roman" w:cs="Times New Roman"/>
          <w:color w:val="000000" w:themeColor="text1"/>
          <w:sz w:val="24"/>
          <w:szCs w:val="24"/>
          <w:lang w:val="en-US"/>
        </w:rPr>
        <w:t xml:space="preserve"> </w:t>
      </w:r>
      <w:proofErr w:type="spellStart"/>
      <w:r w:rsidR="00A219B6" w:rsidRPr="00E65B3B">
        <w:rPr>
          <w:rFonts w:ascii="Times New Roman" w:hAnsi="Times New Roman" w:cs="Times New Roman"/>
          <w:color w:val="000000" w:themeColor="text1"/>
          <w:sz w:val="24"/>
          <w:szCs w:val="24"/>
          <w:lang w:val="en-US"/>
        </w:rPr>
        <w:t>pinjam</w:t>
      </w:r>
      <w:proofErr w:type="spellEnd"/>
      <w:r w:rsidR="00A219B6" w:rsidRPr="00E65B3B">
        <w:rPr>
          <w:rFonts w:ascii="Times New Roman" w:hAnsi="Times New Roman" w:cs="Times New Roman"/>
          <w:color w:val="000000" w:themeColor="text1"/>
          <w:sz w:val="24"/>
          <w:szCs w:val="24"/>
          <w:lang w:val="en-US"/>
        </w:rPr>
        <w:t xml:space="preserve"> dam </w:t>
      </w:r>
      <w:proofErr w:type="spellStart"/>
      <w:r w:rsidR="00A219B6" w:rsidRPr="00E65B3B">
        <w:rPr>
          <w:rFonts w:ascii="Times New Roman" w:hAnsi="Times New Roman" w:cs="Times New Roman"/>
          <w:color w:val="000000" w:themeColor="text1"/>
          <w:sz w:val="24"/>
          <w:szCs w:val="24"/>
          <w:lang w:val="en-US"/>
        </w:rPr>
        <w:t>melihat</w:t>
      </w:r>
      <w:proofErr w:type="spellEnd"/>
      <w:r w:rsidR="00A219B6" w:rsidRPr="00E65B3B">
        <w:rPr>
          <w:rFonts w:ascii="Times New Roman" w:hAnsi="Times New Roman" w:cs="Times New Roman"/>
          <w:color w:val="000000" w:themeColor="text1"/>
          <w:sz w:val="24"/>
          <w:szCs w:val="24"/>
          <w:lang w:val="en-US"/>
        </w:rPr>
        <w:t xml:space="preserve"> status </w:t>
      </w:r>
      <w:proofErr w:type="spellStart"/>
      <w:r w:rsidR="00A219B6" w:rsidRPr="00E65B3B">
        <w:rPr>
          <w:rFonts w:ascii="Times New Roman" w:hAnsi="Times New Roman" w:cs="Times New Roman"/>
          <w:color w:val="000000" w:themeColor="text1"/>
          <w:sz w:val="24"/>
          <w:szCs w:val="24"/>
          <w:lang w:val="en-US"/>
        </w:rPr>
        <w:t>di</w:t>
      </w:r>
      <w:r w:rsidR="00B056B7" w:rsidRPr="00E65B3B">
        <w:rPr>
          <w:rFonts w:ascii="Times New Roman" w:hAnsi="Times New Roman" w:cs="Times New Roman"/>
          <w:color w:val="000000" w:themeColor="text1"/>
          <w:sz w:val="24"/>
          <w:szCs w:val="24"/>
          <w:lang w:val="en-US"/>
        </w:rPr>
        <w:t>s</w:t>
      </w:r>
      <w:r w:rsidR="00A219B6" w:rsidRPr="00E65B3B">
        <w:rPr>
          <w:rFonts w:ascii="Times New Roman" w:hAnsi="Times New Roman" w:cs="Times New Roman"/>
          <w:color w:val="000000" w:themeColor="text1"/>
          <w:sz w:val="24"/>
          <w:szCs w:val="24"/>
          <w:lang w:val="en-US"/>
        </w:rPr>
        <w:t>etujui</w:t>
      </w:r>
      <w:proofErr w:type="spellEnd"/>
      <w:r w:rsidR="00A219B6" w:rsidRPr="00E65B3B">
        <w:rPr>
          <w:rFonts w:ascii="Times New Roman" w:hAnsi="Times New Roman" w:cs="Times New Roman"/>
          <w:color w:val="000000" w:themeColor="text1"/>
          <w:sz w:val="24"/>
          <w:szCs w:val="24"/>
          <w:lang w:val="en-US"/>
        </w:rPr>
        <w:t xml:space="preserve"> </w:t>
      </w:r>
      <w:proofErr w:type="spellStart"/>
      <w:r w:rsidR="00A219B6" w:rsidRPr="00E65B3B">
        <w:rPr>
          <w:rFonts w:ascii="Times New Roman" w:hAnsi="Times New Roman" w:cs="Times New Roman"/>
          <w:color w:val="000000" w:themeColor="text1"/>
          <w:sz w:val="24"/>
          <w:szCs w:val="24"/>
          <w:lang w:val="en-US"/>
        </w:rPr>
        <w:t>atau</w:t>
      </w:r>
      <w:proofErr w:type="spellEnd"/>
      <w:r w:rsidR="00A219B6" w:rsidRPr="00E65B3B">
        <w:rPr>
          <w:rFonts w:ascii="Times New Roman" w:hAnsi="Times New Roman" w:cs="Times New Roman"/>
          <w:color w:val="000000" w:themeColor="text1"/>
          <w:sz w:val="24"/>
          <w:szCs w:val="24"/>
          <w:lang w:val="en-US"/>
        </w:rPr>
        <w:t xml:space="preserve"> </w:t>
      </w:r>
      <w:proofErr w:type="spellStart"/>
      <w:r w:rsidR="00A219B6" w:rsidRPr="00E65B3B">
        <w:rPr>
          <w:rFonts w:ascii="Times New Roman" w:hAnsi="Times New Roman" w:cs="Times New Roman"/>
          <w:color w:val="000000" w:themeColor="text1"/>
          <w:sz w:val="24"/>
          <w:szCs w:val="24"/>
          <w:lang w:val="en-US"/>
        </w:rPr>
        <w:t>ditolak</w:t>
      </w:r>
      <w:proofErr w:type="spellEnd"/>
      <w:r w:rsidR="00A219B6" w:rsidRPr="00E65B3B">
        <w:rPr>
          <w:rFonts w:ascii="Times New Roman" w:hAnsi="Times New Roman" w:cs="Times New Roman"/>
          <w:color w:val="000000" w:themeColor="text1"/>
          <w:sz w:val="24"/>
          <w:szCs w:val="24"/>
          <w:lang w:val="en-US"/>
        </w:rPr>
        <w:t xml:space="preserve">. </w:t>
      </w:r>
      <w:proofErr w:type="spellStart"/>
      <w:r w:rsidRPr="00E65B3B">
        <w:rPr>
          <w:rFonts w:ascii="Times New Roman" w:hAnsi="Times New Roman" w:cs="Times New Roman"/>
          <w:color w:val="000000" w:themeColor="text1"/>
          <w:sz w:val="24"/>
          <w:szCs w:val="24"/>
          <w:lang w:val="en-US"/>
        </w:rPr>
        <w:t>Berikut</w:t>
      </w:r>
      <w:proofErr w:type="spellEnd"/>
      <w:r w:rsidRPr="00E65B3B">
        <w:rPr>
          <w:rFonts w:ascii="Times New Roman" w:hAnsi="Times New Roman" w:cs="Times New Roman"/>
          <w:color w:val="000000" w:themeColor="text1"/>
          <w:sz w:val="24"/>
          <w:szCs w:val="24"/>
          <w:lang w:val="en-US"/>
        </w:rPr>
        <w:t xml:space="preserve"> </w:t>
      </w:r>
      <w:proofErr w:type="spellStart"/>
      <w:r w:rsidRPr="00E65B3B">
        <w:rPr>
          <w:rFonts w:ascii="Times New Roman" w:hAnsi="Times New Roman" w:cs="Times New Roman"/>
          <w:color w:val="000000" w:themeColor="text1"/>
          <w:sz w:val="24"/>
          <w:szCs w:val="24"/>
          <w:lang w:val="en-US"/>
        </w:rPr>
        <w:t>ini</w:t>
      </w:r>
      <w:proofErr w:type="spellEnd"/>
      <w:r w:rsidRPr="00E65B3B">
        <w:rPr>
          <w:rFonts w:ascii="Times New Roman" w:hAnsi="Times New Roman" w:cs="Times New Roman"/>
          <w:color w:val="000000" w:themeColor="text1"/>
          <w:sz w:val="24"/>
          <w:szCs w:val="24"/>
          <w:lang w:val="en-US"/>
        </w:rPr>
        <w:t xml:space="preserve"> </w:t>
      </w:r>
      <w:proofErr w:type="spellStart"/>
      <w:r w:rsidRPr="00E65B3B">
        <w:rPr>
          <w:rFonts w:ascii="Times New Roman" w:hAnsi="Times New Roman" w:cs="Times New Roman"/>
          <w:color w:val="000000" w:themeColor="text1"/>
          <w:sz w:val="24"/>
          <w:szCs w:val="24"/>
          <w:lang w:val="en-US"/>
        </w:rPr>
        <w:t>gambar</w:t>
      </w:r>
      <w:proofErr w:type="spellEnd"/>
      <w:r w:rsidRPr="00E65B3B">
        <w:rPr>
          <w:rFonts w:ascii="Times New Roman" w:hAnsi="Times New Roman" w:cs="Times New Roman"/>
          <w:color w:val="000000" w:themeColor="text1"/>
          <w:sz w:val="24"/>
          <w:szCs w:val="24"/>
          <w:lang w:val="en-US"/>
        </w:rPr>
        <w:t xml:space="preserve"> </w:t>
      </w:r>
      <w:proofErr w:type="spellStart"/>
      <w:r w:rsidRPr="00B056B7">
        <w:rPr>
          <w:rFonts w:ascii="Times New Roman" w:hAnsi="Times New Roman" w:cs="Times New Roman"/>
          <w:sz w:val="24"/>
          <w:szCs w:val="24"/>
          <w:lang w:val="en-US"/>
        </w:rPr>
        <w:t>rancangan</w:t>
      </w:r>
      <w:proofErr w:type="spellEnd"/>
      <w:r w:rsidRPr="00B056B7">
        <w:rPr>
          <w:rFonts w:ascii="Times New Roman" w:hAnsi="Times New Roman" w:cs="Times New Roman"/>
          <w:sz w:val="24"/>
          <w:szCs w:val="24"/>
          <w:lang w:val="en-US"/>
        </w:rPr>
        <w:t xml:space="preserve"> </w:t>
      </w:r>
      <w:proofErr w:type="spellStart"/>
      <w:r w:rsidRPr="00B056B7">
        <w:rPr>
          <w:rFonts w:ascii="Times New Roman" w:hAnsi="Times New Roman" w:cs="Times New Roman"/>
          <w:sz w:val="24"/>
          <w:szCs w:val="24"/>
          <w:lang w:val="en-US"/>
        </w:rPr>
        <w:t>desain</w:t>
      </w:r>
      <w:proofErr w:type="spellEnd"/>
      <w:r w:rsidR="00A219B6" w:rsidRPr="00B056B7">
        <w:rPr>
          <w:rFonts w:ascii="Times New Roman" w:hAnsi="Times New Roman" w:cs="Times New Roman"/>
          <w:sz w:val="24"/>
          <w:szCs w:val="24"/>
          <w:lang w:val="en-US"/>
        </w:rPr>
        <w:t xml:space="preserve"> </w:t>
      </w:r>
      <w:proofErr w:type="spellStart"/>
      <w:r w:rsidR="00A219B6" w:rsidRPr="00B056B7">
        <w:rPr>
          <w:rFonts w:ascii="Times New Roman" w:hAnsi="Times New Roman" w:cs="Times New Roman"/>
          <w:sz w:val="24"/>
          <w:szCs w:val="24"/>
          <w:lang w:val="en-US"/>
        </w:rPr>
        <w:t>transaksi</w:t>
      </w:r>
      <w:proofErr w:type="spellEnd"/>
      <w:r w:rsidR="00A219B6" w:rsidRPr="00B056B7">
        <w:rPr>
          <w:rFonts w:ascii="Times New Roman" w:hAnsi="Times New Roman" w:cs="Times New Roman"/>
          <w:sz w:val="24"/>
          <w:szCs w:val="24"/>
          <w:lang w:val="en-US"/>
        </w:rPr>
        <w:t xml:space="preserve"> </w:t>
      </w:r>
      <w:proofErr w:type="spellStart"/>
      <w:r w:rsidR="00A219B6" w:rsidRPr="00B056B7">
        <w:rPr>
          <w:rFonts w:ascii="Times New Roman" w:hAnsi="Times New Roman" w:cs="Times New Roman"/>
          <w:sz w:val="24"/>
          <w:szCs w:val="24"/>
          <w:lang w:val="en-US"/>
        </w:rPr>
        <w:t>peminjaman</w:t>
      </w:r>
      <w:proofErr w:type="spellEnd"/>
      <w:r w:rsidR="00B056B7" w:rsidRPr="00B056B7">
        <w:rPr>
          <w:rFonts w:ascii="Times New Roman" w:hAnsi="Times New Roman" w:cs="Times New Roman"/>
          <w:sz w:val="24"/>
          <w:szCs w:val="24"/>
          <w:lang w:val="en-US"/>
        </w:rPr>
        <w:t xml:space="preserve"> </w:t>
      </w:r>
      <w:proofErr w:type="spellStart"/>
      <w:r w:rsidR="00B056B7" w:rsidRPr="00B056B7">
        <w:rPr>
          <w:rFonts w:ascii="Times New Roman" w:hAnsi="Times New Roman" w:cs="Times New Roman"/>
          <w:sz w:val="24"/>
          <w:szCs w:val="24"/>
          <w:lang w:val="en-US"/>
        </w:rPr>
        <w:t>barang</w:t>
      </w:r>
      <w:proofErr w:type="spellEnd"/>
      <w:r w:rsidR="00B056B7" w:rsidRPr="00B056B7">
        <w:rPr>
          <w:rFonts w:ascii="Times New Roman" w:hAnsi="Times New Roman" w:cs="Times New Roman"/>
          <w:sz w:val="24"/>
          <w:szCs w:val="24"/>
          <w:lang w:val="en-US"/>
        </w:rPr>
        <w:t xml:space="preserve"> </w:t>
      </w:r>
      <w:proofErr w:type="spellStart"/>
      <w:r w:rsidR="00B056B7" w:rsidRPr="00B056B7">
        <w:rPr>
          <w:rFonts w:ascii="Times New Roman" w:hAnsi="Times New Roman" w:cs="Times New Roman"/>
          <w:sz w:val="24"/>
          <w:szCs w:val="24"/>
          <w:lang w:val="en-US"/>
        </w:rPr>
        <w:t>sarpras</w:t>
      </w:r>
      <w:proofErr w:type="spellEnd"/>
      <w:r w:rsidR="00B056B7" w:rsidRPr="00B056B7">
        <w:rPr>
          <w:rFonts w:ascii="Times New Roman" w:hAnsi="Times New Roman" w:cs="Times New Roman"/>
          <w:sz w:val="24"/>
          <w:szCs w:val="24"/>
          <w:lang w:val="en-US"/>
        </w:rPr>
        <w:t xml:space="preserve"> </w:t>
      </w:r>
      <w:r w:rsidRPr="00B056B7">
        <w:rPr>
          <w:rFonts w:ascii="Times New Roman" w:hAnsi="Times New Roman" w:cs="Times New Roman"/>
          <w:sz w:val="24"/>
          <w:szCs w:val="24"/>
          <w:lang w:val="en-US"/>
        </w:rPr>
        <w:t xml:space="preserve">yang </w:t>
      </w:r>
      <w:proofErr w:type="spellStart"/>
      <w:r w:rsidRPr="00B056B7">
        <w:rPr>
          <w:rFonts w:ascii="Times New Roman" w:hAnsi="Times New Roman" w:cs="Times New Roman"/>
          <w:sz w:val="24"/>
          <w:szCs w:val="24"/>
          <w:lang w:val="en-US"/>
        </w:rPr>
        <w:t>dapat</w:t>
      </w:r>
      <w:proofErr w:type="spellEnd"/>
      <w:r w:rsidRPr="00B056B7">
        <w:rPr>
          <w:rFonts w:ascii="Times New Roman" w:hAnsi="Times New Roman" w:cs="Times New Roman"/>
          <w:sz w:val="24"/>
          <w:szCs w:val="24"/>
          <w:lang w:val="en-US"/>
        </w:rPr>
        <w:t xml:space="preserve"> </w:t>
      </w:r>
      <w:proofErr w:type="spellStart"/>
      <w:r w:rsidRPr="00B056B7">
        <w:rPr>
          <w:rFonts w:ascii="Times New Roman" w:hAnsi="Times New Roman" w:cs="Times New Roman"/>
          <w:sz w:val="24"/>
          <w:szCs w:val="24"/>
          <w:lang w:val="en-US"/>
        </w:rPr>
        <w:t>dilihat</w:t>
      </w:r>
      <w:proofErr w:type="spellEnd"/>
      <w:r w:rsidRPr="00B056B7">
        <w:rPr>
          <w:rFonts w:ascii="Times New Roman" w:hAnsi="Times New Roman" w:cs="Times New Roman"/>
          <w:sz w:val="24"/>
          <w:szCs w:val="24"/>
          <w:lang w:val="en-US"/>
        </w:rPr>
        <w:t xml:space="preserve"> </w:t>
      </w:r>
      <w:r w:rsidR="00E300B8">
        <w:rPr>
          <w:rFonts w:ascii="Times New Roman" w:hAnsi="Times New Roman" w:cs="Times New Roman"/>
          <w:sz w:val="24"/>
          <w:szCs w:val="24"/>
          <w:lang w:val="en-US"/>
        </w:rPr>
        <w:t xml:space="preserve">pada </w:t>
      </w:r>
      <w:proofErr w:type="spellStart"/>
      <w:r w:rsidR="00E300B8">
        <w:rPr>
          <w:rFonts w:ascii="Times New Roman" w:hAnsi="Times New Roman" w:cs="Times New Roman"/>
          <w:sz w:val="24"/>
          <w:szCs w:val="24"/>
          <w:lang w:val="en-US"/>
        </w:rPr>
        <w:t>gambar</w:t>
      </w:r>
      <w:proofErr w:type="spellEnd"/>
      <w:r w:rsidR="00E300B8">
        <w:rPr>
          <w:rFonts w:ascii="Times New Roman" w:hAnsi="Times New Roman" w:cs="Times New Roman"/>
          <w:sz w:val="24"/>
          <w:szCs w:val="24"/>
          <w:lang w:val="en-US"/>
        </w:rPr>
        <w:t xml:space="preserve"> 3.17 </w:t>
      </w:r>
      <w:proofErr w:type="spellStart"/>
      <w:r w:rsidR="00E300B8">
        <w:rPr>
          <w:rFonts w:ascii="Times New Roman" w:hAnsi="Times New Roman" w:cs="Times New Roman"/>
          <w:sz w:val="24"/>
          <w:szCs w:val="24"/>
          <w:lang w:val="en-US"/>
        </w:rPr>
        <w:t>dibawah</w:t>
      </w:r>
      <w:proofErr w:type="spellEnd"/>
      <w:r w:rsidR="00E300B8">
        <w:rPr>
          <w:rFonts w:ascii="Times New Roman" w:hAnsi="Times New Roman" w:cs="Times New Roman"/>
          <w:sz w:val="24"/>
          <w:szCs w:val="24"/>
          <w:lang w:val="en-US"/>
        </w:rPr>
        <w:t xml:space="preserve"> </w:t>
      </w:r>
      <w:proofErr w:type="spellStart"/>
      <w:r w:rsidR="00E300B8">
        <w:rPr>
          <w:rFonts w:ascii="Times New Roman" w:hAnsi="Times New Roman" w:cs="Times New Roman"/>
          <w:sz w:val="24"/>
          <w:szCs w:val="24"/>
          <w:lang w:val="en-US"/>
        </w:rPr>
        <w:t>ini</w:t>
      </w:r>
      <w:proofErr w:type="spellEnd"/>
      <w:r w:rsidR="00E300B8">
        <w:rPr>
          <w:rFonts w:ascii="Times New Roman" w:hAnsi="Times New Roman" w:cs="Times New Roman"/>
          <w:sz w:val="24"/>
          <w:szCs w:val="24"/>
          <w:lang w:val="en-US"/>
        </w:rPr>
        <w:t>:</w:t>
      </w:r>
      <w:r w:rsidRPr="00B056B7">
        <w:rPr>
          <w:rFonts w:ascii="Times New Roman" w:hAnsi="Times New Roman" w:cs="Times New Roman"/>
          <w:sz w:val="24"/>
          <w:szCs w:val="24"/>
          <w:lang w:val="en-US"/>
        </w:rPr>
        <w:tab/>
      </w:r>
    </w:p>
    <w:p w14:paraId="16E9A093" w14:textId="266954B9" w:rsidR="00B056B7" w:rsidRDefault="00B468AF" w:rsidP="0028719C">
      <w:pPr>
        <w:keepNext/>
        <w:spacing w:after="0" w:line="480" w:lineRule="auto"/>
        <w:ind w:hanging="1134"/>
        <w:jc w:val="center"/>
      </w:pPr>
      <w:r>
        <w:rPr>
          <w:noProof/>
        </w:rPr>
        <w:drawing>
          <wp:inline distT="0" distB="0" distL="0" distR="0" wp14:anchorId="31E4110E" wp14:editId="6470E8AE">
            <wp:extent cx="6084000" cy="2930400"/>
            <wp:effectExtent l="0" t="0" r="0" b="3810"/>
            <wp:docPr id="678738932"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8738932" name="Picture 678738932"/>
                    <pic:cNvPicPr preferRelativeResize="0"/>
                  </pic:nvPicPr>
                  <pic:blipFill>
                    <a:blip r:embed="rId34">
                      <a:extLst>
                        <a:ext uri="{28A0092B-C50C-407E-A947-70E740481C1C}">
                          <a14:useLocalDpi xmlns:a14="http://schemas.microsoft.com/office/drawing/2010/main" val="0"/>
                        </a:ext>
                      </a:extLst>
                    </a:blip>
                    <a:stretch>
                      <a:fillRect/>
                    </a:stretch>
                  </pic:blipFill>
                  <pic:spPr>
                    <a:xfrm>
                      <a:off x="0" y="0"/>
                      <a:ext cx="6084000" cy="2930400"/>
                    </a:xfrm>
                    <a:prstGeom prst="rect">
                      <a:avLst/>
                    </a:prstGeom>
                  </pic:spPr>
                </pic:pic>
              </a:graphicData>
            </a:graphic>
          </wp:inline>
        </w:drawing>
      </w:r>
    </w:p>
    <w:p w14:paraId="3ECD7E70" w14:textId="7F503F43" w:rsidR="007616DE" w:rsidRDefault="00B056B7" w:rsidP="0028719C">
      <w:pPr>
        <w:pStyle w:val="Caption"/>
        <w:ind w:firstLine="851"/>
        <w:rPr>
          <w:bCs/>
          <w:szCs w:val="24"/>
        </w:rPr>
      </w:pPr>
      <w:bookmarkStart w:id="110" w:name="_Toc165524141"/>
      <w:bookmarkStart w:id="111" w:name="_Toc166478508"/>
      <w:bookmarkStart w:id="112" w:name="_Toc166478947"/>
      <w:bookmarkStart w:id="113" w:name="_Toc167658839"/>
      <w:r>
        <w:t xml:space="preserve">Gambar 3. </w:t>
      </w:r>
      <w:r>
        <w:fldChar w:fldCharType="begin"/>
      </w:r>
      <w:r>
        <w:instrText xml:space="preserve"> SEQ Gambar_3. \* ARABIC </w:instrText>
      </w:r>
      <w:r>
        <w:fldChar w:fldCharType="separate"/>
      </w:r>
      <w:r w:rsidR="00BA728A">
        <w:rPr>
          <w:noProof/>
        </w:rPr>
        <w:t>19</w:t>
      </w:r>
      <w:r>
        <w:rPr>
          <w:noProof/>
        </w:rPr>
        <w:fldChar w:fldCharType="end"/>
      </w:r>
      <w:r>
        <w:t xml:space="preserve"> </w:t>
      </w:r>
      <w:r w:rsidRPr="00B056B7">
        <w:rPr>
          <w:szCs w:val="24"/>
        </w:rPr>
        <w:t xml:space="preserve">Halaman </w:t>
      </w:r>
      <w:proofErr w:type="spellStart"/>
      <w:r w:rsidRPr="00B056B7">
        <w:rPr>
          <w:bCs/>
          <w:szCs w:val="24"/>
        </w:rPr>
        <w:t>Transaksi</w:t>
      </w:r>
      <w:proofErr w:type="spellEnd"/>
      <w:r w:rsidRPr="00B056B7">
        <w:rPr>
          <w:bCs/>
          <w:szCs w:val="24"/>
        </w:rPr>
        <w:t xml:space="preserve"> </w:t>
      </w:r>
      <w:proofErr w:type="spellStart"/>
      <w:r w:rsidRPr="00B056B7">
        <w:rPr>
          <w:bCs/>
          <w:szCs w:val="24"/>
        </w:rPr>
        <w:t>Peminjaman</w:t>
      </w:r>
      <w:proofErr w:type="spellEnd"/>
      <w:r w:rsidRPr="00B056B7">
        <w:rPr>
          <w:bCs/>
          <w:szCs w:val="24"/>
        </w:rPr>
        <w:t xml:space="preserve"> Barang</w:t>
      </w:r>
      <w:bookmarkEnd w:id="110"/>
      <w:bookmarkEnd w:id="111"/>
      <w:bookmarkEnd w:id="112"/>
      <w:bookmarkEnd w:id="113"/>
    </w:p>
    <w:p w14:paraId="6623E4C5" w14:textId="77777777" w:rsidR="0028719C" w:rsidRPr="0028719C" w:rsidRDefault="0028719C" w:rsidP="0028719C">
      <w:pPr>
        <w:rPr>
          <w:lang w:val="en-US"/>
        </w:rPr>
      </w:pPr>
    </w:p>
    <w:p w14:paraId="43477355" w14:textId="77777777" w:rsidR="00EC4C39" w:rsidRDefault="00A46474" w:rsidP="00B056B7">
      <w:pPr>
        <w:pStyle w:val="Heading1"/>
        <w:numPr>
          <w:ilvl w:val="0"/>
          <w:numId w:val="17"/>
        </w:numPr>
        <w:ind w:hanging="720"/>
        <w:rPr>
          <w:sz w:val="24"/>
          <w:szCs w:val="24"/>
          <w:lang w:val="en-US"/>
        </w:rPr>
      </w:pPr>
      <w:bookmarkStart w:id="114" w:name="_Toc167658794"/>
      <w:proofErr w:type="spellStart"/>
      <w:r>
        <w:rPr>
          <w:sz w:val="24"/>
          <w:szCs w:val="24"/>
          <w:lang w:val="en-US"/>
        </w:rPr>
        <w:t>Rancangan</w:t>
      </w:r>
      <w:proofErr w:type="spellEnd"/>
      <w:r>
        <w:rPr>
          <w:sz w:val="24"/>
          <w:szCs w:val="24"/>
          <w:lang w:val="en-US"/>
        </w:rPr>
        <w:t xml:space="preserve"> </w:t>
      </w:r>
      <w:proofErr w:type="spellStart"/>
      <w:r w:rsidR="00EB3E0B" w:rsidRPr="00785493">
        <w:rPr>
          <w:sz w:val="24"/>
          <w:szCs w:val="24"/>
          <w:lang w:val="en-US"/>
        </w:rPr>
        <w:t>Eksperimen</w:t>
      </w:r>
      <w:bookmarkEnd w:id="114"/>
      <w:proofErr w:type="spellEnd"/>
    </w:p>
    <w:p w14:paraId="499229EA" w14:textId="21138940" w:rsidR="005B0EDC" w:rsidRPr="005B0EDC" w:rsidRDefault="005B0EDC" w:rsidP="005B0EDC">
      <w:pPr>
        <w:spacing w:after="0" w:line="480" w:lineRule="auto"/>
        <w:ind w:firstLine="720"/>
        <w:jc w:val="both"/>
        <w:rPr>
          <w:rFonts w:ascii="Times New Roman" w:hAnsi="Times New Roman" w:cs="Times New Roman"/>
          <w:sz w:val="24"/>
          <w:szCs w:val="24"/>
          <w:lang w:val="en-US"/>
        </w:rPr>
      </w:pPr>
      <w:proofErr w:type="spellStart"/>
      <w:r w:rsidRPr="005B0EDC">
        <w:rPr>
          <w:rFonts w:ascii="Times New Roman" w:hAnsi="Times New Roman" w:cs="Times New Roman"/>
          <w:sz w:val="24"/>
          <w:szCs w:val="24"/>
          <w:lang w:val="en-US"/>
        </w:rPr>
        <w:t>Rancangan</w:t>
      </w:r>
      <w:proofErr w:type="spellEnd"/>
      <w:r w:rsidRPr="005B0EDC">
        <w:rPr>
          <w:rFonts w:ascii="Times New Roman" w:hAnsi="Times New Roman" w:cs="Times New Roman"/>
          <w:sz w:val="24"/>
          <w:szCs w:val="24"/>
          <w:lang w:val="en-US"/>
        </w:rPr>
        <w:t xml:space="preserve"> </w:t>
      </w:r>
      <w:proofErr w:type="spellStart"/>
      <w:r w:rsidRPr="005B0EDC">
        <w:rPr>
          <w:rFonts w:ascii="Times New Roman" w:hAnsi="Times New Roman" w:cs="Times New Roman"/>
          <w:sz w:val="24"/>
          <w:szCs w:val="24"/>
          <w:lang w:val="en-US"/>
        </w:rPr>
        <w:t>eksperimen</w:t>
      </w:r>
      <w:proofErr w:type="spellEnd"/>
      <w:r w:rsidRPr="005B0EDC">
        <w:rPr>
          <w:rFonts w:ascii="Times New Roman" w:hAnsi="Times New Roman" w:cs="Times New Roman"/>
          <w:sz w:val="24"/>
          <w:szCs w:val="24"/>
          <w:lang w:val="en-US"/>
        </w:rPr>
        <w:t xml:space="preserve"> </w:t>
      </w:r>
      <w:proofErr w:type="spellStart"/>
      <w:r w:rsidRPr="005B0EDC">
        <w:rPr>
          <w:rFonts w:ascii="Times New Roman" w:hAnsi="Times New Roman" w:cs="Times New Roman"/>
          <w:sz w:val="24"/>
          <w:szCs w:val="24"/>
          <w:lang w:val="en-US"/>
        </w:rPr>
        <w:t>merupakan</w:t>
      </w:r>
      <w:proofErr w:type="spellEnd"/>
      <w:r w:rsidRPr="005B0EDC">
        <w:rPr>
          <w:rFonts w:ascii="Times New Roman" w:hAnsi="Times New Roman" w:cs="Times New Roman"/>
          <w:sz w:val="24"/>
          <w:szCs w:val="24"/>
          <w:lang w:val="en-US"/>
        </w:rPr>
        <w:t xml:space="preserve"> </w:t>
      </w:r>
      <w:proofErr w:type="spellStart"/>
      <w:r w:rsidRPr="005B0EDC">
        <w:rPr>
          <w:rFonts w:ascii="Times New Roman" w:hAnsi="Times New Roman" w:cs="Times New Roman"/>
          <w:sz w:val="24"/>
          <w:szCs w:val="24"/>
          <w:lang w:val="en-US"/>
        </w:rPr>
        <w:t>suatu</w:t>
      </w:r>
      <w:proofErr w:type="spellEnd"/>
      <w:r w:rsidRPr="005B0EDC">
        <w:rPr>
          <w:rFonts w:ascii="Times New Roman" w:hAnsi="Times New Roman" w:cs="Times New Roman"/>
          <w:sz w:val="24"/>
          <w:szCs w:val="24"/>
          <w:lang w:val="en-US"/>
        </w:rPr>
        <w:t xml:space="preserve"> </w:t>
      </w:r>
      <w:proofErr w:type="spellStart"/>
      <w:r w:rsidRPr="005B0EDC">
        <w:rPr>
          <w:rFonts w:ascii="Times New Roman" w:hAnsi="Times New Roman" w:cs="Times New Roman"/>
          <w:sz w:val="24"/>
          <w:szCs w:val="24"/>
          <w:lang w:val="en-US"/>
        </w:rPr>
        <w:t>rancangan</w:t>
      </w:r>
      <w:proofErr w:type="spellEnd"/>
      <w:r w:rsidRPr="005B0EDC">
        <w:rPr>
          <w:rFonts w:ascii="Times New Roman" w:hAnsi="Times New Roman" w:cs="Times New Roman"/>
          <w:sz w:val="24"/>
          <w:szCs w:val="24"/>
          <w:lang w:val="en-US"/>
        </w:rPr>
        <w:t xml:space="preserve"> yang </w:t>
      </w:r>
      <w:proofErr w:type="spellStart"/>
      <w:r w:rsidRPr="005B0EDC">
        <w:rPr>
          <w:rFonts w:ascii="Times New Roman" w:hAnsi="Times New Roman" w:cs="Times New Roman"/>
          <w:sz w:val="24"/>
          <w:szCs w:val="24"/>
          <w:lang w:val="en-US"/>
        </w:rPr>
        <w:t>bertujuan</w:t>
      </w:r>
      <w:proofErr w:type="spellEnd"/>
      <w:r w:rsidRPr="005B0EDC">
        <w:rPr>
          <w:rFonts w:ascii="Times New Roman" w:hAnsi="Times New Roman" w:cs="Times New Roman"/>
          <w:sz w:val="24"/>
          <w:szCs w:val="24"/>
          <w:lang w:val="en-US"/>
        </w:rPr>
        <w:t xml:space="preserve"> </w:t>
      </w:r>
      <w:proofErr w:type="spellStart"/>
      <w:r w:rsidRPr="005B0EDC">
        <w:rPr>
          <w:rFonts w:ascii="Times New Roman" w:hAnsi="Times New Roman" w:cs="Times New Roman"/>
          <w:sz w:val="24"/>
          <w:szCs w:val="24"/>
          <w:lang w:val="en-US"/>
        </w:rPr>
        <w:t>untuk</w:t>
      </w:r>
      <w:proofErr w:type="spellEnd"/>
      <w:r w:rsidRPr="005B0EDC">
        <w:rPr>
          <w:rFonts w:ascii="Times New Roman" w:hAnsi="Times New Roman" w:cs="Times New Roman"/>
          <w:sz w:val="24"/>
          <w:szCs w:val="24"/>
          <w:lang w:val="en-US"/>
        </w:rPr>
        <w:t xml:space="preserve"> </w:t>
      </w:r>
      <w:proofErr w:type="spellStart"/>
      <w:r w:rsidRPr="005B0EDC">
        <w:rPr>
          <w:rFonts w:ascii="Times New Roman" w:hAnsi="Times New Roman" w:cs="Times New Roman"/>
          <w:sz w:val="24"/>
          <w:szCs w:val="24"/>
          <w:lang w:val="en-US"/>
        </w:rPr>
        <w:t>me</w:t>
      </w:r>
      <w:r w:rsidR="00A21FB9">
        <w:rPr>
          <w:rFonts w:ascii="Times New Roman" w:hAnsi="Times New Roman" w:cs="Times New Roman"/>
          <w:sz w:val="24"/>
          <w:szCs w:val="24"/>
          <w:lang w:val="en-US"/>
        </w:rPr>
        <w:t>n</w:t>
      </w:r>
      <w:r w:rsidRPr="005B0EDC">
        <w:rPr>
          <w:rFonts w:ascii="Times New Roman" w:hAnsi="Times New Roman" w:cs="Times New Roman"/>
          <w:sz w:val="24"/>
          <w:szCs w:val="24"/>
          <w:lang w:val="en-US"/>
        </w:rPr>
        <w:t>gukur</w:t>
      </w:r>
      <w:proofErr w:type="spellEnd"/>
      <w:r w:rsidRPr="005B0EDC">
        <w:rPr>
          <w:rFonts w:ascii="Times New Roman" w:hAnsi="Times New Roman" w:cs="Times New Roman"/>
          <w:sz w:val="24"/>
          <w:szCs w:val="24"/>
          <w:lang w:val="en-US"/>
        </w:rPr>
        <w:t xml:space="preserve"> </w:t>
      </w:r>
      <w:proofErr w:type="spellStart"/>
      <w:r w:rsidRPr="005B0EDC">
        <w:rPr>
          <w:rFonts w:ascii="Times New Roman" w:hAnsi="Times New Roman" w:cs="Times New Roman"/>
          <w:sz w:val="24"/>
          <w:szCs w:val="24"/>
          <w:lang w:val="en-US"/>
        </w:rPr>
        <w:t>tingkat</w:t>
      </w:r>
      <w:proofErr w:type="spellEnd"/>
      <w:r w:rsidRPr="005B0EDC">
        <w:rPr>
          <w:rFonts w:ascii="Times New Roman" w:hAnsi="Times New Roman" w:cs="Times New Roman"/>
          <w:sz w:val="24"/>
          <w:szCs w:val="24"/>
          <w:lang w:val="en-US"/>
        </w:rPr>
        <w:t xml:space="preserve"> </w:t>
      </w:r>
      <w:proofErr w:type="spellStart"/>
      <w:r w:rsidRPr="005B0EDC">
        <w:rPr>
          <w:rFonts w:ascii="Times New Roman" w:hAnsi="Times New Roman" w:cs="Times New Roman"/>
          <w:sz w:val="24"/>
          <w:szCs w:val="24"/>
          <w:lang w:val="en-US"/>
        </w:rPr>
        <w:t>efisiensi</w:t>
      </w:r>
      <w:proofErr w:type="spellEnd"/>
      <w:r w:rsidRPr="005B0EDC">
        <w:rPr>
          <w:rFonts w:ascii="Times New Roman" w:hAnsi="Times New Roman" w:cs="Times New Roman"/>
          <w:sz w:val="24"/>
          <w:szCs w:val="24"/>
          <w:lang w:val="en-US"/>
        </w:rPr>
        <w:t xml:space="preserve"> </w:t>
      </w:r>
      <w:proofErr w:type="spellStart"/>
      <w:r w:rsidRPr="005B0EDC">
        <w:rPr>
          <w:rFonts w:ascii="Times New Roman" w:hAnsi="Times New Roman" w:cs="Times New Roman"/>
          <w:sz w:val="24"/>
          <w:szCs w:val="24"/>
          <w:lang w:val="en-US"/>
        </w:rPr>
        <w:t>dari</w:t>
      </w:r>
      <w:proofErr w:type="spellEnd"/>
      <w:r w:rsidRPr="005B0EDC">
        <w:rPr>
          <w:rFonts w:ascii="Times New Roman" w:hAnsi="Times New Roman" w:cs="Times New Roman"/>
          <w:sz w:val="24"/>
          <w:szCs w:val="24"/>
          <w:lang w:val="en-US"/>
        </w:rPr>
        <w:t xml:space="preserve"> </w:t>
      </w:r>
      <w:proofErr w:type="spellStart"/>
      <w:r w:rsidRPr="005B0EDC">
        <w:rPr>
          <w:rFonts w:ascii="Times New Roman" w:hAnsi="Times New Roman" w:cs="Times New Roman"/>
          <w:sz w:val="24"/>
          <w:szCs w:val="24"/>
          <w:lang w:val="en-US"/>
        </w:rPr>
        <w:t>aplikasi</w:t>
      </w:r>
      <w:proofErr w:type="spellEnd"/>
      <w:r w:rsidRPr="005B0EDC">
        <w:rPr>
          <w:rFonts w:ascii="Times New Roman" w:hAnsi="Times New Roman" w:cs="Times New Roman"/>
          <w:sz w:val="24"/>
          <w:szCs w:val="24"/>
          <w:lang w:val="en-US"/>
        </w:rPr>
        <w:t xml:space="preserve"> yang </w:t>
      </w:r>
      <w:proofErr w:type="spellStart"/>
      <w:r w:rsidRPr="005B0EDC">
        <w:rPr>
          <w:rFonts w:ascii="Times New Roman" w:hAnsi="Times New Roman" w:cs="Times New Roman"/>
          <w:sz w:val="24"/>
          <w:szCs w:val="24"/>
          <w:lang w:val="en-US"/>
        </w:rPr>
        <w:t>sudah</w:t>
      </w:r>
      <w:proofErr w:type="spellEnd"/>
      <w:r w:rsidRPr="005B0EDC">
        <w:rPr>
          <w:rFonts w:ascii="Times New Roman" w:hAnsi="Times New Roman" w:cs="Times New Roman"/>
          <w:sz w:val="24"/>
          <w:szCs w:val="24"/>
          <w:lang w:val="en-US"/>
        </w:rPr>
        <w:t xml:space="preserve"> </w:t>
      </w:r>
      <w:proofErr w:type="spellStart"/>
      <w:r w:rsidRPr="005B0EDC">
        <w:rPr>
          <w:rFonts w:ascii="Times New Roman" w:hAnsi="Times New Roman" w:cs="Times New Roman"/>
          <w:sz w:val="24"/>
          <w:szCs w:val="24"/>
          <w:lang w:val="en-US"/>
        </w:rPr>
        <w:t>dibangun</w:t>
      </w:r>
      <w:proofErr w:type="spellEnd"/>
      <w:r w:rsidRPr="005B0EDC">
        <w:rPr>
          <w:rFonts w:ascii="Times New Roman" w:hAnsi="Times New Roman" w:cs="Times New Roman"/>
          <w:sz w:val="24"/>
          <w:szCs w:val="24"/>
          <w:lang w:val="en-US"/>
        </w:rPr>
        <w:t xml:space="preserve">. Pada </w:t>
      </w:r>
      <w:proofErr w:type="spellStart"/>
      <w:r w:rsidRPr="005B0EDC">
        <w:rPr>
          <w:rFonts w:ascii="Times New Roman" w:hAnsi="Times New Roman" w:cs="Times New Roman"/>
          <w:sz w:val="24"/>
          <w:szCs w:val="24"/>
          <w:lang w:val="en-US"/>
        </w:rPr>
        <w:t>bagian</w:t>
      </w:r>
      <w:proofErr w:type="spellEnd"/>
      <w:r w:rsidRPr="005B0EDC">
        <w:rPr>
          <w:rFonts w:ascii="Times New Roman" w:hAnsi="Times New Roman" w:cs="Times New Roman"/>
          <w:sz w:val="24"/>
          <w:szCs w:val="24"/>
          <w:lang w:val="en-US"/>
        </w:rPr>
        <w:t xml:space="preserve"> </w:t>
      </w:r>
      <w:proofErr w:type="spellStart"/>
      <w:r w:rsidRPr="005B0EDC">
        <w:rPr>
          <w:rFonts w:ascii="Times New Roman" w:hAnsi="Times New Roman" w:cs="Times New Roman"/>
          <w:sz w:val="24"/>
          <w:szCs w:val="24"/>
          <w:lang w:val="en-US"/>
        </w:rPr>
        <w:t>ini</w:t>
      </w:r>
      <w:proofErr w:type="spellEnd"/>
      <w:r w:rsidRPr="005B0EDC">
        <w:rPr>
          <w:rFonts w:ascii="Times New Roman" w:hAnsi="Times New Roman" w:cs="Times New Roman"/>
          <w:sz w:val="24"/>
          <w:szCs w:val="24"/>
          <w:lang w:val="en-US"/>
        </w:rPr>
        <w:t xml:space="preserve"> </w:t>
      </w:r>
      <w:proofErr w:type="spellStart"/>
      <w:r w:rsidRPr="005B0EDC">
        <w:rPr>
          <w:rFonts w:ascii="Times New Roman" w:hAnsi="Times New Roman" w:cs="Times New Roman"/>
          <w:sz w:val="24"/>
          <w:szCs w:val="24"/>
          <w:lang w:val="en-US"/>
        </w:rPr>
        <w:t>dijelaskan</w:t>
      </w:r>
      <w:proofErr w:type="spellEnd"/>
      <w:r w:rsidRPr="005B0EDC">
        <w:rPr>
          <w:rFonts w:ascii="Times New Roman" w:hAnsi="Times New Roman" w:cs="Times New Roman"/>
          <w:sz w:val="24"/>
          <w:szCs w:val="24"/>
          <w:lang w:val="en-US"/>
        </w:rPr>
        <w:t xml:space="preserve"> </w:t>
      </w:r>
      <w:proofErr w:type="spellStart"/>
      <w:r w:rsidRPr="005B0EDC">
        <w:rPr>
          <w:rFonts w:ascii="Times New Roman" w:hAnsi="Times New Roman" w:cs="Times New Roman"/>
          <w:sz w:val="24"/>
          <w:szCs w:val="24"/>
          <w:lang w:val="en-US"/>
        </w:rPr>
        <w:t>alat</w:t>
      </w:r>
      <w:proofErr w:type="spellEnd"/>
      <w:r w:rsidRPr="005B0EDC">
        <w:rPr>
          <w:rFonts w:ascii="Times New Roman" w:hAnsi="Times New Roman" w:cs="Times New Roman"/>
          <w:sz w:val="24"/>
          <w:szCs w:val="24"/>
          <w:lang w:val="en-US"/>
        </w:rPr>
        <w:t xml:space="preserve"> </w:t>
      </w:r>
      <w:proofErr w:type="spellStart"/>
      <w:r w:rsidRPr="005B0EDC">
        <w:rPr>
          <w:rFonts w:ascii="Times New Roman" w:hAnsi="Times New Roman" w:cs="Times New Roman"/>
          <w:sz w:val="24"/>
          <w:szCs w:val="24"/>
          <w:lang w:val="en-US"/>
        </w:rPr>
        <w:t>pengujian</w:t>
      </w:r>
      <w:proofErr w:type="spellEnd"/>
      <w:r w:rsidRPr="005B0EDC">
        <w:rPr>
          <w:rFonts w:ascii="Times New Roman" w:hAnsi="Times New Roman" w:cs="Times New Roman"/>
          <w:sz w:val="24"/>
          <w:szCs w:val="24"/>
          <w:lang w:val="en-US"/>
        </w:rPr>
        <w:t xml:space="preserve">, </w:t>
      </w:r>
      <w:proofErr w:type="spellStart"/>
      <w:r w:rsidRPr="005B0EDC">
        <w:rPr>
          <w:rFonts w:ascii="Times New Roman" w:hAnsi="Times New Roman" w:cs="Times New Roman"/>
          <w:sz w:val="24"/>
          <w:szCs w:val="24"/>
          <w:lang w:val="en-US"/>
        </w:rPr>
        <w:t>bahan</w:t>
      </w:r>
      <w:proofErr w:type="spellEnd"/>
      <w:r w:rsidRPr="005B0EDC">
        <w:rPr>
          <w:rFonts w:ascii="Times New Roman" w:hAnsi="Times New Roman" w:cs="Times New Roman"/>
          <w:sz w:val="24"/>
          <w:szCs w:val="24"/>
          <w:lang w:val="en-US"/>
        </w:rPr>
        <w:t xml:space="preserve"> </w:t>
      </w:r>
      <w:proofErr w:type="spellStart"/>
      <w:r w:rsidRPr="005B0EDC">
        <w:rPr>
          <w:rFonts w:ascii="Times New Roman" w:hAnsi="Times New Roman" w:cs="Times New Roman"/>
          <w:sz w:val="24"/>
          <w:szCs w:val="24"/>
          <w:lang w:val="en-US"/>
        </w:rPr>
        <w:t>pengujian</w:t>
      </w:r>
      <w:proofErr w:type="spellEnd"/>
      <w:r w:rsidRPr="005B0EDC">
        <w:rPr>
          <w:rFonts w:ascii="Times New Roman" w:hAnsi="Times New Roman" w:cs="Times New Roman"/>
          <w:sz w:val="24"/>
          <w:szCs w:val="24"/>
          <w:lang w:val="en-US"/>
        </w:rPr>
        <w:t xml:space="preserve">, </w:t>
      </w:r>
      <w:proofErr w:type="spellStart"/>
      <w:r w:rsidRPr="005B0EDC">
        <w:rPr>
          <w:rFonts w:ascii="Times New Roman" w:hAnsi="Times New Roman" w:cs="Times New Roman"/>
          <w:sz w:val="24"/>
          <w:szCs w:val="24"/>
          <w:lang w:val="en-US"/>
        </w:rPr>
        <w:t>indikator</w:t>
      </w:r>
      <w:proofErr w:type="spellEnd"/>
      <w:r w:rsidRPr="005B0EDC">
        <w:rPr>
          <w:rFonts w:ascii="Times New Roman" w:hAnsi="Times New Roman" w:cs="Times New Roman"/>
          <w:sz w:val="24"/>
          <w:szCs w:val="24"/>
          <w:lang w:val="en-US"/>
        </w:rPr>
        <w:t xml:space="preserve"> </w:t>
      </w:r>
      <w:proofErr w:type="spellStart"/>
      <w:r w:rsidRPr="005B0EDC">
        <w:rPr>
          <w:rFonts w:ascii="Times New Roman" w:hAnsi="Times New Roman" w:cs="Times New Roman"/>
          <w:sz w:val="24"/>
          <w:szCs w:val="24"/>
          <w:lang w:val="en-US"/>
        </w:rPr>
        <w:t>performa</w:t>
      </w:r>
      <w:proofErr w:type="spellEnd"/>
      <w:r w:rsidRPr="005B0EDC">
        <w:rPr>
          <w:rFonts w:ascii="Times New Roman" w:hAnsi="Times New Roman" w:cs="Times New Roman"/>
          <w:sz w:val="24"/>
          <w:szCs w:val="24"/>
          <w:lang w:val="en-US"/>
        </w:rPr>
        <w:t xml:space="preserve"> </w:t>
      </w:r>
      <w:proofErr w:type="spellStart"/>
      <w:r w:rsidRPr="005B0EDC">
        <w:rPr>
          <w:rFonts w:ascii="Times New Roman" w:hAnsi="Times New Roman" w:cs="Times New Roman"/>
          <w:sz w:val="24"/>
          <w:szCs w:val="24"/>
          <w:lang w:val="en-US"/>
        </w:rPr>
        <w:t>pengujian</w:t>
      </w:r>
      <w:proofErr w:type="spellEnd"/>
      <w:r w:rsidRPr="005B0EDC">
        <w:rPr>
          <w:rFonts w:ascii="Times New Roman" w:hAnsi="Times New Roman" w:cs="Times New Roman"/>
          <w:sz w:val="24"/>
          <w:szCs w:val="24"/>
          <w:lang w:val="en-US"/>
        </w:rPr>
        <w:t xml:space="preserve">, dan </w:t>
      </w:r>
      <w:proofErr w:type="spellStart"/>
      <w:r w:rsidRPr="005B0EDC">
        <w:rPr>
          <w:rFonts w:ascii="Times New Roman" w:hAnsi="Times New Roman" w:cs="Times New Roman"/>
          <w:sz w:val="24"/>
          <w:szCs w:val="24"/>
          <w:lang w:val="en-US"/>
        </w:rPr>
        <w:t>lingkungan</w:t>
      </w:r>
      <w:proofErr w:type="spellEnd"/>
      <w:r w:rsidRPr="005B0EDC">
        <w:rPr>
          <w:rFonts w:ascii="Times New Roman" w:hAnsi="Times New Roman" w:cs="Times New Roman"/>
          <w:sz w:val="24"/>
          <w:szCs w:val="24"/>
          <w:lang w:val="en-US"/>
        </w:rPr>
        <w:t xml:space="preserve"> </w:t>
      </w:r>
      <w:proofErr w:type="spellStart"/>
      <w:r w:rsidRPr="005B0EDC">
        <w:rPr>
          <w:rFonts w:ascii="Times New Roman" w:hAnsi="Times New Roman" w:cs="Times New Roman"/>
          <w:sz w:val="24"/>
          <w:szCs w:val="24"/>
          <w:lang w:val="en-US"/>
        </w:rPr>
        <w:t>pengujian</w:t>
      </w:r>
      <w:proofErr w:type="spellEnd"/>
      <w:r w:rsidRPr="005B0EDC">
        <w:rPr>
          <w:rFonts w:ascii="Times New Roman" w:hAnsi="Times New Roman" w:cs="Times New Roman"/>
          <w:sz w:val="24"/>
          <w:szCs w:val="24"/>
          <w:lang w:val="en-US"/>
        </w:rPr>
        <w:t xml:space="preserve">. </w:t>
      </w:r>
    </w:p>
    <w:p w14:paraId="46771D40" w14:textId="77777777" w:rsidR="00EB3E0B" w:rsidRDefault="00EB3E0B" w:rsidP="00BA66A8">
      <w:pPr>
        <w:pStyle w:val="Heading1"/>
        <w:numPr>
          <w:ilvl w:val="0"/>
          <w:numId w:val="17"/>
        </w:numPr>
        <w:ind w:left="142" w:hanging="142"/>
        <w:rPr>
          <w:sz w:val="24"/>
          <w:szCs w:val="24"/>
          <w:lang w:val="en-US"/>
        </w:rPr>
      </w:pPr>
      <w:bookmarkStart w:id="115" w:name="_Toc167658795"/>
      <w:r w:rsidRPr="00785493">
        <w:rPr>
          <w:sz w:val="24"/>
          <w:szCs w:val="24"/>
          <w:lang w:val="en-US"/>
        </w:rPr>
        <w:lastRenderedPageBreak/>
        <w:t>Alat</w:t>
      </w:r>
      <w:r w:rsidR="00010824">
        <w:rPr>
          <w:sz w:val="24"/>
          <w:szCs w:val="24"/>
          <w:lang w:val="en-US"/>
        </w:rPr>
        <w:t xml:space="preserve"> </w:t>
      </w:r>
      <w:proofErr w:type="spellStart"/>
      <w:r w:rsidR="00010824">
        <w:rPr>
          <w:sz w:val="24"/>
          <w:szCs w:val="24"/>
          <w:lang w:val="en-US"/>
        </w:rPr>
        <w:t>Pengujian</w:t>
      </w:r>
      <w:bookmarkEnd w:id="115"/>
      <w:proofErr w:type="spellEnd"/>
    </w:p>
    <w:p w14:paraId="5F412D73" w14:textId="77777777" w:rsidR="00B23328" w:rsidRDefault="00B23328" w:rsidP="00B23328">
      <w:pPr>
        <w:spacing w:after="0" w:line="480" w:lineRule="auto"/>
        <w:ind w:firstLine="7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Peralatan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bahan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menguji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dibangun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terdiri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keras</w:t>
      </w:r>
      <w:proofErr w:type="spellEnd"/>
      <w:r>
        <w:rPr>
          <w:rFonts w:ascii="Times New Roman" w:hAnsi="Times New Roman" w:cs="Times New Roman"/>
          <w:sz w:val="24"/>
          <w:szCs w:val="24"/>
          <w:lang w:val="en-US"/>
        </w:rPr>
        <w:t xml:space="preserve"> (</w:t>
      </w:r>
      <w:r w:rsidRPr="006D388C">
        <w:rPr>
          <w:rFonts w:ascii="Times New Roman" w:hAnsi="Times New Roman" w:cs="Times New Roman"/>
          <w:i/>
          <w:sz w:val="24"/>
          <w:szCs w:val="24"/>
          <w:lang w:val="en-US"/>
        </w:rPr>
        <w:t>Hardware</w:t>
      </w:r>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perangkat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lunak</w:t>
      </w:r>
      <w:proofErr w:type="spellEnd"/>
      <w:r>
        <w:rPr>
          <w:rFonts w:ascii="Times New Roman" w:hAnsi="Times New Roman" w:cs="Times New Roman"/>
          <w:sz w:val="24"/>
          <w:szCs w:val="24"/>
          <w:lang w:val="en-US"/>
        </w:rPr>
        <w:t xml:space="preserve"> (</w:t>
      </w:r>
      <w:r w:rsidRPr="006D388C">
        <w:rPr>
          <w:rFonts w:ascii="Times New Roman" w:hAnsi="Times New Roman" w:cs="Times New Roman"/>
          <w:i/>
          <w:sz w:val="24"/>
          <w:szCs w:val="24"/>
          <w:lang w:val="en-US"/>
        </w:rPr>
        <w:t>Software</w:t>
      </w:r>
      <w:r>
        <w:rPr>
          <w:rFonts w:ascii="Times New Roman" w:hAnsi="Times New Roman" w:cs="Times New Roman"/>
          <w:sz w:val="24"/>
          <w:szCs w:val="24"/>
          <w:lang w:val="en-US"/>
        </w:rPr>
        <w:t>).</w:t>
      </w:r>
    </w:p>
    <w:p w14:paraId="62797E0D" w14:textId="77777777" w:rsidR="00B23328" w:rsidRDefault="00B23328" w:rsidP="00B23328">
      <w:pPr>
        <w:pStyle w:val="ListParagraph"/>
        <w:numPr>
          <w:ilvl w:val="0"/>
          <w:numId w:val="39"/>
        </w:numPr>
        <w:spacing w:after="0" w:line="480" w:lineRule="auto"/>
        <w:ind w:left="426"/>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Perangkat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Keras</w:t>
      </w:r>
      <w:proofErr w:type="spellEnd"/>
      <w:r>
        <w:rPr>
          <w:rFonts w:ascii="Times New Roman" w:hAnsi="Times New Roman" w:cs="Times New Roman"/>
          <w:sz w:val="24"/>
          <w:szCs w:val="24"/>
          <w:lang w:val="en-US"/>
        </w:rPr>
        <w:t xml:space="preserve"> (Hardware)</w:t>
      </w:r>
    </w:p>
    <w:p w14:paraId="69E59A6D" w14:textId="5BB9AB08" w:rsidR="00B23328" w:rsidRDefault="00B23328" w:rsidP="007616DE">
      <w:pPr>
        <w:pStyle w:val="ListParagraph"/>
        <w:numPr>
          <w:ilvl w:val="4"/>
          <w:numId w:val="48"/>
        </w:numPr>
        <w:spacing w:after="0" w:line="480" w:lineRule="auto"/>
        <w:ind w:left="851"/>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Prosesor</w:t>
      </w:r>
      <w:proofErr w:type="spellEnd"/>
      <w:r>
        <w:rPr>
          <w:rFonts w:ascii="Times New Roman" w:hAnsi="Times New Roman" w:cs="Times New Roman"/>
          <w:sz w:val="24"/>
          <w:szCs w:val="24"/>
          <w:lang w:val="en-US"/>
        </w:rPr>
        <w:t xml:space="preserve"> </w:t>
      </w:r>
      <w:r w:rsidRPr="00B23328">
        <w:rPr>
          <w:rFonts w:ascii="Times New Roman" w:hAnsi="Times New Roman" w:cs="Times New Roman"/>
          <w:i/>
          <w:sz w:val="24"/>
          <w:szCs w:val="24"/>
          <w:lang w:val="en-US"/>
        </w:rPr>
        <w:t>Intel(R) Celeron(R) N4120</w:t>
      </w:r>
    </w:p>
    <w:p w14:paraId="28624268" w14:textId="77777777" w:rsidR="00B23328" w:rsidRDefault="00B23328" w:rsidP="007616DE">
      <w:pPr>
        <w:pStyle w:val="ListParagraph"/>
        <w:numPr>
          <w:ilvl w:val="4"/>
          <w:numId w:val="48"/>
        </w:numPr>
        <w:spacing w:after="0" w:line="480" w:lineRule="auto"/>
        <w:ind w:left="851"/>
        <w:jc w:val="both"/>
        <w:rPr>
          <w:rFonts w:ascii="Times New Roman" w:hAnsi="Times New Roman" w:cs="Times New Roman"/>
          <w:sz w:val="24"/>
          <w:szCs w:val="24"/>
          <w:lang w:val="en-US"/>
        </w:rPr>
      </w:pPr>
      <w:r w:rsidRPr="00DD146F">
        <w:rPr>
          <w:rFonts w:ascii="Times New Roman" w:hAnsi="Times New Roman" w:cs="Times New Roman"/>
          <w:i/>
          <w:sz w:val="24"/>
          <w:szCs w:val="24"/>
          <w:lang w:val="en-US"/>
        </w:rPr>
        <w:t>RAM</w:t>
      </w:r>
      <w:r>
        <w:rPr>
          <w:rFonts w:ascii="Times New Roman" w:hAnsi="Times New Roman" w:cs="Times New Roman"/>
          <w:sz w:val="24"/>
          <w:szCs w:val="24"/>
          <w:lang w:val="en-US"/>
        </w:rPr>
        <w:t xml:space="preserve"> 8 </w:t>
      </w:r>
      <w:r w:rsidRPr="00DD146F">
        <w:rPr>
          <w:rFonts w:ascii="Times New Roman" w:hAnsi="Times New Roman" w:cs="Times New Roman"/>
          <w:i/>
          <w:sz w:val="24"/>
          <w:szCs w:val="24"/>
          <w:lang w:val="en-US"/>
        </w:rPr>
        <w:t>GB</w:t>
      </w:r>
    </w:p>
    <w:p w14:paraId="3D1D53D1" w14:textId="053592C2" w:rsidR="008652FA" w:rsidRPr="0028719C" w:rsidRDefault="00B23328" w:rsidP="008652FA">
      <w:pPr>
        <w:pStyle w:val="ListParagraph"/>
        <w:numPr>
          <w:ilvl w:val="4"/>
          <w:numId w:val="48"/>
        </w:numPr>
        <w:spacing w:after="0" w:line="480" w:lineRule="auto"/>
        <w:ind w:left="851"/>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operasi</w:t>
      </w:r>
      <w:proofErr w:type="spellEnd"/>
      <w:r>
        <w:rPr>
          <w:rFonts w:ascii="Times New Roman" w:hAnsi="Times New Roman" w:cs="Times New Roman"/>
          <w:sz w:val="24"/>
          <w:szCs w:val="24"/>
          <w:lang w:val="en-US"/>
        </w:rPr>
        <w:t xml:space="preserve"> </w:t>
      </w:r>
      <w:r w:rsidRPr="00B23328">
        <w:rPr>
          <w:rFonts w:ascii="Times New Roman" w:hAnsi="Times New Roman" w:cs="Times New Roman"/>
          <w:i/>
          <w:sz w:val="24"/>
          <w:szCs w:val="24"/>
          <w:lang w:val="en-US"/>
        </w:rPr>
        <w:t>Windows 11 Home Single Language</w:t>
      </w:r>
    </w:p>
    <w:p w14:paraId="29267DB4" w14:textId="77777777" w:rsidR="00B23328" w:rsidRDefault="00B23328" w:rsidP="00B23328">
      <w:pPr>
        <w:pStyle w:val="ListParagraph"/>
        <w:numPr>
          <w:ilvl w:val="0"/>
          <w:numId w:val="39"/>
        </w:numPr>
        <w:spacing w:after="0" w:line="480" w:lineRule="auto"/>
        <w:ind w:left="426"/>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Perangkat</w:t>
      </w:r>
      <w:proofErr w:type="spellEnd"/>
      <w:r>
        <w:rPr>
          <w:rFonts w:ascii="Times New Roman" w:hAnsi="Times New Roman" w:cs="Times New Roman"/>
          <w:sz w:val="24"/>
          <w:szCs w:val="24"/>
          <w:lang w:val="en-US"/>
        </w:rPr>
        <w:t xml:space="preserve"> Lunak (</w:t>
      </w:r>
      <w:r w:rsidRPr="00DD146F">
        <w:rPr>
          <w:rFonts w:ascii="Times New Roman" w:hAnsi="Times New Roman" w:cs="Times New Roman"/>
          <w:i/>
          <w:sz w:val="24"/>
          <w:szCs w:val="24"/>
          <w:lang w:val="en-US"/>
        </w:rPr>
        <w:t>Software</w:t>
      </w:r>
      <w:r>
        <w:rPr>
          <w:rFonts w:ascii="Times New Roman" w:hAnsi="Times New Roman" w:cs="Times New Roman"/>
          <w:sz w:val="24"/>
          <w:szCs w:val="24"/>
          <w:lang w:val="en-US"/>
        </w:rPr>
        <w:t>)</w:t>
      </w:r>
    </w:p>
    <w:p w14:paraId="44B13C01" w14:textId="77777777" w:rsidR="00B23328" w:rsidRDefault="00B23328" w:rsidP="007616DE">
      <w:pPr>
        <w:pStyle w:val="ListParagraph"/>
        <w:numPr>
          <w:ilvl w:val="7"/>
          <w:numId w:val="48"/>
        </w:numPr>
        <w:spacing w:after="0" w:line="480" w:lineRule="auto"/>
        <w:ind w:left="851"/>
        <w:jc w:val="both"/>
        <w:rPr>
          <w:rFonts w:ascii="Times New Roman" w:hAnsi="Times New Roman" w:cs="Times New Roman"/>
          <w:sz w:val="24"/>
          <w:szCs w:val="24"/>
          <w:lang w:val="en-US"/>
        </w:rPr>
      </w:pPr>
      <w:proofErr w:type="spellStart"/>
      <w:r w:rsidRPr="00DD146F">
        <w:rPr>
          <w:rFonts w:ascii="Times New Roman" w:hAnsi="Times New Roman" w:cs="Times New Roman"/>
          <w:i/>
          <w:sz w:val="24"/>
          <w:szCs w:val="24"/>
          <w:lang w:val="en-US"/>
        </w:rPr>
        <w:t>Laragon</w:t>
      </w:r>
      <w:proofErr w:type="spellEnd"/>
      <w:r>
        <w:rPr>
          <w:rFonts w:ascii="Times New Roman" w:hAnsi="Times New Roman" w:cs="Times New Roman"/>
          <w:sz w:val="24"/>
          <w:szCs w:val="24"/>
          <w:lang w:val="en-US"/>
        </w:rPr>
        <w:t xml:space="preserve"> </w:t>
      </w:r>
      <w:proofErr w:type="spellStart"/>
      <w:r w:rsidRPr="00DD146F">
        <w:rPr>
          <w:rFonts w:ascii="Times New Roman" w:hAnsi="Times New Roman" w:cs="Times New Roman"/>
          <w:i/>
          <w:sz w:val="24"/>
          <w:szCs w:val="24"/>
          <w:lang w:val="en-US"/>
        </w:rPr>
        <w:t>Versi</w:t>
      </w:r>
      <w:proofErr w:type="spellEnd"/>
      <w:r>
        <w:rPr>
          <w:rFonts w:ascii="Times New Roman" w:hAnsi="Times New Roman" w:cs="Times New Roman"/>
          <w:sz w:val="24"/>
          <w:szCs w:val="24"/>
          <w:lang w:val="en-US"/>
        </w:rPr>
        <w:t xml:space="preserve"> 6.0</w:t>
      </w:r>
    </w:p>
    <w:p w14:paraId="5E57D57E" w14:textId="22474B4A" w:rsidR="00B23328" w:rsidRDefault="00B23328" w:rsidP="007616DE">
      <w:pPr>
        <w:pStyle w:val="ListParagraph"/>
        <w:numPr>
          <w:ilvl w:val="7"/>
          <w:numId w:val="48"/>
        </w:numPr>
        <w:spacing w:after="0" w:line="480" w:lineRule="auto"/>
        <w:ind w:left="851"/>
        <w:jc w:val="both"/>
        <w:rPr>
          <w:rFonts w:ascii="Times New Roman" w:hAnsi="Times New Roman" w:cs="Times New Roman"/>
          <w:sz w:val="24"/>
          <w:szCs w:val="24"/>
          <w:lang w:val="en-US"/>
        </w:rPr>
      </w:pPr>
      <w:r w:rsidRPr="00296850">
        <w:rPr>
          <w:rFonts w:ascii="Times New Roman" w:hAnsi="Times New Roman" w:cs="Times New Roman"/>
          <w:i/>
          <w:sz w:val="24"/>
          <w:szCs w:val="24"/>
          <w:lang w:val="en-US"/>
        </w:rPr>
        <w:t xml:space="preserve">Visual Studio Code </w:t>
      </w:r>
      <w:proofErr w:type="spellStart"/>
      <w:r w:rsidRPr="00296850">
        <w:rPr>
          <w:rFonts w:ascii="Times New Roman" w:hAnsi="Times New Roman" w:cs="Times New Roman"/>
          <w:i/>
          <w:sz w:val="24"/>
          <w:szCs w:val="24"/>
          <w:lang w:val="en-US"/>
        </w:rPr>
        <w:t>versi</w:t>
      </w:r>
      <w:proofErr w:type="spellEnd"/>
      <w:r>
        <w:rPr>
          <w:rFonts w:ascii="Times New Roman" w:hAnsi="Times New Roman" w:cs="Times New Roman"/>
          <w:sz w:val="24"/>
          <w:szCs w:val="24"/>
          <w:lang w:val="en-US"/>
        </w:rPr>
        <w:t xml:space="preserve"> 1.87</w:t>
      </w:r>
    </w:p>
    <w:p w14:paraId="165D4E8F" w14:textId="3DAE5061" w:rsidR="00EB14E7" w:rsidRPr="008652FA" w:rsidRDefault="00B23328" w:rsidP="008652FA">
      <w:pPr>
        <w:pStyle w:val="ListParagraph"/>
        <w:numPr>
          <w:ilvl w:val="7"/>
          <w:numId w:val="48"/>
        </w:numPr>
        <w:spacing w:after="0" w:line="480" w:lineRule="auto"/>
        <w:ind w:left="851"/>
        <w:jc w:val="both"/>
        <w:rPr>
          <w:rFonts w:ascii="Times New Roman" w:hAnsi="Times New Roman" w:cs="Times New Roman"/>
          <w:sz w:val="24"/>
          <w:szCs w:val="24"/>
          <w:lang w:val="en-US"/>
        </w:rPr>
      </w:pPr>
      <w:r w:rsidRPr="00DD146F">
        <w:rPr>
          <w:rFonts w:ascii="Times New Roman" w:hAnsi="Times New Roman" w:cs="Times New Roman"/>
          <w:sz w:val="24"/>
          <w:szCs w:val="24"/>
          <w:lang w:val="en-US"/>
        </w:rPr>
        <w:t>Web</w:t>
      </w:r>
      <w:r>
        <w:rPr>
          <w:rFonts w:ascii="Times New Roman" w:hAnsi="Times New Roman" w:cs="Times New Roman"/>
          <w:sz w:val="24"/>
          <w:szCs w:val="24"/>
          <w:lang w:val="en-US"/>
        </w:rPr>
        <w:t xml:space="preserve"> </w:t>
      </w:r>
      <w:r w:rsidRPr="00DD146F">
        <w:rPr>
          <w:rFonts w:ascii="Times New Roman" w:hAnsi="Times New Roman" w:cs="Times New Roman"/>
          <w:sz w:val="24"/>
          <w:szCs w:val="24"/>
          <w:lang w:val="en-US"/>
        </w:rPr>
        <w:t>Browser</w:t>
      </w:r>
      <w:r>
        <w:rPr>
          <w:rFonts w:ascii="Times New Roman" w:hAnsi="Times New Roman" w:cs="Times New Roman"/>
          <w:sz w:val="24"/>
          <w:szCs w:val="24"/>
          <w:lang w:val="en-US"/>
        </w:rPr>
        <w:t xml:space="preserve"> (</w:t>
      </w:r>
      <w:r w:rsidRPr="00296850">
        <w:rPr>
          <w:rFonts w:ascii="Times New Roman" w:hAnsi="Times New Roman" w:cs="Times New Roman"/>
          <w:i/>
          <w:sz w:val="24"/>
          <w:szCs w:val="24"/>
          <w:lang w:val="en-US"/>
        </w:rPr>
        <w:t>Google Chrome</w:t>
      </w:r>
      <w:r>
        <w:rPr>
          <w:rFonts w:ascii="Times New Roman" w:hAnsi="Times New Roman" w:cs="Times New Roman"/>
          <w:sz w:val="24"/>
          <w:szCs w:val="24"/>
          <w:lang w:val="en-US"/>
        </w:rPr>
        <w:t>)</w:t>
      </w:r>
    </w:p>
    <w:p w14:paraId="2CBE439C" w14:textId="77777777" w:rsidR="00EB3E0B" w:rsidRDefault="00EB3E0B" w:rsidP="00BA66A8">
      <w:pPr>
        <w:pStyle w:val="Heading1"/>
        <w:numPr>
          <w:ilvl w:val="0"/>
          <w:numId w:val="17"/>
        </w:numPr>
        <w:ind w:left="709" w:hanging="709"/>
        <w:rPr>
          <w:sz w:val="24"/>
          <w:szCs w:val="24"/>
          <w:lang w:val="en-US"/>
        </w:rPr>
      </w:pPr>
      <w:bookmarkStart w:id="116" w:name="_Toc167658796"/>
      <w:r w:rsidRPr="0060327D">
        <w:rPr>
          <w:sz w:val="24"/>
          <w:szCs w:val="24"/>
          <w:lang w:val="en-US"/>
        </w:rPr>
        <w:t>Bahan</w:t>
      </w:r>
      <w:r w:rsidR="00BF4A11" w:rsidRPr="0060327D">
        <w:rPr>
          <w:sz w:val="24"/>
          <w:szCs w:val="24"/>
          <w:lang w:val="en-US"/>
        </w:rPr>
        <w:t xml:space="preserve"> </w:t>
      </w:r>
      <w:proofErr w:type="spellStart"/>
      <w:r w:rsidR="000829A1">
        <w:rPr>
          <w:sz w:val="24"/>
          <w:szCs w:val="24"/>
          <w:lang w:val="en-US"/>
        </w:rPr>
        <w:t>Pengujian</w:t>
      </w:r>
      <w:bookmarkEnd w:id="116"/>
      <w:proofErr w:type="spellEnd"/>
    </w:p>
    <w:p w14:paraId="254B1080" w14:textId="6E851FCA" w:rsidR="00B23328" w:rsidRDefault="00B23328" w:rsidP="00B23328">
      <w:pPr>
        <w:spacing w:after="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Dalam </w:t>
      </w:r>
      <w:proofErr w:type="spellStart"/>
      <w:r>
        <w:rPr>
          <w:rFonts w:ascii="Times New Roman" w:hAnsi="Times New Roman" w:cs="Times New Roman"/>
          <w:sz w:val="24"/>
          <w:szCs w:val="24"/>
          <w:lang w:val="en-US"/>
        </w:rPr>
        <w:t>membangun</w:t>
      </w:r>
      <w:proofErr w:type="spellEnd"/>
      <w:r>
        <w:rPr>
          <w:rFonts w:ascii="Times New Roman" w:hAnsi="Times New Roman" w:cs="Times New Roman"/>
          <w:sz w:val="24"/>
          <w:szCs w:val="24"/>
          <w:lang w:val="en-US"/>
        </w:rPr>
        <w:t xml:space="preserve"> </w:t>
      </w:r>
      <w:proofErr w:type="spellStart"/>
      <w:r w:rsidR="00CD01D8">
        <w:rPr>
          <w:rFonts w:ascii="Times New Roman" w:hAnsi="Times New Roman" w:cs="Times New Roman"/>
          <w:sz w:val="24"/>
          <w:szCs w:val="24"/>
          <w:lang w:val="en-US"/>
        </w:rPr>
        <w:t>S</w:t>
      </w:r>
      <w:r>
        <w:rPr>
          <w:rFonts w:ascii="Times New Roman" w:hAnsi="Times New Roman" w:cs="Times New Roman"/>
          <w:sz w:val="24"/>
          <w:szCs w:val="24"/>
          <w:lang w:val="en-US"/>
        </w:rPr>
        <w:t>istem</w:t>
      </w:r>
      <w:proofErr w:type="spellEnd"/>
      <w:r>
        <w:rPr>
          <w:rFonts w:ascii="Times New Roman" w:hAnsi="Times New Roman" w:cs="Times New Roman"/>
          <w:sz w:val="24"/>
          <w:szCs w:val="24"/>
          <w:lang w:val="en-US"/>
        </w:rPr>
        <w:t xml:space="preserve"> </w:t>
      </w:r>
      <w:proofErr w:type="spellStart"/>
      <w:r w:rsidR="00CD01D8">
        <w:rPr>
          <w:rFonts w:ascii="Times New Roman" w:hAnsi="Times New Roman" w:cs="Times New Roman"/>
          <w:sz w:val="24"/>
          <w:szCs w:val="24"/>
          <w:lang w:val="en-US"/>
        </w:rPr>
        <w:t>I</w:t>
      </w:r>
      <w:r>
        <w:rPr>
          <w:rFonts w:ascii="Times New Roman" w:hAnsi="Times New Roman" w:cs="Times New Roman"/>
          <w:sz w:val="24"/>
          <w:szCs w:val="24"/>
          <w:lang w:val="en-US"/>
        </w:rPr>
        <w:t>nformasi</w:t>
      </w:r>
      <w:proofErr w:type="spellEnd"/>
      <w:r>
        <w:rPr>
          <w:rFonts w:ascii="Times New Roman" w:hAnsi="Times New Roman" w:cs="Times New Roman"/>
          <w:sz w:val="24"/>
          <w:szCs w:val="24"/>
          <w:lang w:val="en-US"/>
        </w:rPr>
        <w:t xml:space="preserve"> </w:t>
      </w:r>
      <w:proofErr w:type="spellStart"/>
      <w:r w:rsidR="000C40BB">
        <w:rPr>
          <w:rFonts w:ascii="Times New Roman" w:hAnsi="Times New Roman" w:cs="Times New Roman"/>
          <w:sz w:val="24"/>
          <w:szCs w:val="24"/>
          <w:lang w:val="en-US"/>
        </w:rPr>
        <w:t>Pengolahan</w:t>
      </w:r>
      <w:proofErr w:type="spellEnd"/>
      <w:r w:rsidR="000C40BB">
        <w:rPr>
          <w:rFonts w:ascii="Times New Roman" w:hAnsi="Times New Roman" w:cs="Times New Roman"/>
          <w:sz w:val="24"/>
          <w:szCs w:val="24"/>
          <w:lang w:val="en-US"/>
        </w:rPr>
        <w:t xml:space="preserve"> Data </w:t>
      </w:r>
      <w:proofErr w:type="spellStart"/>
      <w:r w:rsidR="000C40BB">
        <w:rPr>
          <w:rFonts w:ascii="Times New Roman" w:hAnsi="Times New Roman" w:cs="Times New Roman"/>
          <w:sz w:val="24"/>
          <w:szCs w:val="24"/>
          <w:lang w:val="en-US"/>
        </w:rPr>
        <w:t>Peminjaman</w:t>
      </w:r>
      <w:proofErr w:type="spellEnd"/>
      <w:r w:rsidR="000C40BB">
        <w:rPr>
          <w:rFonts w:ascii="Times New Roman" w:hAnsi="Times New Roman" w:cs="Times New Roman"/>
          <w:sz w:val="24"/>
          <w:szCs w:val="24"/>
          <w:lang w:val="en-US"/>
        </w:rPr>
        <w:t xml:space="preserve"> Sarana dan </w:t>
      </w:r>
      <w:proofErr w:type="spellStart"/>
      <w:r w:rsidR="000C40BB">
        <w:rPr>
          <w:rFonts w:ascii="Times New Roman" w:hAnsi="Times New Roman" w:cs="Times New Roman"/>
          <w:sz w:val="24"/>
          <w:szCs w:val="24"/>
          <w:lang w:val="en-US"/>
        </w:rPr>
        <w:t>Prasarana</w:t>
      </w:r>
      <w:proofErr w:type="spellEnd"/>
      <w:r w:rsidR="000C40BB">
        <w:rPr>
          <w:rFonts w:ascii="Times New Roman" w:hAnsi="Times New Roman" w:cs="Times New Roman"/>
          <w:sz w:val="24"/>
          <w:szCs w:val="24"/>
          <w:lang w:val="en-US"/>
        </w:rPr>
        <w:t xml:space="preserve"> </w:t>
      </w:r>
      <w:proofErr w:type="spellStart"/>
      <w:r w:rsidR="000C40BB">
        <w:rPr>
          <w:rFonts w:ascii="Times New Roman" w:hAnsi="Times New Roman" w:cs="Times New Roman"/>
          <w:sz w:val="24"/>
          <w:szCs w:val="24"/>
          <w:lang w:val="en-US"/>
        </w:rPr>
        <w:t>Berbasis</w:t>
      </w:r>
      <w:proofErr w:type="spellEnd"/>
      <w:r w:rsidR="000C40BB">
        <w:rPr>
          <w:rFonts w:ascii="Times New Roman" w:hAnsi="Times New Roman" w:cs="Times New Roman"/>
          <w:sz w:val="24"/>
          <w:szCs w:val="24"/>
          <w:lang w:val="en-US"/>
        </w:rPr>
        <w:t xml:space="preserve"> </w:t>
      </w:r>
      <w:r w:rsidR="00CD01D8" w:rsidRPr="00CD01D8">
        <w:rPr>
          <w:rFonts w:ascii="Times New Roman" w:hAnsi="Times New Roman" w:cs="Times New Roman"/>
          <w:sz w:val="24"/>
          <w:szCs w:val="24"/>
          <w:lang w:val="en-US"/>
        </w:rPr>
        <w:t xml:space="preserve">web </w:t>
      </w:r>
      <w:r w:rsidR="000C40BB">
        <w:rPr>
          <w:rFonts w:ascii="Times New Roman" w:hAnsi="Times New Roman" w:cs="Times New Roman"/>
          <w:sz w:val="24"/>
          <w:szCs w:val="24"/>
          <w:lang w:val="en-US"/>
        </w:rPr>
        <w:t>di</w:t>
      </w:r>
      <w:r>
        <w:rPr>
          <w:rFonts w:ascii="Times New Roman" w:hAnsi="Times New Roman" w:cs="Times New Roman"/>
          <w:sz w:val="24"/>
          <w:szCs w:val="24"/>
          <w:lang w:val="en-US"/>
        </w:rPr>
        <w:t xml:space="preserve"> STMIK PPKIA Pradnya Paramita Malang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w:t>
      </w:r>
    </w:p>
    <w:p w14:paraId="4BC4CCCD" w14:textId="78E37416" w:rsidR="00B23328" w:rsidRDefault="00B23328" w:rsidP="000C40BB">
      <w:pPr>
        <w:pStyle w:val="ListParagraph"/>
        <w:numPr>
          <w:ilvl w:val="0"/>
          <w:numId w:val="42"/>
        </w:num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Data yang </w:t>
      </w:r>
      <w:proofErr w:type="spellStart"/>
      <w:r>
        <w:rPr>
          <w:rFonts w:ascii="Times New Roman" w:hAnsi="Times New Roman" w:cs="Times New Roman"/>
          <w:sz w:val="24"/>
          <w:szCs w:val="24"/>
          <w:lang w:val="en-US"/>
        </w:rPr>
        <w:t>diperoleh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wawancara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sidR="000C40BB">
        <w:rPr>
          <w:rFonts w:ascii="Times New Roman" w:hAnsi="Times New Roman" w:cs="Times New Roman"/>
          <w:sz w:val="24"/>
          <w:szCs w:val="24"/>
          <w:lang w:val="en-US"/>
        </w:rPr>
        <w:t>peng</w:t>
      </w:r>
      <w:r w:rsidR="00CD01D8">
        <w:rPr>
          <w:rFonts w:ascii="Times New Roman" w:hAnsi="Times New Roman" w:cs="Times New Roman"/>
          <w:sz w:val="24"/>
          <w:szCs w:val="24"/>
          <w:lang w:val="en-US"/>
        </w:rPr>
        <w:t>elola</w:t>
      </w:r>
      <w:proofErr w:type="spellEnd"/>
      <w:r w:rsidR="00CD01D8">
        <w:rPr>
          <w:rFonts w:ascii="Times New Roman" w:hAnsi="Times New Roman" w:cs="Times New Roman"/>
          <w:sz w:val="24"/>
          <w:szCs w:val="24"/>
          <w:lang w:val="en-US"/>
        </w:rPr>
        <w:t xml:space="preserve"> </w:t>
      </w:r>
      <w:proofErr w:type="spellStart"/>
      <w:r w:rsidR="00CD01D8">
        <w:rPr>
          <w:rFonts w:ascii="Times New Roman" w:hAnsi="Times New Roman" w:cs="Times New Roman"/>
          <w:sz w:val="24"/>
          <w:szCs w:val="24"/>
          <w:lang w:val="en-US"/>
        </w:rPr>
        <w:t>s</w:t>
      </w:r>
      <w:r w:rsidR="000C40BB">
        <w:rPr>
          <w:rFonts w:ascii="Times New Roman" w:hAnsi="Times New Roman" w:cs="Times New Roman"/>
          <w:sz w:val="24"/>
          <w:szCs w:val="24"/>
          <w:lang w:val="en-US"/>
        </w:rPr>
        <w:t>arpras</w:t>
      </w:r>
      <w:proofErr w:type="spellEnd"/>
      <w:r w:rsidR="00F50EB6">
        <w:rPr>
          <w:rFonts w:ascii="Times New Roman" w:hAnsi="Times New Roman" w:cs="Times New Roman"/>
          <w:sz w:val="24"/>
          <w:szCs w:val="24"/>
          <w:lang w:val="en-US"/>
        </w:rPr>
        <w:t xml:space="preserve"> di</w:t>
      </w:r>
      <w:r w:rsidR="000C40BB">
        <w:rPr>
          <w:rFonts w:ascii="Times New Roman" w:hAnsi="Times New Roman" w:cs="Times New Roman"/>
          <w:sz w:val="24"/>
          <w:szCs w:val="24"/>
          <w:lang w:val="en-US"/>
        </w:rPr>
        <w:t xml:space="preserve"> </w:t>
      </w:r>
      <w:r>
        <w:rPr>
          <w:rFonts w:ascii="Times New Roman" w:hAnsi="Times New Roman" w:cs="Times New Roman"/>
          <w:sz w:val="24"/>
          <w:szCs w:val="24"/>
          <w:lang w:val="en-US"/>
        </w:rPr>
        <w:t>STMIK PPKIA Pradnya Paramita Malang</w:t>
      </w:r>
      <w:r w:rsidR="00CD01D8">
        <w:rPr>
          <w:rFonts w:ascii="Times New Roman" w:hAnsi="Times New Roman" w:cs="Times New Roman"/>
          <w:sz w:val="24"/>
          <w:szCs w:val="24"/>
          <w:lang w:val="en-US"/>
        </w:rPr>
        <w:t>.</w:t>
      </w:r>
    </w:p>
    <w:p w14:paraId="57F1A731" w14:textId="7A92F59A" w:rsidR="00B23328" w:rsidRPr="00A40194" w:rsidRDefault="00B23328" w:rsidP="000C40BB">
      <w:pPr>
        <w:pStyle w:val="ListParagraph"/>
        <w:numPr>
          <w:ilvl w:val="0"/>
          <w:numId w:val="42"/>
        </w:num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Data </w:t>
      </w:r>
      <w:proofErr w:type="spellStart"/>
      <w:r w:rsidR="000C40BB">
        <w:rPr>
          <w:rFonts w:ascii="Times New Roman" w:hAnsi="Times New Roman" w:cs="Times New Roman"/>
          <w:sz w:val="24"/>
          <w:szCs w:val="24"/>
          <w:lang w:val="en-US"/>
        </w:rPr>
        <w:t>peminjam</w:t>
      </w:r>
      <w:proofErr w:type="spellEnd"/>
      <w:r w:rsidR="000C40B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simpanan</w:t>
      </w:r>
      <w:proofErr w:type="spellEnd"/>
      <w:r>
        <w:rPr>
          <w:rFonts w:ascii="Times New Roman" w:hAnsi="Times New Roman" w:cs="Times New Roman"/>
          <w:sz w:val="24"/>
          <w:szCs w:val="24"/>
          <w:lang w:val="en-US"/>
        </w:rPr>
        <w:t xml:space="preserve">, </w:t>
      </w:r>
      <w:r w:rsidR="00CD01D8">
        <w:rPr>
          <w:rFonts w:ascii="Times New Roman" w:hAnsi="Times New Roman" w:cs="Times New Roman"/>
          <w:sz w:val="24"/>
          <w:szCs w:val="24"/>
          <w:lang w:val="en-US"/>
        </w:rPr>
        <w:t xml:space="preserve">data </w:t>
      </w:r>
      <w:proofErr w:type="spellStart"/>
      <w:r w:rsidR="00CD01D8">
        <w:rPr>
          <w:rFonts w:ascii="Times New Roman" w:hAnsi="Times New Roman" w:cs="Times New Roman"/>
          <w:sz w:val="24"/>
          <w:szCs w:val="24"/>
          <w:lang w:val="en-US"/>
        </w:rPr>
        <w:t>barang</w:t>
      </w:r>
      <w:proofErr w:type="spellEnd"/>
      <w:r w:rsidR="000C40BB">
        <w:rPr>
          <w:rFonts w:ascii="Times New Roman" w:hAnsi="Times New Roman" w:cs="Times New Roman"/>
          <w:sz w:val="24"/>
          <w:szCs w:val="24"/>
          <w:lang w:val="en-US"/>
        </w:rPr>
        <w:t xml:space="preserve"> </w:t>
      </w:r>
      <w:proofErr w:type="spellStart"/>
      <w:r w:rsidR="000C40BB">
        <w:rPr>
          <w:rFonts w:ascii="Times New Roman" w:hAnsi="Times New Roman" w:cs="Times New Roman"/>
          <w:sz w:val="24"/>
          <w:szCs w:val="24"/>
          <w:lang w:val="en-US"/>
        </w:rPr>
        <w:t>Sarpras</w:t>
      </w:r>
      <w:proofErr w:type="spellEnd"/>
      <w:r w:rsidR="000C40BB">
        <w:rPr>
          <w:rFonts w:ascii="Times New Roman" w:hAnsi="Times New Roman" w:cs="Times New Roman"/>
          <w:sz w:val="24"/>
          <w:szCs w:val="24"/>
          <w:lang w:val="en-US"/>
        </w:rPr>
        <w:t xml:space="preserve"> </w:t>
      </w:r>
      <w:r w:rsidR="00F50EB6">
        <w:rPr>
          <w:rFonts w:ascii="Times New Roman" w:hAnsi="Times New Roman" w:cs="Times New Roman"/>
          <w:sz w:val="24"/>
          <w:szCs w:val="24"/>
          <w:lang w:val="en-US"/>
        </w:rPr>
        <w:t>d</w:t>
      </w:r>
      <w:r w:rsidR="0002617F">
        <w:rPr>
          <w:rFonts w:ascii="Times New Roman" w:hAnsi="Times New Roman" w:cs="Times New Roman"/>
          <w:sz w:val="24"/>
          <w:szCs w:val="24"/>
          <w:lang w:val="en-US"/>
        </w:rPr>
        <w:t xml:space="preserve">i </w:t>
      </w:r>
      <w:r>
        <w:rPr>
          <w:rFonts w:ascii="Times New Roman" w:hAnsi="Times New Roman" w:cs="Times New Roman"/>
          <w:sz w:val="24"/>
          <w:szCs w:val="24"/>
          <w:lang w:val="en-US"/>
        </w:rPr>
        <w:t xml:space="preserve">STMIK PPKIA Pradnya Paramita Malang </w:t>
      </w:r>
      <w:proofErr w:type="spellStart"/>
      <w:r>
        <w:rPr>
          <w:rFonts w:ascii="Times New Roman" w:hAnsi="Times New Roman" w:cs="Times New Roman"/>
          <w:sz w:val="24"/>
          <w:szCs w:val="24"/>
          <w:lang w:val="en-US"/>
        </w:rPr>
        <w:t>sebelumnya</w:t>
      </w:r>
      <w:proofErr w:type="spellEnd"/>
      <w:r>
        <w:rPr>
          <w:rFonts w:ascii="Times New Roman" w:hAnsi="Times New Roman" w:cs="Times New Roman"/>
          <w:sz w:val="24"/>
          <w:szCs w:val="24"/>
          <w:lang w:val="en-US"/>
        </w:rPr>
        <w:t>.</w:t>
      </w:r>
      <w:r w:rsidRPr="00A40194">
        <w:rPr>
          <w:rFonts w:ascii="Times New Roman" w:hAnsi="Times New Roman" w:cs="Times New Roman"/>
          <w:sz w:val="24"/>
          <w:szCs w:val="24"/>
          <w:lang w:val="en-US"/>
        </w:rPr>
        <w:t xml:space="preserve"> </w:t>
      </w:r>
    </w:p>
    <w:p w14:paraId="4F2066BB" w14:textId="5977E466" w:rsidR="00EB3E0B" w:rsidRDefault="00C509A7" w:rsidP="00CD01D8">
      <w:pPr>
        <w:pStyle w:val="Heading1"/>
        <w:numPr>
          <w:ilvl w:val="0"/>
          <w:numId w:val="17"/>
        </w:numPr>
        <w:ind w:hanging="720"/>
        <w:rPr>
          <w:sz w:val="24"/>
          <w:szCs w:val="24"/>
          <w:lang w:val="en-US"/>
        </w:rPr>
      </w:pPr>
      <w:bookmarkStart w:id="117" w:name="_Toc167658797"/>
      <w:proofErr w:type="spellStart"/>
      <w:r>
        <w:rPr>
          <w:sz w:val="24"/>
          <w:szCs w:val="24"/>
          <w:lang w:val="en-US"/>
        </w:rPr>
        <w:t>Indikator</w:t>
      </w:r>
      <w:proofErr w:type="spellEnd"/>
      <w:r>
        <w:rPr>
          <w:sz w:val="24"/>
          <w:szCs w:val="24"/>
          <w:lang w:val="en-US"/>
        </w:rPr>
        <w:t xml:space="preserve"> Performa </w:t>
      </w:r>
      <w:proofErr w:type="spellStart"/>
      <w:r>
        <w:rPr>
          <w:sz w:val="24"/>
          <w:szCs w:val="24"/>
          <w:lang w:val="en-US"/>
        </w:rPr>
        <w:t>Pengujian</w:t>
      </w:r>
      <w:bookmarkEnd w:id="117"/>
      <w:proofErr w:type="spellEnd"/>
    </w:p>
    <w:p w14:paraId="021CE785" w14:textId="32401101" w:rsidR="00C509A7" w:rsidRPr="00C509A7" w:rsidRDefault="00C509A7" w:rsidP="00C509A7">
      <w:pPr>
        <w:spacing w:after="0" w:line="480" w:lineRule="auto"/>
        <w:ind w:firstLine="720"/>
        <w:jc w:val="both"/>
        <w:rPr>
          <w:rFonts w:ascii="Times New Roman" w:hAnsi="Times New Roman" w:cs="Times New Roman"/>
          <w:sz w:val="24"/>
          <w:szCs w:val="24"/>
          <w:lang w:val="en-US"/>
        </w:rPr>
      </w:pPr>
      <w:proofErr w:type="spellStart"/>
      <w:r w:rsidRPr="00C509A7">
        <w:rPr>
          <w:rFonts w:ascii="Times New Roman" w:hAnsi="Times New Roman" w:cs="Times New Roman"/>
          <w:sz w:val="24"/>
          <w:szCs w:val="24"/>
          <w:lang w:val="en-US"/>
        </w:rPr>
        <w:t>Sistem</w:t>
      </w:r>
      <w:proofErr w:type="spellEnd"/>
      <w:r w:rsidRPr="00C509A7">
        <w:rPr>
          <w:rFonts w:ascii="Times New Roman" w:hAnsi="Times New Roman" w:cs="Times New Roman"/>
          <w:sz w:val="24"/>
          <w:szCs w:val="24"/>
          <w:lang w:val="en-US"/>
        </w:rPr>
        <w:t xml:space="preserve"> </w:t>
      </w:r>
      <w:proofErr w:type="spellStart"/>
      <w:r w:rsidR="00A21FB9">
        <w:rPr>
          <w:rFonts w:ascii="Times New Roman" w:hAnsi="Times New Roman" w:cs="Times New Roman"/>
          <w:sz w:val="24"/>
          <w:szCs w:val="24"/>
          <w:lang w:val="en-US"/>
        </w:rPr>
        <w:t>I</w:t>
      </w:r>
      <w:r w:rsidRPr="00C509A7">
        <w:rPr>
          <w:rFonts w:ascii="Times New Roman" w:hAnsi="Times New Roman" w:cs="Times New Roman"/>
          <w:sz w:val="24"/>
          <w:szCs w:val="24"/>
          <w:lang w:val="en-US"/>
        </w:rPr>
        <w:t>nformasi</w:t>
      </w:r>
      <w:proofErr w:type="spellEnd"/>
      <w:r w:rsidRPr="00C509A7">
        <w:rPr>
          <w:rFonts w:ascii="Times New Roman" w:hAnsi="Times New Roman" w:cs="Times New Roman"/>
          <w:sz w:val="24"/>
          <w:szCs w:val="24"/>
          <w:lang w:val="en-US"/>
        </w:rPr>
        <w:t xml:space="preserve"> </w:t>
      </w:r>
      <w:proofErr w:type="spellStart"/>
      <w:r w:rsidR="00A21FB9">
        <w:rPr>
          <w:rFonts w:ascii="Times New Roman" w:hAnsi="Times New Roman" w:cs="Times New Roman"/>
          <w:sz w:val="24"/>
          <w:szCs w:val="24"/>
          <w:lang w:val="en-US"/>
        </w:rPr>
        <w:t>Pengolahan</w:t>
      </w:r>
      <w:proofErr w:type="spellEnd"/>
      <w:r w:rsidR="00A21FB9">
        <w:rPr>
          <w:rFonts w:ascii="Times New Roman" w:hAnsi="Times New Roman" w:cs="Times New Roman"/>
          <w:sz w:val="24"/>
          <w:szCs w:val="24"/>
          <w:lang w:val="en-US"/>
        </w:rPr>
        <w:t xml:space="preserve"> Data </w:t>
      </w:r>
      <w:proofErr w:type="spellStart"/>
      <w:r w:rsidR="00A21FB9">
        <w:rPr>
          <w:rFonts w:ascii="Times New Roman" w:hAnsi="Times New Roman" w:cs="Times New Roman"/>
          <w:sz w:val="24"/>
          <w:szCs w:val="24"/>
          <w:lang w:val="en-US"/>
        </w:rPr>
        <w:t>Peminjaman</w:t>
      </w:r>
      <w:proofErr w:type="spellEnd"/>
      <w:r w:rsidR="00A21FB9">
        <w:rPr>
          <w:rFonts w:ascii="Times New Roman" w:hAnsi="Times New Roman" w:cs="Times New Roman"/>
          <w:sz w:val="24"/>
          <w:szCs w:val="24"/>
          <w:lang w:val="en-US"/>
        </w:rPr>
        <w:t xml:space="preserve"> </w:t>
      </w:r>
      <w:proofErr w:type="spellStart"/>
      <w:r w:rsidR="0002617F">
        <w:rPr>
          <w:rFonts w:ascii="Times New Roman" w:hAnsi="Times New Roman" w:cs="Times New Roman"/>
          <w:sz w:val="24"/>
          <w:szCs w:val="24"/>
          <w:lang w:val="en-US"/>
        </w:rPr>
        <w:t>Sarpras</w:t>
      </w:r>
      <w:proofErr w:type="spellEnd"/>
      <w:r w:rsidR="00A21FB9">
        <w:rPr>
          <w:rFonts w:ascii="Times New Roman" w:hAnsi="Times New Roman" w:cs="Times New Roman"/>
          <w:sz w:val="24"/>
          <w:szCs w:val="24"/>
          <w:lang w:val="en-US"/>
        </w:rPr>
        <w:t xml:space="preserve"> </w:t>
      </w:r>
      <w:proofErr w:type="spellStart"/>
      <w:r w:rsidR="00A21FB9">
        <w:rPr>
          <w:rFonts w:ascii="Times New Roman" w:hAnsi="Times New Roman" w:cs="Times New Roman"/>
          <w:sz w:val="24"/>
          <w:szCs w:val="24"/>
          <w:lang w:val="en-US"/>
        </w:rPr>
        <w:t>Berbasis</w:t>
      </w:r>
      <w:proofErr w:type="spellEnd"/>
      <w:r w:rsidR="00A21FB9">
        <w:rPr>
          <w:rFonts w:ascii="Times New Roman" w:hAnsi="Times New Roman" w:cs="Times New Roman"/>
          <w:sz w:val="24"/>
          <w:szCs w:val="24"/>
          <w:lang w:val="en-US"/>
        </w:rPr>
        <w:t xml:space="preserve"> </w:t>
      </w:r>
      <w:r w:rsidR="00F50EB6">
        <w:rPr>
          <w:rFonts w:ascii="Times New Roman" w:hAnsi="Times New Roman" w:cs="Times New Roman"/>
          <w:sz w:val="24"/>
          <w:szCs w:val="24"/>
          <w:lang w:val="en-US"/>
        </w:rPr>
        <w:t>w</w:t>
      </w:r>
      <w:r w:rsidR="00A21FB9">
        <w:rPr>
          <w:rFonts w:ascii="Times New Roman" w:hAnsi="Times New Roman" w:cs="Times New Roman"/>
          <w:sz w:val="24"/>
          <w:szCs w:val="24"/>
          <w:lang w:val="en-US"/>
        </w:rPr>
        <w:t xml:space="preserve">eb </w:t>
      </w:r>
      <w:r w:rsidR="00F50EB6">
        <w:rPr>
          <w:rFonts w:ascii="Times New Roman" w:hAnsi="Times New Roman" w:cs="Times New Roman"/>
          <w:sz w:val="24"/>
          <w:szCs w:val="24"/>
          <w:lang w:val="en-US"/>
        </w:rPr>
        <w:t>d</w:t>
      </w:r>
      <w:r w:rsidR="00A21FB9">
        <w:rPr>
          <w:rFonts w:ascii="Times New Roman" w:hAnsi="Times New Roman" w:cs="Times New Roman"/>
          <w:sz w:val="24"/>
          <w:szCs w:val="24"/>
          <w:lang w:val="en-US"/>
        </w:rPr>
        <w:t>i</w:t>
      </w:r>
      <w:r w:rsidR="0002617F">
        <w:rPr>
          <w:rFonts w:ascii="Times New Roman" w:hAnsi="Times New Roman" w:cs="Times New Roman"/>
          <w:sz w:val="24"/>
          <w:szCs w:val="24"/>
          <w:lang w:val="en-US"/>
        </w:rPr>
        <w:t xml:space="preserve"> </w:t>
      </w:r>
      <w:r w:rsidRPr="00C509A7">
        <w:rPr>
          <w:rFonts w:ascii="Times New Roman" w:hAnsi="Times New Roman" w:cs="Times New Roman"/>
          <w:sz w:val="24"/>
          <w:szCs w:val="24"/>
          <w:lang w:val="en-US"/>
        </w:rPr>
        <w:t xml:space="preserve">STMIK PPKIA Pradnya Paramita Malang </w:t>
      </w:r>
      <w:proofErr w:type="spellStart"/>
      <w:r w:rsidRPr="00C509A7">
        <w:rPr>
          <w:rFonts w:ascii="Times New Roman" w:hAnsi="Times New Roman" w:cs="Times New Roman"/>
          <w:sz w:val="24"/>
          <w:szCs w:val="24"/>
          <w:lang w:val="en-US"/>
        </w:rPr>
        <w:t>menggunakan</w:t>
      </w:r>
      <w:proofErr w:type="spellEnd"/>
      <w:r w:rsidRPr="00C509A7">
        <w:rPr>
          <w:rFonts w:ascii="Times New Roman" w:hAnsi="Times New Roman" w:cs="Times New Roman"/>
          <w:sz w:val="24"/>
          <w:szCs w:val="24"/>
          <w:lang w:val="en-US"/>
        </w:rPr>
        <w:t xml:space="preserve"> </w:t>
      </w:r>
      <w:proofErr w:type="spellStart"/>
      <w:r w:rsidRPr="00C509A7">
        <w:rPr>
          <w:rFonts w:ascii="Times New Roman" w:hAnsi="Times New Roman" w:cs="Times New Roman"/>
          <w:sz w:val="24"/>
          <w:szCs w:val="24"/>
          <w:lang w:val="en-US"/>
        </w:rPr>
        <w:t>indikator</w:t>
      </w:r>
      <w:proofErr w:type="spellEnd"/>
      <w:r w:rsidRPr="00C509A7">
        <w:rPr>
          <w:rFonts w:ascii="Times New Roman" w:hAnsi="Times New Roman" w:cs="Times New Roman"/>
          <w:sz w:val="24"/>
          <w:szCs w:val="24"/>
          <w:lang w:val="en-US"/>
        </w:rPr>
        <w:t xml:space="preserve"> </w:t>
      </w:r>
      <w:proofErr w:type="spellStart"/>
      <w:r w:rsidRPr="00C509A7">
        <w:rPr>
          <w:rFonts w:ascii="Times New Roman" w:hAnsi="Times New Roman" w:cs="Times New Roman"/>
          <w:sz w:val="24"/>
          <w:szCs w:val="24"/>
          <w:lang w:val="en-US"/>
        </w:rPr>
        <w:t>fungsional</w:t>
      </w:r>
      <w:proofErr w:type="spellEnd"/>
      <w:r w:rsidRPr="00C509A7">
        <w:rPr>
          <w:rFonts w:ascii="Times New Roman" w:hAnsi="Times New Roman" w:cs="Times New Roman"/>
          <w:sz w:val="24"/>
          <w:szCs w:val="24"/>
          <w:lang w:val="en-US"/>
        </w:rPr>
        <w:t xml:space="preserve"> menu dan </w:t>
      </w:r>
      <w:proofErr w:type="spellStart"/>
      <w:r w:rsidRPr="00C509A7">
        <w:rPr>
          <w:rFonts w:ascii="Times New Roman" w:hAnsi="Times New Roman" w:cs="Times New Roman"/>
          <w:sz w:val="24"/>
          <w:szCs w:val="24"/>
          <w:lang w:val="en-US"/>
        </w:rPr>
        <w:t>tombol-tombol</w:t>
      </w:r>
      <w:proofErr w:type="spellEnd"/>
      <w:r w:rsidRPr="00C509A7">
        <w:rPr>
          <w:rFonts w:ascii="Times New Roman" w:hAnsi="Times New Roman" w:cs="Times New Roman"/>
          <w:sz w:val="24"/>
          <w:szCs w:val="24"/>
          <w:lang w:val="en-US"/>
        </w:rPr>
        <w:t xml:space="preserve"> </w:t>
      </w:r>
      <w:proofErr w:type="spellStart"/>
      <w:r w:rsidRPr="00C509A7">
        <w:rPr>
          <w:rFonts w:ascii="Times New Roman" w:hAnsi="Times New Roman" w:cs="Times New Roman"/>
          <w:sz w:val="24"/>
          <w:szCs w:val="24"/>
          <w:lang w:val="en-US"/>
        </w:rPr>
        <w:t>aktif</w:t>
      </w:r>
      <w:proofErr w:type="spellEnd"/>
      <w:r w:rsidRPr="00C509A7">
        <w:rPr>
          <w:rFonts w:ascii="Times New Roman" w:hAnsi="Times New Roman" w:cs="Times New Roman"/>
          <w:sz w:val="24"/>
          <w:szCs w:val="24"/>
          <w:lang w:val="en-US"/>
        </w:rPr>
        <w:t xml:space="preserve"> </w:t>
      </w:r>
      <w:proofErr w:type="spellStart"/>
      <w:r w:rsidRPr="00C509A7">
        <w:rPr>
          <w:rFonts w:ascii="Times New Roman" w:hAnsi="Times New Roman" w:cs="Times New Roman"/>
          <w:sz w:val="24"/>
          <w:szCs w:val="24"/>
          <w:lang w:val="en-US"/>
        </w:rPr>
        <w:t>aplikasi</w:t>
      </w:r>
      <w:proofErr w:type="spellEnd"/>
      <w:r w:rsidRPr="00C509A7">
        <w:rPr>
          <w:rFonts w:ascii="Times New Roman" w:hAnsi="Times New Roman" w:cs="Times New Roman"/>
          <w:sz w:val="24"/>
          <w:szCs w:val="24"/>
          <w:lang w:val="en-US"/>
        </w:rPr>
        <w:t xml:space="preserve">. </w:t>
      </w:r>
      <w:proofErr w:type="spellStart"/>
      <w:r w:rsidRPr="00C509A7">
        <w:rPr>
          <w:rFonts w:ascii="Times New Roman" w:hAnsi="Times New Roman" w:cs="Times New Roman"/>
          <w:sz w:val="24"/>
          <w:szCs w:val="24"/>
          <w:lang w:val="en-US"/>
        </w:rPr>
        <w:t>Setiap</w:t>
      </w:r>
      <w:proofErr w:type="spellEnd"/>
      <w:r w:rsidRPr="00C509A7">
        <w:rPr>
          <w:rFonts w:ascii="Times New Roman" w:hAnsi="Times New Roman" w:cs="Times New Roman"/>
          <w:sz w:val="24"/>
          <w:szCs w:val="24"/>
          <w:lang w:val="en-US"/>
        </w:rPr>
        <w:t xml:space="preserve"> </w:t>
      </w:r>
      <w:proofErr w:type="spellStart"/>
      <w:r w:rsidRPr="00C509A7">
        <w:rPr>
          <w:rFonts w:ascii="Times New Roman" w:hAnsi="Times New Roman" w:cs="Times New Roman"/>
          <w:sz w:val="24"/>
          <w:szCs w:val="24"/>
          <w:lang w:val="en-US"/>
        </w:rPr>
        <w:t>bagian</w:t>
      </w:r>
      <w:proofErr w:type="spellEnd"/>
      <w:r w:rsidRPr="00C509A7">
        <w:rPr>
          <w:rFonts w:ascii="Times New Roman" w:hAnsi="Times New Roman" w:cs="Times New Roman"/>
          <w:sz w:val="24"/>
          <w:szCs w:val="24"/>
          <w:lang w:val="en-US"/>
        </w:rPr>
        <w:t xml:space="preserve"> </w:t>
      </w:r>
      <w:proofErr w:type="spellStart"/>
      <w:r w:rsidRPr="00C509A7">
        <w:rPr>
          <w:rFonts w:ascii="Times New Roman" w:hAnsi="Times New Roman" w:cs="Times New Roman"/>
          <w:sz w:val="24"/>
          <w:szCs w:val="24"/>
          <w:lang w:val="en-US"/>
        </w:rPr>
        <w:t>dari</w:t>
      </w:r>
      <w:proofErr w:type="spellEnd"/>
      <w:r w:rsidRPr="00C509A7">
        <w:rPr>
          <w:rFonts w:ascii="Times New Roman" w:hAnsi="Times New Roman" w:cs="Times New Roman"/>
          <w:sz w:val="24"/>
          <w:szCs w:val="24"/>
          <w:lang w:val="en-US"/>
        </w:rPr>
        <w:t xml:space="preserve"> </w:t>
      </w:r>
      <w:proofErr w:type="spellStart"/>
      <w:r w:rsidRPr="00C509A7">
        <w:rPr>
          <w:rFonts w:ascii="Times New Roman" w:hAnsi="Times New Roman" w:cs="Times New Roman"/>
          <w:sz w:val="24"/>
          <w:szCs w:val="24"/>
          <w:lang w:val="en-US"/>
        </w:rPr>
        <w:t>sistem</w:t>
      </w:r>
      <w:proofErr w:type="spellEnd"/>
      <w:r w:rsidRPr="00C509A7">
        <w:rPr>
          <w:rFonts w:ascii="Times New Roman" w:hAnsi="Times New Roman" w:cs="Times New Roman"/>
          <w:sz w:val="24"/>
          <w:szCs w:val="24"/>
          <w:lang w:val="en-US"/>
        </w:rPr>
        <w:t xml:space="preserve"> </w:t>
      </w:r>
      <w:proofErr w:type="spellStart"/>
      <w:r w:rsidRPr="00C509A7">
        <w:rPr>
          <w:rFonts w:ascii="Times New Roman" w:hAnsi="Times New Roman" w:cs="Times New Roman"/>
          <w:sz w:val="24"/>
          <w:szCs w:val="24"/>
          <w:lang w:val="en-US"/>
        </w:rPr>
        <w:t>informasi</w:t>
      </w:r>
      <w:proofErr w:type="spellEnd"/>
      <w:r w:rsidRPr="00C509A7">
        <w:rPr>
          <w:rFonts w:ascii="Times New Roman" w:hAnsi="Times New Roman" w:cs="Times New Roman"/>
          <w:sz w:val="24"/>
          <w:szCs w:val="24"/>
          <w:lang w:val="en-US"/>
        </w:rPr>
        <w:t xml:space="preserve"> </w:t>
      </w:r>
      <w:proofErr w:type="spellStart"/>
      <w:r w:rsidRPr="00C509A7">
        <w:rPr>
          <w:rFonts w:ascii="Times New Roman" w:hAnsi="Times New Roman" w:cs="Times New Roman"/>
          <w:sz w:val="24"/>
          <w:szCs w:val="24"/>
          <w:lang w:val="en-US"/>
        </w:rPr>
        <w:t>ini</w:t>
      </w:r>
      <w:proofErr w:type="spellEnd"/>
      <w:r w:rsidRPr="00C509A7">
        <w:rPr>
          <w:rFonts w:ascii="Times New Roman" w:hAnsi="Times New Roman" w:cs="Times New Roman"/>
          <w:sz w:val="24"/>
          <w:szCs w:val="24"/>
          <w:lang w:val="en-US"/>
        </w:rPr>
        <w:t xml:space="preserve"> </w:t>
      </w:r>
      <w:proofErr w:type="spellStart"/>
      <w:r w:rsidRPr="00C509A7">
        <w:rPr>
          <w:rFonts w:ascii="Times New Roman" w:hAnsi="Times New Roman" w:cs="Times New Roman"/>
          <w:sz w:val="24"/>
          <w:szCs w:val="24"/>
          <w:lang w:val="en-US"/>
        </w:rPr>
        <w:lastRenderedPageBreak/>
        <w:t>diuji</w:t>
      </w:r>
      <w:proofErr w:type="spellEnd"/>
      <w:r w:rsidRPr="00C509A7">
        <w:rPr>
          <w:rFonts w:ascii="Times New Roman" w:hAnsi="Times New Roman" w:cs="Times New Roman"/>
          <w:sz w:val="24"/>
          <w:szCs w:val="24"/>
          <w:lang w:val="en-US"/>
        </w:rPr>
        <w:t xml:space="preserve"> </w:t>
      </w:r>
      <w:proofErr w:type="spellStart"/>
      <w:r w:rsidRPr="00C509A7">
        <w:rPr>
          <w:rFonts w:ascii="Times New Roman" w:hAnsi="Times New Roman" w:cs="Times New Roman"/>
          <w:sz w:val="24"/>
          <w:szCs w:val="24"/>
          <w:lang w:val="en-US"/>
        </w:rPr>
        <w:t>secara</w:t>
      </w:r>
      <w:proofErr w:type="spellEnd"/>
      <w:r w:rsidRPr="00C509A7">
        <w:rPr>
          <w:rFonts w:ascii="Times New Roman" w:hAnsi="Times New Roman" w:cs="Times New Roman"/>
          <w:sz w:val="24"/>
          <w:szCs w:val="24"/>
          <w:lang w:val="en-US"/>
        </w:rPr>
        <w:t xml:space="preserve"> </w:t>
      </w:r>
      <w:proofErr w:type="spellStart"/>
      <w:r w:rsidRPr="00C509A7">
        <w:rPr>
          <w:rFonts w:ascii="Times New Roman" w:hAnsi="Times New Roman" w:cs="Times New Roman"/>
          <w:sz w:val="24"/>
          <w:szCs w:val="24"/>
          <w:lang w:val="en-US"/>
        </w:rPr>
        <w:t>menyeluruh</w:t>
      </w:r>
      <w:proofErr w:type="spellEnd"/>
      <w:r w:rsidRPr="00C509A7">
        <w:rPr>
          <w:rFonts w:ascii="Times New Roman" w:hAnsi="Times New Roman" w:cs="Times New Roman"/>
          <w:sz w:val="24"/>
          <w:szCs w:val="24"/>
          <w:lang w:val="en-US"/>
        </w:rPr>
        <w:t xml:space="preserve"> yang </w:t>
      </w:r>
      <w:proofErr w:type="spellStart"/>
      <w:r w:rsidRPr="00C509A7">
        <w:rPr>
          <w:rFonts w:ascii="Times New Roman" w:hAnsi="Times New Roman" w:cs="Times New Roman"/>
          <w:sz w:val="24"/>
          <w:szCs w:val="24"/>
          <w:lang w:val="en-US"/>
        </w:rPr>
        <w:t>bertujuan</w:t>
      </w:r>
      <w:proofErr w:type="spellEnd"/>
      <w:r w:rsidRPr="00C509A7">
        <w:rPr>
          <w:rFonts w:ascii="Times New Roman" w:hAnsi="Times New Roman" w:cs="Times New Roman"/>
          <w:sz w:val="24"/>
          <w:szCs w:val="24"/>
          <w:lang w:val="en-US"/>
        </w:rPr>
        <w:t xml:space="preserve"> </w:t>
      </w:r>
      <w:proofErr w:type="spellStart"/>
      <w:r w:rsidRPr="00C509A7">
        <w:rPr>
          <w:rFonts w:ascii="Times New Roman" w:hAnsi="Times New Roman" w:cs="Times New Roman"/>
          <w:sz w:val="24"/>
          <w:szCs w:val="24"/>
          <w:lang w:val="en-US"/>
        </w:rPr>
        <w:t>untuk</w:t>
      </w:r>
      <w:proofErr w:type="spellEnd"/>
      <w:r w:rsidRPr="00C509A7">
        <w:rPr>
          <w:rFonts w:ascii="Times New Roman" w:hAnsi="Times New Roman" w:cs="Times New Roman"/>
          <w:sz w:val="24"/>
          <w:szCs w:val="24"/>
          <w:lang w:val="en-US"/>
        </w:rPr>
        <w:t xml:space="preserve"> </w:t>
      </w:r>
      <w:proofErr w:type="spellStart"/>
      <w:r w:rsidRPr="00C509A7">
        <w:rPr>
          <w:rFonts w:ascii="Times New Roman" w:hAnsi="Times New Roman" w:cs="Times New Roman"/>
          <w:sz w:val="24"/>
          <w:szCs w:val="24"/>
          <w:lang w:val="en-US"/>
        </w:rPr>
        <w:t>mencari</w:t>
      </w:r>
      <w:proofErr w:type="spellEnd"/>
      <w:r w:rsidRPr="00C509A7">
        <w:rPr>
          <w:rFonts w:ascii="Times New Roman" w:hAnsi="Times New Roman" w:cs="Times New Roman"/>
          <w:sz w:val="24"/>
          <w:szCs w:val="24"/>
          <w:lang w:val="en-US"/>
        </w:rPr>
        <w:t xml:space="preserve"> </w:t>
      </w:r>
      <w:proofErr w:type="spellStart"/>
      <w:r w:rsidRPr="00C509A7">
        <w:rPr>
          <w:rFonts w:ascii="Times New Roman" w:hAnsi="Times New Roman" w:cs="Times New Roman"/>
          <w:sz w:val="24"/>
          <w:szCs w:val="24"/>
          <w:lang w:val="en-US"/>
        </w:rPr>
        <w:t>kesalahan-kesalahan</w:t>
      </w:r>
      <w:proofErr w:type="spellEnd"/>
      <w:r w:rsidRPr="00C509A7">
        <w:rPr>
          <w:rFonts w:ascii="Times New Roman" w:hAnsi="Times New Roman" w:cs="Times New Roman"/>
          <w:sz w:val="24"/>
          <w:szCs w:val="24"/>
          <w:lang w:val="en-US"/>
        </w:rPr>
        <w:t xml:space="preserve"> yang </w:t>
      </w:r>
      <w:proofErr w:type="spellStart"/>
      <w:r w:rsidRPr="00C509A7">
        <w:rPr>
          <w:rFonts w:ascii="Times New Roman" w:hAnsi="Times New Roman" w:cs="Times New Roman"/>
          <w:sz w:val="24"/>
          <w:szCs w:val="24"/>
          <w:lang w:val="en-US"/>
        </w:rPr>
        <w:t>dialami</w:t>
      </w:r>
      <w:proofErr w:type="spellEnd"/>
      <w:r w:rsidRPr="00C509A7">
        <w:rPr>
          <w:rFonts w:ascii="Times New Roman" w:hAnsi="Times New Roman" w:cs="Times New Roman"/>
          <w:sz w:val="24"/>
          <w:szCs w:val="24"/>
          <w:lang w:val="en-US"/>
        </w:rPr>
        <w:t xml:space="preserve"> </w:t>
      </w:r>
      <w:proofErr w:type="spellStart"/>
      <w:r w:rsidRPr="00C509A7">
        <w:rPr>
          <w:rFonts w:ascii="Times New Roman" w:hAnsi="Times New Roman" w:cs="Times New Roman"/>
          <w:sz w:val="24"/>
          <w:szCs w:val="24"/>
          <w:lang w:val="en-US"/>
        </w:rPr>
        <w:t>sistem</w:t>
      </w:r>
      <w:proofErr w:type="spellEnd"/>
      <w:r w:rsidRPr="00C509A7">
        <w:rPr>
          <w:rFonts w:ascii="Times New Roman" w:hAnsi="Times New Roman" w:cs="Times New Roman"/>
          <w:sz w:val="24"/>
          <w:szCs w:val="24"/>
          <w:lang w:val="en-US"/>
        </w:rPr>
        <w:t xml:space="preserve"> </w:t>
      </w:r>
      <w:proofErr w:type="spellStart"/>
      <w:r w:rsidRPr="00C509A7">
        <w:rPr>
          <w:rFonts w:ascii="Times New Roman" w:hAnsi="Times New Roman" w:cs="Times New Roman"/>
          <w:sz w:val="24"/>
          <w:szCs w:val="24"/>
          <w:lang w:val="en-US"/>
        </w:rPr>
        <w:t>informasi</w:t>
      </w:r>
      <w:proofErr w:type="spellEnd"/>
      <w:r w:rsidRPr="00C509A7">
        <w:rPr>
          <w:rFonts w:ascii="Times New Roman" w:hAnsi="Times New Roman" w:cs="Times New Roman"/>
          <w:sz w:val="24"/>
          <w:szCs w:val="24"/>
          <w:lang w:val="en-US"/>
        </w:rPr>
        <w:t xml:space="preserve"> </w:t>
      </w:r>
      <w:proofErr w:type="spellStart"/>
      <w:r w:rsidRPr="00C509A7">
        <w:rPr>
          <w:rFonts w:ascii="Times New Roman" w:hAnsi="Times New Roman" w:cs="Times New Roman"/>
          <w:sz w:val="24"/>
          <w:szCs w:val="24"/>
          <w:lang w:val="en-US"/>
        </w:rPr>
        <w:t>tersebut</w:t>
      </w:r>
      <w:proofErr w:type="spellEnd"/>
      <w:r w:rsidRPr="00C509A7">
        <w:rPr>
          <w:rFonts w:ascii="Times New Roman" w:hAnsi="Times New Roman" w:cs="Times New Roman"/>
          <w:sz w:val="24"/>
          <w:szCs w:val="24"/>
          <w:lang w:val="en-US"/>
        </w:rPr>
        <w:t xml:space="preserve">. </w:t>
      </w:r>
      <w:proofErr w:type="spellStart"/>
      <w:r w:rsidRPr="00C509A7">
        <w:rPr>
          <w:rFonts w:ascii="Times New Roman" w:hAnsi="Times New Roman" w:cs="Times New Roman"/>
          <w:sz w:val="24"/>
          <w:szCs w:val="24"/>
          <w:lang w:val="en-US"/>
        </w:rPr>
        <w:t>Kriteria</w:t>
      </w:r>
      <w:proofErr w:type="spellEnd"/>
      <w:r w:rsidRPr="00C509A7">
        <w:rPr>
          <w:rFonts w:ascii="Times New Roman" w:hAnsi="Times New Roman" w:cs="Times New Roman"/>
          <w:sz w:val="24"/>
          <w:szCs w:val="24"/>
          <w:lang w:val="en-US"/>
        </w:rPr>
        <w:t xml:space="preserve"> </w:t>
      </w:r>
      <w:proofErr w:type="spellStart"/>
      <w:r w:rsidRPr="00C509A7">
        <w:rPr>
          <w:rFonts w:ascii="Times New Roman" w:hAnsi="Times New Roman" w:cs="Times New Roman"/>
          <w:sz w:val="24"/>
          <w:szCs w:val="24"/>
          <w:lang w:val="en-US"/>
        </w:rPr>
        <w:t>dalam</w:t>
      </w:r>
      <w:proofErr w:type="spellEnd"/>
      <w:r w:rsidRPr="00C509A7">
        <w:rPr>
          <w:rFonts w:ascii="Times New Roman" w:hAnsi="Times New Roman" w:cs="Times New Roman"/>
          <w:sz w:val="24"/>
          <w:szCs w:val="24"/>
          <w:lang w:val="en-US"/>
        </w:rPr>
        <w:t xml:space="preserve"> </w:t>
      </w:r>
      <w:proofErr w:type="spellStart"/>
      <w:r w:rsidRPr="00C509A7">
        <w:rPr>
          <w:rFonts w:ascii="Times New Roman" w:hAnsi="Times New Roman" w:cs="Times New Roman"/>
          <w:sz w:val="24"/>
          <w:szCs w:val="24"/>
          <w:lang w:val="en-US"/>
        </w:rPr>
        <w:t>pengukuran</w:t>
      </w:r>
      <w:proofErr w:type="spellEnd"/>
      <w:r w:rsidRPr="00C509A7">
        <w:rPr>
          <w:rFonts w:ascii="Times New Roman" w:hAnsi="Times New Roman" w:cs="Times New Roman"/>
          <w:sz w:val="24"/>
          <w:szCs w:val="24"/>
          <w:lang w:val="en-US"/>
        </w:rPr>
        <w:t xml:space="preserve"> </w:t>
      </w:r>
      <w:proofErr w:type="spellStart"/>
      <w:r w:rsidRPr="00C509A7">
        <w:rPr>
          <w:rFonts w:ascii="Times New Roman" w:hAnsi="Times New Roman" w:cs="Times New Roman"/>
          <w:sz w:val="24"/>
          <w:szCs w:val="24"/>
          <w:lang w:val="en-US"/>
        </w:rPr>
        <w:t>pengujian</w:t>
      </w:r>
      <w:proofErr w:type="spellEnd"/>
      <w:r w:rsidRPr="00C509A7">
        <w:rPr>
          <w:rFonts w:ascii="Times New Roman" w:hAnsi="Times New Roman" w:cs="Times New Roman"/>
          <w:sz w:val="24"/>
          <w:szCs w:val="24"/>
          <w:lang w:val="en-US"/>
        </w:rPr>
        <w:t xml:space="preserve"> </w:t>
      </w:r>
      <w:proofErr w:type="spellStart"/>
      <w:r w:rsidRPr="00C509A7">
        <w:rPr>
          <w:rFonts w:ascii="Times New Roman" w:hAnsi="Times New Roman" w:cs="Times New Roman"/>
          <w:sz w:val="24"/>
          <w:szCs w:val="24"/>
          <w:lang w:val="en-US"/>
        </w:rPr>
        <w:t>sebagai</w:t>
      </w:r>
      <w:proofErr w:type="spellEnd"/>
      <w:r w:rsidRPr="00C509A7">
        <w:rPr>
          <w:rFonts w:ascii="Times New Roman" w:hAnsi="Times New Roman" w:cs="Times New Roman"/>
          <w:sz w:val="24"/>
          <w:szCs w:val="24"/>
          <w:lang w:val="en-US"/>
        </w:rPr>
        <w:t xml:space="preserve"> </w:t>
      </w:r>
      <w:proofErr w:type="spellStart"/>
      <w:r w:rsidRPr="00C509A7">
        <w:rPr>
          <w:rFonts w:ascii="Times New Roman" w:hAnsi="Times New Roman" w:cs="Times New Roman"/>
          <w:sz w:val="24"/>
          <w:szCs w:val="24"/>
          <w:lang w:val="en-US"/>
        </w:rPr>
        <w:t>berikut</w:t>
      </w:r>
      <w:proofErr w:type="spellEnd"/>
      <w:r w:rsidRPr="00C509A7">
        <w:rPr>
          <w:rFonts w:ascii="Times New Roman" w:hAnsi="Times New Roman" w:cs="Times New Roman"/>
          <w:sz w:val="24"/>
          <w:szCs w:val="24"/>
          <w:lang w:val="en-US"/>
        </w:rPr>
        <w:t>.</w:t>
      </w:r>
    </w:p>
    <w:p w14:paraId="213F79EC" w14:textId="77777777" w:rsidR="00C509A7" w:rsidRDefault="00C509A7" w:rsidP="00D6233A">
      <w:pPr>
        <w:pStyle w:val="ListParagraph"/>
        <w:numPr>
          <w:ilvl w:val="0"/>
          <w:numId w:val="65"/>
        </w:numPr>
        <w:spacing w:after="0" w:line="480" w:lineRule="auto"/>
        <w:ind w:left="993" w:hanging="56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Berhasil</w:t>
      </w:r>
      <w:proofErr w:type="spellEnd"/>
      <w:r>
        <w:rPr>
          <w:rFonts w:ascii="Times New Roman" w:hAnsi="Times New Roman" w:cs="Times New Roman"/>
          <w:sz w:val="24"/>
          <w:szCs w:val="24"/>
          <w:lang w:val="en-US"/>
        </w:rPr>
        <w:t xml:space="preserve"> (</w:t>
      </w:r>
      <w:r w:rsidRPr="004E28A1">
        <w:rPr>
          <w:rFonts w:ascii="Times New Roman" w:hAnsi="Times New Roman" w:cs="Times New Roman"/>
          <w:i/>
          <w:sz w:val="24"/>
          <w:szCs w:val="24"/>
          <w:lang w:val="en-US"/>
        </w:rPr>
        <w:t>Valid</w:t>
      </w:r>
      <w:r>
        <w:rPr>
          <w:rFonts w:ascii="Times New Roman" w:hAnsi="Times New Roman" w:cs="Times New Roman"/>
          <w:sz w:val="24"/>
          <w:szCs w:val="24"/>
          <w:lang w:val="en-US"/>
        </w:rPr>
        <w:t>)</w:t>
      </w:r>
    </w:p>
    <w:p w14:paraId="7BDE63FC" w14:textId="734BC78F" w:rsidR="008652FA" w:rsidRDefault="00C509A7" w:rsidP="0028719C">
      <w:pPr>
        <w:spacing w:after="0" w:line="480" w:lineRule="auto"/>
        <w:ind w:left="426" w:firstLine="65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Dikatakan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jika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pengujian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dirancang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sebelumnya</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inputan</w:t>
      </w:r>
      <w:proofErr w:type="spellEnd"/>
      <w:r>
        <w:rPr>
          <w:rFonts w:ascii="Times New Roman" w:hAnsi="Times New Roman" w:cs="Times New Roman"/>
          <w:sz w:val="24"/>
          <w:szCs w:val="24"/>
          <w:lang w:val="en-US"/>
        </w:rPr>
        <w:t xml:space="preserve"> juga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fungsinya</w:t>
      </w:r>
      <w:proofErr w:type="spellEnd"/>
      <w:r>
        <w:rPr>
          <w:rFonts w:ascii="Times New Roman" w:hAnsi="Times New Roman" w:cs="Times New Roman"/>
          <w:sz w:val="24"/>
          <w:szCs w:val="24"/>
          <w:lang w:val="en-US"/>
        </w:rPr>
        <w:t>.</w:t>
      </w:r>
    </w:p>
    <w:p w14:paraId="603B693F" w14:textId="77777777" w:rsidR="00C509A7" w:rsidRDefault="00C509A7" w:rsidP="00555062">
      <w:pPr>
        <w:pStyle w:val="ListParagraph"/>
        <w:numPr>
          <w:ilvl w:val="0"/>
          <w:numId w:val="65"/>
        </w:numPr>
        <w:spacing w:after="0" w:line="480" w:lineRule="auto"/>
        <w:ind w:left="993" w:hanging="426"/>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Gagal</w:t>
      </w:r>
      <w:proofErr w:type="spellEnd"/>
      <w:r>
        <w:rPr>
          <w:rFonts w:ascii="Times New Roman" w:hAnsi="Times New Roman" w:cs="Times New Roman"/>
          <w:sz w:val="24"/>
          <w:szCs w:val="24"/>
          <w:lang w:val="en-US"/>
        </w:rPr>
        <w:t xml:space="preserve"> (</w:t>
      </w:r>
      <w:r w:rsidRPr="004E28A1">
        <w:rPr>
          <w:rFonts w:ascii="Times New Roman" w:hAnsi="Times New Roman" w:cs="Times New Roman"/>
          <w:i/>
          <w:sz w:val="24"/>
          <w:szCs w:val="24"/>
          <w:lang w:val="en-US"/>
        </w:rPr>
        <w:t>Invalid</w:t>
      </w:r>
      <w:r>
        <w:rPr>
          <w:rFonts w:ascii="Times New Roman" w:hAnsi="Times New Roman" w:cs="Times New Roman"/>
          <w:sz w:val="24"/>
          <w:szCs w:val="24"/>
          <w:lang w:val="en-US"/>
        </w:rPr>
        <w:t>)</w:t>
      </w:r>
    </w:p>
    <w:p w14:paraId="1F1E892D" w14:textId="3E49A707" w:rsidR="00E01F6C" w:rsidRPr="000561DD" w:rsidRDefault="00C509A7" w:rsidP="00555062">
      <w:pPr>
        <w:spacing w:after="0" w:line="480" w:lineRule="auto"/>
        <w:ind w:left="426" w:firstLine="56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Dikatakan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gagal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apabila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berjalan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rencana</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fungsinya</w:t>
      </w:r>
      <w:proofErr w:type="spellEnd"/>
      <w:r>
        <w:rPr>
          <w:rFonts w:ascii="Times New Roman" w:hAnsi="Times New Roman" w:cs="Times New Roman"/>
          <w:sz w:val="24"/>
          <w:szCs w:val="24"/>
          <w:lang w:val="en-US"/>
        </w:rPr>
        <w:t>.</w:t>
      </w:r>
    </w:p>
    <w:p w14:paraId="7181420F" w14:textId="01C24446" w:rsidR="00EB3E0B" w:rsidRDefault="00C509A7" w:rsidP="00CD01D8">
      <w:pPr>
        <w:pStyle w:val="Heading1"/>
        <w:numPr>
          <w:ilvl w:val="0"/>
          <w:numId w:val="17"/>
        </w:numPr>
        <w:ind w:left="426" w:hanging="426"/>
        <w:rPr>
          <w:sz w:val="24"/>
          <w:szCs w:val="24"/>
          <w:lang w:val="en-US"/>
        </w:rPr>
      </w:pPr>
      <w:bookmarkStart w:id="118" w:name="_Toc167658798"/>
      <w:proofErr w:type="spellStart"/>
      <w:r>
        <w:rPr>
          <w:sz w:val="24"/>
          <w:szCs w:val="24"/>
          <w:lang w:val="en-US"/>
        </w:rPr>
        <w:t>Lingkungan</w:t>
      </w:r>
      <w:proofErr w:type="spellEnd"/>
      <w:r>
        <w:rPr>
          <w:sz w:val="24"/>
          <w:szCs w:val="24"/>
          <w:lang w:val="en-US"/>
        </w:rPr>
        <w:t xml:space="preserve"> </w:t>
      </w:r>
      <w:proofErr w:type="spellStart"/>
      <w:r>
        <w:rPr>
          <w:sz w:val="24"/>
          <w:szCs w:val="24"/>
          <w:lang w:val="en-US"/>
        </w:rPr>
        <w:t>Pengujian</w:t>
      </w:r>
      <w:bookmarkEnd w:id="118"/>
      <w:proofErr w:type="spellEnd"/>
    </w:p>
    <w:p w14:paraId="4F98F39A" w14:textId="39C63EE6" w:rsidR="008652FA" w:rsidRPr="008652FA" w:rsidRDefault="00F2236D" w:rsidP="008652FA">
      <w:pPr>
        <w:spacing w:after="0" w:line="480" w:lineRule="auto"/>
        <w:ind w:firstLine="720"/>
        <w:jc w:val="both"/>
        <w:rPr>
          <w:rFonts w:ascii="Times New Roman" w:hAnsi="Times New Roman" w:cs="Times New Roman"/>
          <w:sz w:val="24"/>
          <w:szCs w:val="24"/>
          <w:lang w:val="en-US"/>
        </w:rPr>
      </w:pPr>
      <w:proofErr w:type="spellStart"/>
      <w:r w:rsidRPr="008652FA">
        <w:rPr>
          <w:rFonts w:ascii="Times New Roman" w:hAnsi="Times New Roman" w:cs="Times New Roman"/>
          <w:sz w:val="24"/>
          <w:szCs w:val="24"/>
          <w:lang w:val="en-US"/>
        </w:rPr>
        <w:t>Pengujian</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dilakukan</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dengan</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menggunakan</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perbandingan</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antara</w:t>
      </w:r>
      <w:proofErr w:type="spellEnd"/>
      <w:r w:rsidRPr="008652FA">
        <w:rPr>
          <w:rFonts w:ascii="Times New Roman" w:hAnsi="Times New Roman" w:cs="Times New Roman"/>
          <w:sz w:val="24"/>
          <w:szCs w:val="24"/>
          <w:lang w:val="en-US"/>
        </w:rPr>
        <w:t xml:space="preserve"> </w:t>
      </w:r>
      <w:proofErr w:type="spellStart"/>
      <w:r w:rsidR="0002617F" w:rsidRPr="008652FA">
        <w:rPr>
          <w:rFonts w:ascii="Times New Roman" w:hAnsi="Times New Roman" w:cs="Times New Roman"/>
          <w:sz w:val="24"/>
          <w:szCs w:val="24"/>
          <w:lang w:val="en-US"/>
        </w:rPr>
        <w:t>S</w:t>
      </w:r>
      <w:r w:rsidRPr="008652FA">
        <w:rPr>
          <w:rFonts w:ascii="Times New Roman" w:hAnsi="Times New Roman" w:cs="Times New Roman"/>
          <w:sz w:val="24"/>
          <w:szCs w:val="24"/>
          <w:lang w:val="en-US"/>
        </w:rPr>
        <w:t>istem</w:t>
      </w:r>
      <w:proofErr w:type="spellEnd"/>
      <w:r w:rsidRPr="008652FA">
        <w:rPr>
          <w:rFonts w:ascii="Times New Roman" w:hAnsi="Times New Roman" w:cs="Times New Roman"/>
          <w:sz w:val="24"/>
          <w:szCs w:val="24"/>
          <w:lang w:val="en-US"/>
        </w:rPr>
        <w:t xml:space="preserve"> </w:t>
      </w:r>
      <w:proofErr w:type="spellStart"/>
      <w:r w:rsidR="0002617F" w:rsidRPr="008652FA">
        <w:rPr>
          <w:rFonts w:ascii="Times New Roman" w:hAnsi="Times New Roman" w:cs="Times New Roman"/>
          <w:sz w:val="24"/>
          <w:szCs w:val="24"/>
          <w:lang w:val="en-US"/>
        </w:rPr>
        <w:t>I</w:t>
      </w:r>
      <w:r w:rsidRPr="008652FA">
        <w:rPr>
          <w:rFonts w:ascii="Times New Roman" w:hAnsi="Times New Roman" w:cs="Times New Roman"/>
          <w:sz w:val="24"/>
          <w:szCs w:val="24"/>
          <w:lang w:val="en-US"/>
        </w:rPr>
        <w:t>nformasi</w:t>
      </w:r>
      <w:proofErr w:type="spellEnd"/>
      <w:r w:rsidRPr="008652FA">
        <w:rPr>
          <w:rFonts w:ascii="Times New Roman" w:hAnsi="Times New Roman" w:cs="Times New Roman"/>
          <w:sz w:val="24"/>
          <w:szCs w:val="24"/>
          <w:lang w:val="en-US"/>
        </w:rPr>
        <w:t xml:space="preserve"> </w:t>
      </w:r>
      <w:proofErr w:type="spellStart"/>
      <w:r w:rsidR="0002617F" w:rsidRPr="008652FA">
        <w:rPr>
          <w:rFonts w:ascii="Times New Roman" w:hAnsi="Times New Roman" w:cs="Times New Roman"/>
          <w:sz w:val="24"/>
          <w:szCs w:val="24"/>
          <w:lang w:val="en-US"/>
        </w:rPr>
        <w:t>Peng</w:t>
      </w:r>
      <w:r w:rsidR="000561DD" w:rsidRPr="008652FA">
        <w:rPr>
          <w:rFonts w:ascii="Times New Roman" w:hAnsi="Times New Roman" w:cs="Times New Roman"/>
          <w:sz w:val="24"/>
          <w:szCs w:val="24"/>
          <w:lang w:val="en-US"/>
        </w:rPr>
        <w:t>olahan</w:t>
      </w:r>
      <w:proofErr w:type="spellEnd"/>
      <w:r w:rsidR="0002617F" w:rsidRPr="008652FA">
        <w:rPr>
          <w:rFonts w:ascii="Times New Roman" w:hAnsi="Times New Roman" w:cs="Times New Roman"/>
          <w:sz w:val="24"/>
          <w:szCs w:val="24"/>
          <w:lang w:val="en-US"/>
        </w:rPr>
        <w:t xml:space="preserve"> Data </w:t>
      </w:r>
      <w:proofErr w:type="spellStart"/>
      <w:r w:rsidR="0002617F" w:rsidRPr="008652FA">
        <w:rPr>
          <w:rFonts w:ascii="Times New Roman" w:hAnsi="Times New Roman" w:cs="Times New Roman"/>
          <w:sz w:val="24"/>
          <w:szCs w:val="24"/>
          <w:lang w:val="en-US"/>
        </w:rPr>
        <w:t>Peminjaman</w:t>
      </w:r>
      <w:proofErr w:type="spellEnd"/>
      <w:r w:rsidR="0002617F" w:rsidRPr="008652FA">
        <w:rPr>
          <w:rFonts w:ascii="Times New Roman" w:hAnsi="Times New Roman" w:cs="Times New Roman"/>
          <w:sz w:val="24"/>
          <w:szCs w:val="24"/>
          <w:lang w:val="en-US"/>
        </w:rPr>
        <w:t xml:space="preserve"> </w:t>
      </w:r>
      <w:proofErr w:type="spellStart"/>
      <w:r w:rsidR="0002617F" w:rsidRPr="008652FA">
        <w:rPr>
          <w:rFonts w:ascii="Times New Roman" w:hAnsi="Times New Roman" w:cs="Times New Roman"/>
          <w:sz w:val="24"/>
          <w:szCs w:val="24"/>
          <w:lang w:val="en-US"/>
        </w:rPr>
        <w:t>Sarpras</w:t>
      </w:r>
      <w:proofErr w:type="spellEnd"/>
      <w:r w:rsidRPr="008652FA">
        <w:rPr>
          <w:rFonts w:ascii="Times New Roman" w:hAnsi="Times New Roman" w:cs="Times New Roman"/>
          <w:sz w:val="24"/>
          <w:szCs w:val="24"/>
          <w:lang w:val="en-US"/>
        </w:rPr>
        <w:t xml:space="preserve"> STMIK PPKIA Pradnya Paramita Malang </w:t>
      </w:r>
      <w:proofErr w:type="spellStart"/>
      <w:r w:rsidRPr="008652FA">
        <w:rPr>
          <w:rFonts w:ascii="Times New Roman" w:hAnsi="Times New Roman" w:cs="Times New Roman"/>
          <w:sz w:val="24"/>
          <w:szCs w:val="24"/>
          <w:lang w:val="en-US"/>
        </w:rPr>
        <w:t>sebelumnya</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dengan</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sistem</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baru</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Pengujian</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ini</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memiliki</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tujuan</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untuk</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mempermudah</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penginputan</w:t>
      </w:r>
      <w:proofErr w:type="spellEnd"/>
      <w:r w:rsidRPr="008652FA">
        <w:rPr>
          <w:rFonts w:ascii="Times New Roman" w:hAnsi="Times New Roman" w:cs="Times New Roman"/>
          <w:sz w:val="24"/>
          <w:szCs w:val="24"/>
          <w:lang w:val="en-US"/>
        </w:rPr>
        <w:t xml:space="preserve"> data </w:t>
      </w:r>
      <w:proofErr w:type="spellStart"/>
      <w:r w:rsidR="000561DD" w:rsidRPr="008652FA">
        <w:rPr>
          <w:rFonts w:ascii="Times New Roman" w:hAnsi="Times New Roman" w:cs="Times New Roman"/>
          <w:sz w:val="24"/>
          <w:szCs w:val="24"/>
          <w:lang w:val="en-US"/>
        </w:rPr>
        <w:t>Pengolahan</w:t>
      </w:r>
      <w:proofErr w:type="spellEnd"/>
      <w:r w:rsidR="000561DD" w:rsidRPr="008652FA">
        <w:rPr>
          <w:rFonts w:ascii="Times New Roman" w:hAnsi="Times New Roman" w:cs="Times New Roman"/>
          <w:sz w:val="24"/>
          <w:szCs w:val="24"/>
          <w:lang w:val="en-US"/>
        </w:rPr>
        <w:t xml:space="preserve"> </w:t>
      </w:r>
      <w:proofErr w:type="spellStart"/>
      <w:r w:rsidR="000561DD" w:rsidRPr="008652FA">
        <w:rPr>
          <w:rFonts w:ascii="Times New Roman" w:hAnsi="Times New Roman" w:cs="Times New Roman"/>
          <w:sz w:val="24"/>
          <w:szCs w:val="24"/>
          <w:lang w:val="en-US"/>
        </w:rPr>
        <w:t>Peminjaman</w:t>
      </w:r>
      <w:proofErr w:type="spellEnd"/>
      <w:r w:rsidR="000561DD" w:rsidRPr="008652FA">
        <w:rPr>
          <w:rFonts w:ascii="Times New Roman" w:hAnsi="Times New Roman" w:cs="Times New Roman"/>
          <w:sz w:val="24"/>
          <w:szCs w:val="24"/>
          <w:lang w:val="en-US"/>
        </w:rPr>
        <w:t xml:space="preserve"> </w:t>
      </w:r>
      <w:proofErr w:type="spellStart"/>
      <w:r w:rsidR="000561DD" w:rsidRPr="008652FA">
        <w:rPr>
          <w:rFonts w:ascii="Times New Roman" w:hAnsi="Times New Roman" w:cs="Times New Roman"/>
          <w:sz w:val="24"/>
          <w:szCs w:val="24"/>
          <w:lang w:val="en-US"/>
        </w:rPr>
        <w:t>Sarpras</w:t>
      </w:r>
      <w:proofErr w:type="spellEnd"/>
      <w:r w:rsidR="000561DD" w:rsidRPr="008652FA">
        <w:rPr>
          <w:rFonts w:ascii="Times New Roman" w:hAnsi="Times New Roman" w:cs="Times New Roman"/>
          <w:sz w:val="24"/>
          <w:szCs w:val="24"/>
          <w:lang w:val="en-US"/>
        </w:rPr>
        <w:t xml:space="preserve"> </w:t>
      </w:r>
      <w:proofErr w:type="spellStart"/>
      <w:r w:rsidR="000561DD" w:rsidRPr="008652FA">
        <w:rPr>
          <w:rFonts w:ascii="Times New Roman" w:hAnsi="Times New Roman" w:cs="Times New Roman"/>
          <w:sz w:val="24"/>
          <w:szCs w:val="24"/>
          <w:lang w:val="en-US"/>
        </w:rPr>
        <w:t>Berbasis</w:t>
      </w:r>
      <w:proofErr w:type="spellEnd"/>
      <w:r w:rsidR="000561DD" w:rsidRPr="008652FA">
        <w:rPr>
          <w:rFonts w:ascii="Times New Roman" w:hAnsi="Times New Roman" w:cs="Times New Roman"/>
          <w:sz w:val="24"/>
          <w:szCs w:val="24"/>
          <w:lang w:val="en-US"/>
        </w:rPr>
        <w:t xml:space="preserve"> Web Di </w:t>
      </w:r>
      <w:r w:rsidRPr="008652FA">
        <w:rPr>
          <w:rFonts w:ascii="Times New Roman" w:hAnsi="Times New Roman" w:cs="Times New Roman"/>
          <w:sz w:val="24"/>
          <w:szCs w:val="24"/>
          <w:lang w:val="en-US"/>
        </w:rPr>
        <w:t>STMIK PPKIA Pradnya Paramita Malang.</w:t>
      </w:r>
    </w:p>
    <w:p w14:paraId="6E16F48F" w14:textId="1047624A" w:rsidR="00EB3E0B" w:rsidRPr="008652FA" w:rsidRDefault="00F2236D" w:rsidP="00D6233A">
      <w:pPr>
        <w:pStyle w:val="Heading1"/>
        <w:numPr>
          <w:ilvl w:val="0"/>
          <w:numId w:val="17"/>
        </w:numPr>
        <w:ind w:hanging="720"/>
        <w:rPr>
          <w:sz w:val="24"/>
          <w:szCs w:val="24"/>
          <w:lang w:val="en-US"/>
        </w:rPr>
      </w:pPr>
      <w:bookmarkStart w:id="119" w:name="_Toc167658799"/>
      <w:proofErr w:type="spellStart"/>
      <w:r w:rsidRPr="008652FA">
        <w:rPr>
          <w:sz w:val="24"/>
          <w:szCs w:val="24"/>
          <w:lang w:val="en-US"/>
        </w:rPr>
        <w:t>Benang</w:t>
      </w:r>
      <w:proofErr w:type="spellEnd"/>
      <w:r w:rsidRPr="008652FA">
        <w:rPr>
          <w:sz w:val="24"/>
          <w:szCs w:val="24"/>
          <w:lang w:val="en-US"/>
        </w:rPr>
        <w:t xml:space="preserve"> Merah </w:t>
      </w:r>
      <w:proofErr w:type="spellStart"/>
      <w:r w:rsidRPr="008652FA">
        <w:rPr>
          <w:sz w:val="24"/>
          <w:szCs w:val="24"/>
          <w:lang w:val="en-US"/>
        </w:rPr>
        <w:t>Penelitian</w:t>
      </w:r>
      <w:proofErr w:type="spellEnd"/>
      <w:r w:rsidRPr="008652FA">
        <w:rPr>
          <w:sz w:val="24"/>
          <w:szCs w:val="24"/>
          <w:lang w:val="en-US"/>
        </w:rPr>
        <w:t xml:space="preserve"> </w:t>
      </w:r>
      <w:proofErr w:type="spellStart"/>
      <w:r w:rsidRPr="008652FA">
        <w:rPr>
          <w:sz w:val="24"/>
          <w:szCs w:val="24"/>
          <w:lang w:val="en-US"/>
        </w:rPr>
        <w:t>Ilmiah</w:t>
      </w:r>
      <w:bookmarkEnd w:id="119"/>
      <w:proofErr w:type="spellEnd"/>
    </w:p>
    <w:p w14:paraId="15B91CBB" w14:textId="28CA5876" w:rsidR="00F2236D" w:rsidRPr="008652FA" w:rsidRDefault="00F2236D" w:rsidP="00F2236D">
      <w:pPr>
        <w:spacing w:after="0" w:line="480" w:lineRule="auto"/>
        <w:ind w:firstLine="720"/>
        <w:jc w:val="both"/>
        <w:rPr>
          <w:rFonts w:ascii="Times New Roman" w:hAnsi="Times New Roman" w:cs="Times New Roman"/>
          <w:sz w:val="24"/>
          <w:szCs w:val="24"/>
          <w:lang w:val="en-US"/>
        </w:rPr>
      </w:pPr>
      <w:proofErr w:type="spellStart"/>
      <w:r w:rsidRPr="008652FA">
        <w:rPr>
          <w:rFonts w:ascii="Times New Roman" w:hAnsi="Times New Roman" w:cs="Times New Roman"/>
          <w:sz w:val="24"/>
          <w:szCs w:val="24"/>
          <w:lang w:val="en-US"/>
        </w:rPr>
        <w:t>Seperti</w:t>
      </w:r>
      <w:proofErr w:type="spellEnd"/>
      <w:r w:rsidRPr="008652FA">
        <w:rPr>
          <w:rFonts w:ascii="Times New Roman" w:hAnsi="Times New Roman" w:cs="Times New Roman"/>
          <w:sz w:val="24"/>
          <w:szCs w:val="24"/>
          <w:lang w:val="en-US"/>
        </w:rPr>
        <w:t xml:space="preserve"> yang </w:t>
      </w:r>
      <w:proofErr w:type="spellStart"/>
      <w:r w:rsidRPr="008652FA">
        <w:rPr>
          <w:rFonts w:ascii="Times New Roman" w:hAnsi="Times New Roman" w:cs="Times New Roman"/>
          <w:sz w:val="24"/>
          <w:szCs w:val="24"/>
          <w:lang w:val="en-US"/>
        </w:rPr>
        <w:t>sudah</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dipaparkan</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sebelumnya</w:t>
      </w:r>
      <w:proofErr w:type="spellEnd"/>
      <w:r w:rsidRPr="008652FA">
        <w:rPr>
          <w:rFonts w:ascii="Times New Roman" w:hAnsi="Times New Roman" w:cs="Times New Roman"/>
          <w:sz w:val="24"/>
          <w:szCs w:val="24"/>
          <w:lang w:val="en-US"/>
        </w:rPr>
        <w:t xml:space="preserve">, </w:t>
      </w:r>
      <w:proofErr w:type="spellStart"/>
      <w:r w:rsidR="00555062" w:rsidRPr="008652FA">
        <w:rPr>
          <w:rFonts w:ascii="Times New Roman" w:hAnsi="Times New Roman" w:cs="Times New Roman"/>
          <w:sz w:val="24"/>
          <w:szCs w:val="24"/>
          <w:lang w:val="en-US"/>
        </w:rPr>
        <w:t>S</w:t>
      </w:r>
      <w:r w:rsidRPr="008652FA">
        <w:rPr>
          <w:rFonts w:ascii="Times New Roman" w:hAnsi="Times New Roman" w:cs="Times New Roman"/>
          <w:sz w:val="24"/>
          <w:szCs w:val="24"/>
          <w:lang w:val="en-US"/>
        </w:rPr>
        <w:t>istem</w:t>
      </w:r>
      <w:proofErr w:type="spellEnd"/>
      <w:r w:rsidRPr="008652FA">
        <w:rPr>
          <w:rFonts w:ascii="Times New Roman" w:hAnsi="Times New Roman" w:cs="Times New Roman"/>
          <w:sz w:val="24"/>
          <w:szCs w:val="24"/>
          <w:lang w:val="en-US"/>
        </w:rPr>
        <w:t xml:space="preserve"> </w:t>
      </w:r>
      <w:proofErr w:type="spellStart"/>
      <w:r w:rsidR="00555062" w:rsidRPr="008652FA">
        <w:rPr>
          <w:rFonts w:ascii="Times New Roman" w:hAnsi="Times New Roman" w:cs="Times New Roman"/>
          <w:sz w:val="24"/>
          <w:szCs w:val="24"/>
          <w:lang w:val="en-US"/>
        </w:rPr>
        <w:t>I</w:t>
      </w:r>
      <w:r w:rsidRPr="008652FA">
        <w:rPr>
          <w:rFonts w:ascii="Times New Roman" w:hAnsi="Times New Roman" w:cs="Times New Roman"/>
          <w:sz w:val="24"/>
          <w:szCs w:val="24"/>
          <w:lang w:val="en-US"/>
        </w:rPr>
        <w:t>nformasi</w:t>
      </w:r>
      <w:proofErr w:type="spellEnd"/>
      <w:r w:rsidRPr="008652FA">
        <w:rPr>
          <w:rFonts w:ascii="Times New Roman" w:hAnsi="Times New Roman" w:cs="Times New Roman"/>
          <w:sz w:val="24"/>
          <w:szCs w:val="24"/>
          <w:lang w:val="en-US"/>
        </w:rPr>
        <w:t xml:space="preserve"> </w:t>
      </w:r>
      <w:proofErr w:type="spellStart"/>
      <w:r w:rsidR="000561DD" w:rsidRPr="008652FA">
        <w:rPr>
          <w:rFonts w:ascii="Times New Roman" w:hAnsi="Times New Roman" w:cs="Times New Roman"/>
          <w:sz w:val="24"/>
          <w:szCs w:val="24"/>
          <w:lang w:val="en-US"/>
        </w:rPr>
        <w:t>Pengolahan</w:t>
      </w:r>
      <w:proofErr w:type="spellEnd"/>
      <w:r w:rsidR="000561DD" w:rsidRPr="008652FA">
        <w:rPr>
          <w:rFonts w:ascii="Times New Roman" w:hAnsi="Times New Roman" w:cs="Times New Roman"/>
          <w:sz w:val="24"/>
          <w:szCs w:val="24"/>
          <w:lang w:val="en-US"/>
        </w:rPr>
        <w:t xml:space="preserve"> Data </w:t>
      </w:r>
      <w:proofErr w:type="spellStart"/>
      <w:r w:rsidR="000561DD" w:rsidRPr="008652FA">
        <w:rPr>
          <w:rFonts w:ascii="Times New Roman" w:hAnsi="Times New Roman" w:cs="Times New Roman"/>
          <w:sz w:val="24"/>
          <w:szCs w:val="24"/>
          <w:lang w:val="en-US"/>
        </w:rPr>
        <w:t>Peminjaman</w:t>
      </w:r>
      <w:proofErr w:type="spellEnd"/>
      <w:r w:rsidR="000561DD" w:rsidRPr="008652FA">
        <w:rPr>
          <w:rFonts w:ascii="Times New Roman" w:hAnsi="Times New Roman" w:cs="Times New Roman"/>
          <w:sz w:val="24"/>
          <w:szCs w:val="24"/>
          <w:lang w:val="en-US"/>
        </w:rPr>
        <w:t xml:space="preserve"> </w:t>
      </w:r>
      <w:proofErr w:type="spellStart"/>
      <w:r w:rsidR="000561DD" w:rsidRPr="008652FA">
        <w:rPr>
          <w:rFonts w:ascii="Times New Roman" w:hAnsi="Times New Roman" w:cs="Times New Roman"/>
          <w:sz w:val="24"/>
          <w:szCs w:val="24"/>
          <w:lang w:val="en-US"/>
        </w:rPr>
        <w:t>Sarpras</w:t>
      </w:r>
      <w:proofErr w:type="spellEnd"/>
      <w:r w:rsidR="000561DD" w:rsidRPr="008652FA">
        <w:rPr>
          <w:rFonts w:ascii="Times New Roman" w:hAnsi="Times New Roman" w:cs="Times New Roman"/>
          <w:sz w:val="24"/>
          <w:szCs w:val="24"/>
          <w:lang w:val="en-US"/>
        </w:rPr>
        <w:t xml:space="preserve"> </w:t>
      </w:r>
      <w:proofErr w:type="spellStart"/>
      <w:r w:rsidR="000561DD" w:rsidRPr="008652FA">
        <w:rPr>
          <w:rFonts w:ascii="Times New Roman" w:hAnsi="Times New Roman" w:cs="Times New Roman"/>
          <w:sz w:val="24"/>
          <w:szCs w:val="24"/>
          <w:lang w:val="en-US"/>
        </w:rPr>
        <w:t>Berbasis</w:t>
      </w:r>
      <w:proofErr w:type="spellEnd"/>
      <w:r w:rsidR="000561DD" w:rsidRPr="008652FA">
        <w:rPr>
          <w:rFonts w:ascii="Times New Roman" w:hAnsi="Times New Roman" w:cs="Times New Roman"/>
          <w:sz w:val="24"/>
          <w:szCs w:val="24"/>
          <w:lang w:val="en-US"/>
        </w:rPr>
        <w:t xml:space="preserve"> </w:t>
      </w:r>
      <w:r w:rsidR="00555062" w:rsidRPr="008652FA">
        <w:rPr>
          <w:rFonts w:ascii="Times New Roman" w:hAnsi="Times New Roman" w:cs="Times New Roman"/>
          <w:sz w:val="24"/>
          <w:szCs w:val="24"/>
          <w:lang w:val="en-US"/>
        </w:rPr>
        <w:t>W</w:t>
      </w:r>
      <w:r w:rsidR="000561DD" w:rsidRPr="008652FA">
        <w:rPr>
          <w:rFonts w:ascii="Times New Roman" w:hAnsi="Times New Roman" w:cs="Times New Roman"/>
          <w:sz w:val="24"/>
          <w:szCs w:val="24"/>
          <w:lang w:val="en-US"/>
        </w:rPr>
        <w:t xml:space="preserve">eb </w:t>
      </w:r>
      <w:r w:rsidR="00F50EB6" w:rsidRPr="008652FA">
        <w:rPr>
          <w:rFonts w:ascii="Times New Roman" w:hAnsi="Times New Roman" w:cs="Times New Roman"/>
          <w:sz w:val="24"/>
          <w:szCs w:val="24"/>
          <w:lang w:val="en-US"/>
        </w:rPr>
        <w:t>d</w:t>
      </w:r>
      <w:r w:rsidR="000561DD" w:rsidRPr="008652FA">
        <w:rPr>
          <w:rFonts w:ascii="Times New Roman" w:hAnsi="Times New Roman" w:cs="Times New Roman"/>
          <w:sz w:val="24"/>
          <w:szCs w:val="24"/>
          <w:lang w:val="en-US"/>
        </w:rPr>
        <w:t xml:space="preserve">i </w:t>
      </w:r>
      <w:r w:rsidRPr="008652FA">
        <w:rPr>
          <w:rFonts w:ascii="Times New Roman" w:hAnsi="Times New Roman" w:cs="Times New Roman"/>
          <w:sz w:val="24"/>
          <w:szCs w:val="24"/>
          <w:lang w:val="en-US"/>
        </w:rPr>
        <w:t xml:space="preserve">STMIK PPKIA Pradnya Paramita Malang </w:t>
      </w:r>
      <w:proofErr w:type="spellStart"/>
      <w:r w:rsidRPr="008652FA">
        <w:rPr>
          <w:rFonts w:ascii="Times New Roman" w:hAnsi="Times New Roman" w:cs="Times New Roman"/>
          <w:sz w:val="24"/>
          <w:szCs w:val="24"/>
          <w:lang w:val="en-US"/>
        </w:rPr>
        <w:t>mengalami</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kendala</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dalam</w:t>
      </w:r>
      <w:proofErr w:type="spellEnd"/>
      <w:r w:rsidRPr="008652FA">
        <w:rPr>
          <w:rFonts w:ascii="Times New Roman" w:hAnsi="Times New Roman" w:cs="Times New Roman"/>
          <w:sz w:val="24"/>
          <w:szCs w:val="24"/>
          <w:lang w:val="en-US"/>
        </w:rPr>
        <w:t xml:space="preserve"> proses </w:t>
      </w:r>
      <w:proofErr w:type="spellStart"/>
      <w:r w:rsidRPr="008652FA">
        <w:rPr>
          <w:rFonts w:ascii="Times New Roman" w:hAnsi="Times New Roman" w:cs="Times New Roman"/>
          <w:sz w:val="24"/>
          <w:szCs w:val="24"/>
          <w:lang w:val="en-US"/>
        </w:rPr>
        <w:t>masih</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konvensional</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Akibatnya</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laporan</w:t>
      </w:r>
      <w:proofErr w:type="spellEnd"/>
      <w:r w:rsidRPr="008652FA">
        <w:rPr>
          <w:rFonts w:ascii="Times New Roman" w:hAnsi="Times New Roman" w:cs="Times New Roman"/>
          <w:sz w:val="24"/>
          <w:szCs w:val="24"/>
          <w:lang w:val="en-US"/>
        </w:rPr>
        <w:t xml:space="preserve"> dan </w:t>
      </w:r>
      <w:proofErr w:type="spellStart"/>
      <w:r w:rsidRPr="008652FA">
        <w:rPr>
          <w:rFonts w:ascii="Times New Roman" w:hAnsi="Times New Roman" w:cs="Times New Roman"/>
          <w:sz w:val="24"/>
          <w:szCs w:val="24"/>
          <w:lang w:val="en-US"/>
        </w:rPr>
        <w:t>pengajuan</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pinjaman</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sering</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mengalami</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tertunda</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Sistem</w:t>
      </w:r>
      <w:proofErr w:type="spellEnd"/>
      <w:r w:rsidRPr="008652FA">
        <w:rPr>
          <w:rFonts w:ascii="Times New Roman" w:hAnsi="Times New Roman" w:cs="Times New Roman"/>
          <w:sz w:val="24"/>
          <w:szCs w:val="24"/>
          <w:lang w:val="en-US"/>
        </w:rPr>
        <w:t xml:space="preserve"> </w:t>
      </w:r>
      <w:proofErr w:type="spellStart"/>
      <w:r w:rsidR="00F50EB6" w:rsidRPr="008652FA">
        <w:rPr>
          <w:rFonts w:ascii="Times New Roman" w:hAnsi="Times New Roman" w:cs="Times New Roman"/>
          <w:sz w:val="24"/>
          <w:szCs w:val="24"/>
          <w:lang w:val="en-US"/>
        </w:rPr>
        <w:t>I</w:t>
      </w:r>
      <w:r w:rsidRPr="008652FA">
        <w:rPr>
          <w:rFonts w:ascii="Times New Roman" w:hAnsi="Times New Roman" w:cs="Times New Roman"/>
          <w:sz w:val="24"/>
          <w:szCs w:val="24"/>
          <w:lang w:val="en-US"/>
        </w:rPr>
        <w:t>nformasi</w:t>
      </w:r>
      <w:proofErr w:type="spellEnd"/>
      <w:r w:rsidRPr="008652FA">
        <w:rPr>
          <w:rFonts w:ascii="Times New Roman" w:hAnsi="Times New Roman" w:cs="Times New Roman"/>
          <w:sz w:val="24"/>
          <w:szCs w:val="24"/>
          <w:lang w:val="en-US"/>
        </w:rPr>
        <w:t xml:space="preserve"> </w:t>
      </w:r>
      <w:proofErr w:type="spellStart"/>
      <w:r w:rsidR="000561DD" w:rsidRPr="008652FA">
        <w:rPr>
          <w:rFonts w:ascii="Times New Roman" w:hAnsi="Times New Roman" w:cs="Times New Roman"/>
          <w:sz w:val="24"/>
          <w:szCs w:val="24"/>
          <w:lang w:val="en-US"/>
        </w:rPr>
        <w:t>Peng</w:t>
      </w:r>
      <w:r w:rsidR="00F50EB6" w:rsidRPr="008652FA">
        <w:rPr>
          <w:rFonts w:ascii="Times New Roman" w:hAnsi="Times New Roman" w:cs="Times New Roman"/>
          <w:sz w:val="24"/>
          <w:szCs w:val="24"/>
          <w:lang w:val="en-US"/>
        </w:rPr>
        <w:t>olahan</w:t>
      </w:r>
      <w:proofErr w:type="spellEnd"/>
      <w:r w:rsidR="000561DD" w:rsidRPr="008652FA">
        <w:rPr>
          <w:rFonts w:ascii="Times New Roman" w:hAnsi="Times New Roman" w:cs="Times New Roman"/>
          <w:sz w:val="24"/>
          <w:szCs w:val="24"/>
          <w:lang w:val="en-US"/>
        </w:rPr>
        <w:t xml:space="preserve"> Data </w:t>
      </w:r>
      <w:proofErr w:type="spellStart"/>
      <w:r w:rsidR="000561DD" w:rsidRPr="008652FA">
        <w:rPr>
          <w:rFonts w:ascii="Times New Roman" w:hAnsi="Times New Roman" w:cs="Times New Roman"/>
          <w:sz w:val="24"/>
          <w:szCs w:val="24"/>
          <w:lang w:val="en-US"/>
        </w:rPr>
        <w:t>Peminjaman</w:t>
      </w:r>
      <w:proofErr w:type="spellEnd"/>
      <w:r w:rsidR="000561DD" w:rsidRPr="008652FA">
        <w:rPr>
          <w:rFonts w:ascii="Times New Roman" w:hAnsi="Times New Roman" w:cs="Times New Roman"/>
          <w:sz w:val="24"/>
          <w:szCs w:val="24"/>
          <w:lang w:val="en-US"/>
        </w:rPr>
        <w:t xml:space="preserve"> </w:t>
      </w:r>
      <w:proofErr w:type="spellStart"/>
      <w:r w:rsidR="000561DD" w:rsidRPr="008652FA">
        <w:rPr>
          <w:rFonts w:ascii="Times New Roman" w:hAnsi="Times New Roman" w:cs="Times New Roman"/>
          <w:sz w:val="24"/>
          <w:szCs w:val="24"/>
          <w:lang w:val="en-US"/>
        </w:rPr>
        <w:t>Sarpras</w:t>
      </w:r>
      <w:proofErr w:type="spellEnd"/>
      <w:r w:rsidR="000561DD" w:rsidRPr="008652FA">
        <w:rPr>
          <w:rFonts w:ascii="Times New Roman" w:hAnsi="Times New Roman" w:cs="Times New Roman"/>
          <w:sz w:val="24"/>
          <w:szCs w:val="24"/>
          <w:lang w:val="en-US"/>
        </w:rPr>
        <w:t xml:space="preserve"> </w:t>
      </w:r>
      <w:r w:rsidR="00F50EB6" w:rsidRPr="008652FA">
        <w:rPr>
          <w:rFonts w:ascii="Times New Roman" w:hAnsi="Times New Roman" w:cs="Times New Roman"/>
          <w:sz w:val="24"/>
          <w:szCs w:val="24"/>
          <w:lang w:val="en-US"/>
        </w:rPr>
        <w:t>d</w:t>
      </w:r>
      <w:r w:rsidR="000561DD" w:rsidRPr="008652FA">
        <w:rPr>
          <w:rFonts w:ascii="Times New Roman" w:hAnsi="Times New Roman" w:cs="Times New Roman"/>
          <w:sz w:val="24"/>
          <w:szCs w:val="24"/>
          <w:lang w:val="en-US"/>
        </w:rPr>
        <w:t xml:space="preserve">i </w:t>
      </w:r>
      <w:r w:rsidRPr="008652FA">
        <w:rPr>
          <w:rFonts w:ascii="Times New Roman" w:hAnsi="Times New Roman" w:cs="Times New Roman"/>
          <w:sz w:val="24"/>
          <w:szCs w:val="24"/>
          <w:lang w:val="en-US"/>
        </w:rPr>
        <w:t xml:space="preserve">STMIK PPKIA Pradnya Paramita Malang </w:t>
      </w:r>
      <w:proofErr w:type="spellStart"/>
      <w:r w:rsidRPr="008652FA">
        <w:rPr>
          <w:rFonts w:ascii="Times New Roman" w:hAnsi="Times New Roman" w:cs="Times New Roman"/>
          <w:sz w:val="24"/>
          <w:szCs w:val="24"/>
          <w:lang w:val="en-US"/>
        </w:rPr>
        <w:t>berbasis</w:t>
      </w:r>
      <w:proofErr w:type="spellEnd"/>
      <w:r w:rsidRPr="008652FA">
        <w:rPr>
          <w:rFonts w:ascii="Times New Roman" w:hAnsi="Times New Roman" w:cs="Times New Roman"/>
          <w:sz w:val="24"/>
          <w:szCs w:val="24"/>
          <w:lang w:val="en-US"/>
        </w:rPr>
        <w:t xml:space="preserve"> </w:t>
      </w:r>
      <w:r w:rsidR="00555062" w:rsidRPr="008652FA">
        <w:rPr>
          <w:rFonts w:ascii="Times New Roman" w:hAnsi="Times New Roman" w:cs="Times New Roman"/>
          <w:sz w:val="24"/>
          <w:szCs w:val="24"/>
          <w:lang w:val="en-US"/>
        </w:rPr>
        <w:t>Web</w:t>
      </w:r>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merupakan</w:t>
      </w:r>
      <w:proofErr w:type="spellEnd"/>
      <w:r w:rsidRPr="008652FA">
        <w:rPr>
          <w:rFonts w:ascii="Times New Roman" w:hAnsi="Times New Roman" w:cs="Times New Roman"/>
          <w:sz w:val="24"/>
          <w:szCs w:val="24"/>
          <w:lang w:val="en-US"/>
        </w:rPr>
        <w:t xml:space="preserve"> salah </w:t>
      </w:r>
      <w:proofErr w:type="spellStart"/>
      <w:r w:rsidRPr="008652FA">
        <w:rPr>
          <w:rFonts w:ascii="Times New Roman" w:hAnsi="Times New Roman" w:cs="Times New Roman"/>
          <w:sz w:val="24"/>
          <w:szCs w:val="24"/>
          <w:lang w:val="en-US"/>
        </w:rPr>
        <w:t>satu</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solusi</w:t>
      </w:r>
      <w:proofErr w:type="spellEnd"/>
      <w:r w:rsidRPr="008652FA">
        <w:rPr>
          <w:rFonts w:ascii="Times New Roman" w:hAnsi="Times New Roman" w:cs="Times New Roman"/>
          <w:sz w:val="24"/>
          <w:szCs w:val="24"/>
          <w:lang w:val="en-US"/>
        </w:rPr>
        <w:t xml:space="preserve"> yang </w:t>
      </w:r>
      <w:proofErr w:type="spellStart"/>
      <w:r w:rsidRPr="008652FA">
        <w:rPr>
          <w:rFonts w:ascii="Times New Roman" w:hAnsi="Times New Roman" w:cs="Times New Roman"/>
          <w:sz w:val="24"/>
          <w:szCs w:val="24"/>
          <w:lang w:val="en-US"/>
        </w:rPr>
        <w:t>bisa</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dibangun</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untuk</w:t>
      </w:r>
      <w:proofErr w:type="spellEnd"/>
      <w:r w:rsidRPr="008652FA">
        <w:rPr>
          <w:rFonts w:ascii="Times New Roman" w:hAnsi="Times New Roman" w:cs="Times New Roman"/>
          <w:sz w:val="24"/>
          <w:szCs w:val="24"/>
          <w:lang w:val="en-US"/>
        </w:rPr>
        <w:t xml:space="preserve"> </w:t>
      </w:r>
      <w:proofErr w:type="spellStart"/>
      <w:r w:rsidR="000561DD" w:rsidRPr="008652FA">
        <w:rPr>
          <w:rFonts w:ascii="Times New Roman" w:hAnsi="Times New Roman" w:cs="Times New Roman"/>
          <w:sz w:val="24"/>
          <w:szCs w:val="24"/>
          <w:lang w:val="en-US"/>
        </w:rPr>
        <w:t>pengelolaan</w:t>
      </w:r>
      <w:proofErr w:type="spellEnd"/>
      <w:r w:rsidR="000561DD" w:rsidRPr="008652FA">
        <w:rPr>
          <w:rFonts w:ascii="Times New Roman" w:hAnsi="Times New Roman" w:cs="Times New Roman"/>
          <w:sz w:val="24"/>
          <w:szCs w:val="24"/>
          <w:lang w:val="en-US"/>
        </w:rPr>
        <w:t xml:space="preserve"> </w:t>
      </w:r>
      <w:proofErr w:type="spellStart"/>
      <w:r w:rsidR="000561DD" w:rsidRPr="008652FA">
        <w:rPr>
          <w:rFonts w:ascii="Times New Roman" w:hAnsi="Times New Roman" w:cs="Times New Roman"/>
          <w:sz w:val="24"/>
          <w:szCs w:val="24"/>
          <w:lang w:val="en-US"/>
        </w:rPr>
        <w:t>peminjaman</w:t>
      </w:r>
      <w:proofErr w:type="spellEnd"/>
      <w:r w:rsidR="000561DD" w:rsidRPr="008652FA">
        <w:rPr>
          <w:rFonts w:ascii="Times New Roman" w:hAnsi="Times New Roman" w:cs="Times New Roman"/>
          <w:sz w:val="24"/>
          <w:szCs w:val="24"/>
          <w:lang w:val="en-US"/>
        </w:rPr>
        <w:t xml:space="preserve"> </w:t>
      </w:r>
      <w:proofErr w:type="spellStart"/>
      <w:r w:rsidR="000561DD" w:rsidRPr="008652FA">
        <w:rPr>
          <w:rFonts w:ascii="Times New Roman" w:hAnsi="Times New Roman" w:cs="Times New Roman"/>
          <w:sz w:val="24"/>
          <w:szCs w:val="24"/>
          <w:lang w:val="en-US"/>
        </w:rPr>
        <w:t>Sarpras</w:t>
      </w:r>
      <w:proofErr w:type="spellEnd"/>
      <w:r w:rsidR="000561DD" w:rsidRPr="008652FA">
        <w:rPr>
          <w:rFonts w:ascii="Times New Roman" w:hAnsi="Times New Roman" w:cs="Times New Roman"/>
          <w:sz w:val="24"/>
          <w:szCs w:val="24"/>
          <w:lang w:val="en-US"/>
        </w:rPr>
        <w:t>.</w:t>
      </w:r>
    </w:p>
    <w:p w14:paraId="7DA18529" w14:textId="77777777" w:rsidR="00ED69C7" w:rsidRDefault="00ED69C7" w:rsidP="0028719C">
      <w:pPr>
        <w:spacing w:after="0" w:line="480" w:lineRule="auto"/>
        <w:jc w:val="both"/>
        <w:rPr>
          <w:rFonts w:ascii="Times New Roman" w:hAnsi="Times New Roman" w:cs="Times New Roman"/>
          <w:sz w:val="24"/>
          <w:szCs w:val="24"/>
          <w:lang w:val="en-US"/>
        </w:rPr>
      </w:pPr>
    </w:p>
    <w:p w14:paraId="3EB2CFE1" w14:textId="77777777" w:rsidR="005441C5" w:rsidRDefault="005441C5" w:rsidP="008652FA">
      <w:pPr>
        <w:pStyle w:val="Heading1"/>
        <w:numPr>
          <w:ilvl w:val="0"/>
          <w:numId w:val="0"/>
        </w:numPr>
        <w:rPr>
          <w:lang w:val="en-US"/>
        </w:rPr>
        <w:sectPr w:rsidR="005441C5" w:rsidSect="001E1C7E">
          <w:headerReference w:type="default" r:id="rId35"/>
          <w:pgSz w:w="11907" w:h="16839" w:code="9"/>
          <w:pgMar w:top="1701" w:right="1984" w:bottom="1701" w:left="2268" w:header="1134" w:footer="1134" w:gutter="0"/>
          <w:cols w:space="720"/>
          <w:titlePg/>
          <w:docGrid w:linePitch="360"/>
        </w:sectPr>
      </w:pPr>
    </w:p>
    <w:p w14:paraId="2932DE1E" w14:textId="0939359E" w:rsidR="000068AE" w:rsidRPr="00CE5D13" w:rsidRDefault="000068AE" w:rsidP="00CE5D13">
      <w:pPr>
        <w:pStyle w:val="Heading1"/>
        <w:numPr>
          <w:ilvl w:val="0"/>
          <w:numId w:val="0"/>
        </w:numPr>
        <w:jc w:val="center"/>
        <w:rPr>
          <w:lang w:val="en-US"/>
        </w:rPr>
      </w:pPr>
      <w:bookmarkStart w:id="120" w:name="_Toc167658800"/>
      <w:r>
        <w:rPr>
          <w:lang w:val="en-US"/>
        </w:rPr>
        <w:lastRenderedPageBreak/>
        <w:t>BAB I</w:t>
      </w:r>
      <w:r w:rsidR="00D97DC5">
        <w:rPr>
          <w:lang w:val="en-US"/>
        </w:rPr>
        <w:t>V</w:t>
      </w:r>
      <w:r w:rsidR="003430C2">
        <w:rPr>
          <w:lang w:val="en-US"/>
        </w:rPr>
        <w:t xml:space="preserve"> </w:t>
      </w:r>
      <w:r w:rsidR="003430C2">
        <w:rPr>
          <w:lang w:val="en-US"/>
        </w:rPr>
        <w:br/>
      </w:r>
      <w:r>
        <w:rPr>
          <w:lang w:val="en-US"/>
        </w:rPr>
        <w:t>PENGUJIAN DAN HASIL</w:t>
      </w:r>
      <w:bookmarkEnd w:id="120"/>
    </w:p>
    <w:p w14:paraId="1F7FF381" w14:textId="0D8F2A30" w:rsidR="00BF4A11" w:rsidRPr="00C80A5E" w:rsidRDefault="00BF4A11" w:rsidP="00102A85">
      <w:pPr>
        <w:pStyle w:val="Heading1"/>
        <w:numPr>
          <w:ilvl w:val="0"/>
          <w:numId w:val="19"/>
        </w:numPr>
        <w:ind w:hanging="720"/>
        <w:rPr>
          <w:sz w:val="24"/>
          <w:szCs w:val="24"/>
          <w:lang w:val="en-US"/>
        </w:rPr>
      </w:pPr>
      <w:bookmarkStart w:id="121" w:name="_Toc167658801"/>
      <w:proofErr w:type="spellStart"/>
      <w:r w:rsidRPr="00C80A5E">
        <w:rPr>
          <w:sz w:val="24"/>
          <w:szCs w:val="24"/>
          <w:lang w:val="en-US"/>
        </w:rPr>
        <w:t>Pengujian</w:t>
      </w:r>
      <w:proofErr w:type="spellEnd"/>
      <w:r w:rsidRPr="00C80A5E">
        <w:rPr>
          <w:sz w:val="24"/>
          <w:szCs w:val="24"/>
          <w:lang w:val="en-US"/>
        </w:rPr>
        <w:t xml:space="preserve"> </w:t>
      </w:r>
      <w:proofErr w:type="spellStart"/>
      <w:r w:rsidRPr="00C80A5E">
        <w:rPr>
          <w:sz w:val="24"/>
          <w:szCs w:val="24"/>
          <w:lang w:val="en-US"/>
        </w:rPr>
        <w:t>Sistem</w:t>
      </w:r>
      <w:bookmarkEnd w:id="121"/>
      <w:proofErr w:type="spellEnd"/>
    </w:p>
    <w:p w14:paraId="5684F822" w14:textId="39843C8C" w:rsidR="005B6E09" w:rsidRDefault="005B6E09" w:rsidP="005B6E09">
      <w:pPr>
        <w:pStyle w:val="NoSpacing"/>
        <w:spacing w:line="480" w:lineRule="auto"/>
        <w:ind w:firstLine="720"/>
        <w:jc w:val="both"/>
        <w:rPr>
          <w:rFonts w:ascii="Times New Roman" w:hAnsi="Times New Roman"/>
          <w:sz w:val="24"/>
          <w:szCs w:val="24"/>
        </w:rPr>
      </w:pPr>
      <w:proofErr w:type="spellStart"/>
      <w:r w:rsidRPr="005B6E09">
        <w:rPr>
          <w:rFonts w:ascii="Times New Roman" w:hAnsi="Times New Roman"/>
          <w:sz w:val="24"/>
          <w:szCs w:val="24"/>
        </w:rPr>
        <w:t>Pengujian</w:t>
      </w:r>
      <w:proofErr w:type="spellEnd"/>
      <w:r w:rsidRPr="005B6E09">
        <w:rPr>
          <w:rFonts w:ascii="Times New Roman" w:hAnsi="Times New Roman"/>
          <w:sz w:val="24"/>
          <w:szCs w:val="24"/>
        </w:rPr>
        <w:t xml:space="preserve"> </w:t>
      </w:r>
      <w:proofErr w:type="spellStart"/>
      <w:r w:rsidR="0085114E">
        <w:rPr>
          <w:rFonts w:ascii="Times New Roman" w:hAnsi="Times New Roman"/>
          <w:sz w:val="24"/>
          <w:szCs w:val="24"/>
        </w:rPr>
        <w:t>S</w:t>
      </w:r>
      <w:r w:rsidRPr="005B6E09">
        <w:rPr>
          <w:rFonts w:ascii="Times New Roman" w:hAnsi="Times New Roman"/>
          <w:sz w:val="24"/>
          <w:szCs w:val="24"/>
        </w:rPr>
        <w:t>istem</w:t>
      </w:r>
      <w:proofErr w:type="spellEnd"/>
      <w:r w:rsidRPr="005B6E09">
        <w:rPr>
          <w:rFonts w:ascii="Times New Roman" w:hAnsi="Times New Roman"/>
          <w:sz w:val="24"/>
          <w:szCs w:val="24"/>
        </w:rPr>
        <w:t xml:space="preserve"> </w:t>
      </w:r>
      <w:proofErr w:type="spellStart"/>
      <w:r w:rsidRPr="005B6E09">
        <w:rPr>
          <w:rFonts w:ascii="Times New Roman" w:hAnsi="Times New Roman"/>
          <w:sz w:val="24"/>
          <w:szCs w:val="24"/>
        </w:rPr>
        <w:t>dilakukan</w:t>
      </w:r>
      <w:proofErr w:type="spellEnd"/>
      <w:r w:rsidRPr="005B6E09">
        <w:rPr>
          <w:rFonts w:ascii="Times New Roman" w:hAnsi="Times New Roman"/>
          <w:sz w:val="24"/>
          <w:szCs w:val="24"/>
        </w:rPr>
        <w:t xml:space="preserve"> pada </w:t>
      </w:r>
      <w:proofErr w:type="spellStart"/>
      <w:r>
        <w:rPr>
          <w:rFonts w:ascii="Times New Roman" w:hAnsi="Times New Roman"/>
          <w:sz w:val="24"/>
          <w:szCs w:val="24"/>
        </w:rPr>
        <w:t>Sistem</w:t>
      </w:r>
      <w:proofErr w:type="spellEnd"/>
      <w:r>
        <w:rPr>
          <w:rFonts w:ascii="Times New Roman" w:hAnsi="Times New Roman"/>
          <w:sz w:val="24"/>
          <w:szCs w:val="24"/>
        </w:rPr>
        <w:t xml:space="preserve"> </w:t>
      </w:r>
      <w:proofErr w:type="spellStart"/>
      <w:r>
        <w:rPr>
          <w:rFonts w:ascii="Times New Roman" w:hAnsi="Times New Roman"/>
          <w:sz w:val="24"/>
          <w:szCs w:val="24"/>
        </w:rPr>
        <w:t>Informasi</w:t>
      </w:r>
      <w:proofErr w:type="spellEnd"/>
      <w:r w:rsidR="0085114E">
        <w:rPr>
          <w:rFonts w:ascii="Times New Roman" w:hAnsi="Times New Roman"/>
          <w:sz w:val="24"/>
          <w:szCs w:val="24"/>
        </w:rPr>
        <w:t xml:space="preserve"> </w:t>
      </w:r>
      <w:proofErr w:type="spellStart"/>
      <w:r>
        <w:rPr>
          <w:rFonts w:ascii="Times New Roman" w:hAnsi="Times New Roman"/>
          <w:sz w:val="24"/>
          <w:szCs w:val="24"/>
        </w:rPr>
        <w:t>Pengolahan</w:t>
      </w:r>
      <w:proofErr w:type="spellEnd"/>
      <w:r>
        <w:rPr>
          <w:rFonts w:ascii="Times New Roman" w:hAnsi="Times New Roman"/>
          <w:sz w:val="24"/>
          <w:szCs w:val="24"/>
        </w:rPr>
        <w:t xml:space="preserve"> Data </w:t>
      </w:r>
      <w:proofErr w:type="spellStart"/>
      <w:r>
        <w:rPr>
          <w:rFonts w:ascii="Times New Roman" w:hAnsi="Times New Roman"/>
          <w:sz w:val="24"/>
          <w:szCs w:val="24"/>
        </w:rPr>
        <w:t>Peminjaman</w:t>
      </w:r>
      <w:proofErr w:type="spellEnd"/>
      <w:r>
        <w:rPr>
          <w:rFonts w:ascii="Times New Roman" w:hAnsi="Times New Roman"/>
          <w:sz w:val="24"/>
          <w:szCs w:val="24"/>
        </w:rPr>
        <w:t xml:space="preserve"> Sarana dan </w:t>
      </w:r>
      <w:proofErr w:type="spellStart"/>
      <w:r>
        <w:rPr>
          <w:rFonts w:ascii="Times New Roman" w:hAnsi="Times New Roman"/>
          <w:sz w:val="24"/>
          <w:szCs w:val="24"/>
        </w:rPr>
        <w:t>Prasarana</w:t>
      </w:r>
      <w:proofErr w:type="spellEnd"/>
      <w:r>
        <w:rPr>
          <w:rFonts w:ascii="Times New Roman" w:hAnsi="Times New Roman"/>
          <w:sz w:val="24"/>
          <w:szCs w:val="24"/>
        </w:rPr>
        <w:t xml:space="preserve"> (</w:t>
      </w:r>
      <w:proofErr w:type="spellStart"/>
      <w:r>
        <w:rPr>
          <w:rFonts w:ascii="Times New Roman" w:hAnsi="Times New Roman"/>
          <w:sz w:val="24"/>
          <w:szCs w:val="24"/>
        </w:rPr>
        <w:t>Sarpras</w:t>
      </w:r>
      <w:proofErr w:type="spellEnd"/>
      <w:r>
        <w:rPr>
          <w:rFonts w:ascii="Times New Roman" w:hAnsi="Times New Roman"/>
          <w:sz w:val="24"/>
          <w:szCs w:val="24"/>
        </w:rPr>
        <w:t xml:space="preserve">) </w:t>
      </w:r>
      <w:proofErr w:type="spellStart"/>
      <w:r>
        <w:rPr>
          <w:rFonts w:ascii="Times New Roman" w:hAnsi="Times New Roman"/>
          <w:sz w:val="24"/>
          <w:szCs w:val="24"/>
        </w:rPr>
        <w:t>Berbasis</w:t>
      </w:r>
      <w:proofErr w:type="spellEnd"/>
      <w:r>
        <w:rPr>
          <w:rFonts w:ascii="Times New Roman" w:hAnsi="Times New Roman"/>
          <w:sz w:val="24"/>
          <w:szCs w:val="24"/>
        </w:rPr>
        <w:t xml:space="preserve"> Web di </w:t>
      </w:r>
      <w:r w:rsidRPr="005B6E09">
        <w:rPr>
          <w:rFonts w:ascii="Times New Roman" w:hAnsi="Times New Roman"/>
          <w:sz w:val="24"/>
          <w:szCs w:val="24"/>
        </w:rPr>
        <w:t xml:space="preserve">STMIK PPKIA Pradnya Paramita Malang. Dalam </w:t>
      </w:r>
      <w:proofErr w:type="spellStart"/>
      <w:r w:rsidRPr="005B6E09">
        <w:rPr>
          <w:rFonts w:ascii="Times New Roman" w:hAnsi="Times New Roman"/>
          <w:sz w:val="24"/>
          <w:szCs w:val="24"/>
        </w:rPr>
        <w:t>pengujian</w:t>
      </w:r>
      <w:proofErr w:type="spellEnd"/>
      <w:r w:rsidRPr="005B6E09">
        <w:rPr>
          <w:rFonts w:ascii="Times New Roman" w:hAnsi="Times New Roman"/>
          <w:sz w:val="24"/>
          <w:szCs w:val="24"/>
        </w:rPr>
        <w:t xml:space="preserve"> </w:t>
      </w:r>
      <w:proofErr w:type="spellStart"/>
      <w:r w:rsidRPr="005B6E09">
        <w:rPr>
          <w:rFonts w:ascii="Times New Roman" w:hAnsi="Times New Roman"/>
          <w:sz w:val="24"/>
          <w:szCs w:val="24"/>
        </w:rPr>
        <w:t>dilakukan</w:t>
      </w:r>
      <w:proofErr w:type="spellEnd"/>
      <w:r w:rsidRPr="005B6E09">
        <w:rPr>
          <w:rFonts w:ascii="Times New Roman" w:hAnsi="Times New Roman"/>
          <w:sz w:val="24"/>
          <w:szCs w:val="24"/>
        </w:rPr>
        <w:t xml:space="preserve"> </w:t>
      </w:r>
      <w:proofErr w:type="spellStart"/>
      <w:r w:rsidRPr="005B6E09">
        <w:rPr>
          <w:rFonts w:ascii="Times New Roman" w:hAnsi="Times New Roman"/>
          <w:sz w:val="24"/>
          <w:szCs w:val="24"/>
        </w:rPr>
        <w:t>dengan</w:t>
      </w:r>
      <w:proofErr w:type="spellEnd"/>
      <w:r w:rsidRPr="005B6E09">
        <w:rPr>
          <w:rFonts w:ascii="Times New Roman" w:hAnsi="Times New Roman"/>
          <w:sz w:val="24"/>
          <w:szCs w:val="24"/>
        </w:rPr>
        <w:t xml:space="preserve"> </w:t>
      </w:r>
      <w:proofErr w:type="spellStart"/>
      <w:r w:rsidRPr="005B6E09">
        <w:rPr>
          <w:rFonts w:ascii="Times New Roman" w:hAnsi="Times New Roman"/>
          <w:sz w:val="24"/>
          <w:szCs w:val="24"/>
        </w:rPr>
        <w:t>pengujian</w:t>
      </w:r>
      <w:proofErr w:type="spellEnd"/>
      <w:r w:rsidRPr="005B6E09">
        <w:rPr>
          <w:rFonts w:ascii="Times New Roman" w:hAnsi="Times New Roman"/>
          <w:sz w:val="24"/>
          <w:szCs w:val="24"/>
        </w:rPr>
        <w:t xml:space="preserve"> </w:t>
      </w:r>
      <w:r w:rsidRPr="005B6E09">
        <w:rPr>
          <w:rFonts w:ascii="Times New Roman" w:hAnsi="Times New Roman"/>
          <w:i/>
          <w:sz w:val="24"/>
          <w:szCs w:val="24"/>
        </w:rPr>
        <w:t>black box</w:t>
      </w:r>
      <w:r w:rsidRPr="005B6E09">
        <w:rPr>
          <w:rFonts w:ascii="Times New Roman" w:hAnsi="Times New Roman"/>
          <w:sz w:val="24"/>
          <w:szCs w:val="24"/>
        </w:rPr>
        <w:t xml:space="preserve">. </w:t>
      </w:r>
      <w:r w:rsidR="00A21FB9">
        <w:rPr>
          <w:rFonts w:ascii="Times New Roman" w:hAnsi="Times New Roman"/>
          <w:sz w:val="24"/>
          <w:szCs w:val="24"/>
        </w:rPr>
        <w:t xml:space="preserve"> </w:t>
      </w:r>
    </w:p>
    <w:p w14:paraId="5A756E21" w14:textId="77777777" w:rsidR="005B6E09" w:rsidRDefault="005B6E09" w:rsidP="00B71138">
      <w:pPr>
        <w:pStyle w:val="Heading3"/>
        <w:numPr>
          <w:ilvl w:val="0"/>
          <w:numId w:val="94"/>
        </w:numPr>
        <w:ind w:left="142" w:hanging="142"/>
        <w:rPr>
          <w:i/>
          <w:sz w:val="27"/>
          <w:szCs w:val="27"/>
        </w:rPr>
      </w:pPr>
      <w:bookmarkStart w:id="122" w:name="_Toc167658802"/>
      <w:r>
        <w:rPr>
          <w:sz w:val="27"/>
          <w:szCs w:val="27"/>
        </w:rPr>
        <w:t xml:space="preserve">Pengujian </w:t>
      </w:r>
      <w:r>
        <w:rPr>
          <w:i/>
          <w:sz w:val="27"/>
          <w:szCs w:val="27"/>
        </w:rPr>
        <w:t>Black Box</w:t>
      </w:r>
      <w:bookmarkEnd w:id="122"/>
    </w:p>
    <w:p w14:paraId="5A575D16" w14:textId="77777777" w:rsidR="005B6E09" w:rsidRPr="008652FA" w:rsidRDefault="005B6E09" w:rsidP="004D76A4">
      <w:pPr>
        <w:spacing w:line="480" w:lineRule="auto"/>
        <w:ind w:firstLine="709"/>
        <w:jc w:val="both"/>
        <w:rPr>
          <w:rFonts w:ascii="Times New Roman" w:eastAsia="SimSun" w:hAnsi="Times New Roman" w:cs="Times New Roman"/>
          <w:sz w:val="24"/>
          <w:szCs w:val="24"/>
          <w:lang w:val="en-ID"/>
        </w:rPr>
      </w:pPr>
      <w:r w:rsidRPr="008652FA">
        <w:rPr>
          <w:rFonts w:ascii="Times New Roman" w:hAnsi="Times New Roman" w:cs="Times New Roman"/>
          <w:sz w:val="24"/>
          <w:szCs w:val="24"/>
        </w:rPr>
        <w:t xml:space="preserve">Pengujian </w:t>
      </w:r>
      <w:r w:rsidRPr="008652FA">
        <w:rPr>
          <w:rFonts w:ascii="Times New Roman" w:hAnsi="Times New Roman" w:cs="Times New Roman"/>
          <w:i/>
          <w:sz w:val="24"/>
          <w:szCs w:val="24"/>
        </w:rPr>
        <w:t>Black Box</w:t>
      </w:r>
      <w:r w:rsidRPr="008652FA">
        <w:rPr>
          <w:rFonts w:ascii="Times New Roman" w:hAnsi="Times New Roman" w:cs="Times New Roman"/>
          <w:sz w:val="24"/>
          <w:szCs w:val="24"/>
        </w:rPr>
        <w:t xml:space="preserve"> adalah pengujian yang dilakukan untuk menguji fungsionalitas dari tampilan luarnya, apakah sudah berfungsi sebagaimana mestinya. </w:t>
      </w:r>
    </w:p>
    <w:p w14:paraId="649AF593" w14:textId="7E62B55C" w:rsidR="005B6E09" w:rsidRPr="008652FA" w:rsidRDefault="005B6E09" w:rsidP="005441C5">
      <w:pPr>
        <w:pStyle w:val="ListParagraph"/>
        <w:numPr>
          <w:ilvl w:val="0"/>
          <w:numId w:val="68"/>
        </w:numPr>
        <w:spacing w:before="100" w:beforeAutospacing="1" w:after="100" w:afterAutospacing="1" w:line="240" w:lineRule="auto"/>
        <w:ind w:left="142" w:hanging="284"/>
        <w:jc w:val="both"/>
        <w:rPr>
          <w:rFonts w:ascii="Times New Roman" w:hAnsi="Times New Roman" w:cs="Times New Roman"/>
          <w:sz w:val="24"/>
          <w:szCs w:val="24"/>
        </w:rPr>
      </w:pPr>
      <w:r w:rsidRPr="008652FA">
        <w:rPr>
          <w:rFonts w:ascii="Times New Roman" w:hAnsi="Times New Roman" w:cs="Times New Roman"/>
          <w:sz w:val="24"/>
          <w:szCs w:val="24"/>
        </w:rPr>
        <w:t xml:space="preserve">Pengujian Halaman </w:t>
      </w:r>
      <w:r w:rsidRPr="008652FA">
        <w:rPr>
          <w:rFonts w:ascii="Times New Roman" w:hAnsi="Times New Roman" w:cs="Times New Roman"/>
          <w:i/>
          <w:sz w:val="24"/>
          <w:szCs w:val="24"/>
        </w:rPr>
        <w:t>Login</w:t>
      </w:r>
      <w:r w:rsidR="0085114E" w:rsidRPr="008652FA">
        <w:rPr>
          <w:rFonts w:ascii="Times New Roman" w:hAnsi="Times New Roman" w:cs="Times New Roman"/>
          <w:i/>
          <w:sz w:val="24"/>
          <w:szCs w:val="24"/>
          <w:lang w:val="en-US"/>
        </w:rPr>
        <w:t xml:space="preserve"> </w:t>
      </w:r>
      <w:proofErr w:type="spellStart"/>
      <w:r w:rsidR="004C0C0E" w:rsidRPr="008652FA">
        <w:rPr>
          <w:rFonts w:ascii="Times New Roman" w:hAnsi="Times New Roman" w:cs="Times New Roman"/>
          <w:iCs/>
          <w:sz w:val="24"/>
          <w:szCs w:val="24"/>
          <w:lang w:val="en-US"/>
        </w:rPr>
        <w:t>Pengelola</w:t>
      </w:r>
      <w:proofErr w:type="spellEnd"/>
      <w:r w:rsidR="004C0C0E" w:rsidRPr="008652FA">
        <w:rPr>
          <w:rFonts w:ascii="Times New Roman" w:hAnsi="Times New Roman" w:cs="Times New Roman"/>
          <w:iCs/>
          <w:sz w:val="24"/>
          <w:szCs w:val="24"/>
          <w:lang w:val="en-US"/>
        </w:rPr>
        <w:t xml:space="preserve"> </w:t>
      </w:r>
      <w:proofErr w:type="spellStart"/>
      <w:r w:rsidR="004C0C0E" w:rsidRPr="008652FA">
        <w:rPr>
          <w:rFonts w:ascii="Times New Roman" w:hAnsi="Times New Roman" w:cs="Times New Roman"/>
          <w:iCs/>
          <w:sz w:val="24"/>
          <w:szCs w:val="24"/>
          <w:lang w:val="en-US"/>
        </w:rPr>
        <w:t>Sarpras</w:t>
      </w:r>
      <w:proofErr w:type="spellEnd"/>
    </w:p>
    <w:p w14:paraId="55EE55A8" w14:textId="5C447797" w:rsidR="00CB6614" w:rsidRPr="008652FA" w:rsidRDefault="005B6E09" w:rsidP="00CB6614">
      <w:pPr>
        <w:spacing w:line="480" w:lineRule="auto"/>
        <w:ind w:firstLine="720"/>
        <w:jc w:val="both"/>
        <w:rPr>
          <w:rFonts w:ascii="Times New Roman" w:hAnsi="Times New Roman" w:cs="Times New Roman"/>
          <w:sz w:val="24"/>
          <w:szCs w:val="24"/>
        </w:rPr>
      </w:pPr>
      <w:r w:rsidRPr="008652FA">
        <w:rPr>
          <w:rFonts w:ascii="Times New Roman" w:hAnsi="Times New Roman" w:cs="Times New Roman"/>
          <w:sz w:val="24"/>
          <w:szCs w:val="24"/>
        </w:rPr>
        <w:t xml:space="preserve">Tabel 4.1 merupakan tabel yang menampilkan pengujian </w:t>
      </w:r>
      <w:r w:rsidR="00BA2C26" w:rsidRPr="008652FA">
        <w:rPr>
          <w:rFonts w:ascii="Times New Roman" w:hAnsi="Times New Roman" w:cs="Times New Roman"/>
          <w:i/>
          <w:sz w:val="24"/>
          <w:szCs w:val="24"/>
        </w:rPr>
        <w:t>b</w:t>
      </w:r>
      <w:r w:rsidRPr="008652FA">
        <w:rPr>
          <w:rFonts w:ascii="Times New Roman" w:hAnsi="Times New Roman" w:cs="Times New Roman"/>
          <w:i/>
          <w:sz w:val="24"/>
          <w:szCs w:val="24"/>
        </w:rPr>
        <w:t xml:space="preserve">lack </w:t>
      </w:r>
      <w:r w:rsidR="00BA2C26" w:rsidRPr="008652FA">
        <w:rPr>
          <w:rFonts w:ascii="Times New Roman" w:hAnsi="Times New Roman" w:cs="Times New Roman"/>
          <w:i/>
          <w:sz w:val="24"/>
          <w:szCs w:val="24"/>
        </w:rPr>
        <w:t>b</w:t>
      </w:r>
      <w:r w:rsidRPr="008652FA">
        <w:rPr>
          <w:rFonts w:ascii="Times New Roman" w:hAnsi="Times New Roman" w:cs="Times New Roman"/>
          <w:i/>
          <w:sz w:val="24"/>
          <w:szCs w:val="24"/>
        </w:rPr>
        <w:t xml:space="preserve">ox </w:t>
      </w:r>
      <w:r w:rsidR="00BA2C26" w:rsidRPr="008652FA">
        <w:rPr>
          <w:rFonts w:ascii="Times New Roman" w:hAnsi="Times New Roman" w:cs="Times New Roman"/>
          <w:i/>
          <w:sz w:val="24"/>
          <w:szCs w:val="24"/>
        </w:rPr>
        <w:t>l</w:t>
      </w:r>
      <w:r w:rsidRPr="008652FA">
        <w:rPr>
          <w:rFonts w:ascii="Times New Roman" w:hAnsi="Times New Roman" w:cs="Times New Roman"/>
          <w:i/>
          <w:sz w:val="24"/>
          <w:szCs w:val="24"/>
        </w:rPr>
        <w:t>ogin</w:t>
      </w:r>
      <w:r w:rsidR="005B0EDC" w:rsidRPr="008652FA">
        <w:rPr>
          <w:rFonts w:ascii="Times New Roman" w:hAnsi="Times New Roman" w:cs="Times New Roman"/>
          <w:i/>
          <w:sz w:val="24"/>
          <w:szCs w:val="24"/>
          <w:lang w:val="en-US"/>
        </w:rPr>
        <w:t xml:space="preserve"> </w:t>
      </w:r>
      <w:bookmarkStart w:id="123" w:name="_Toc136943551"/>
      <w:bookmarkEnd w:id="123"/>
      <w:proofErr w:type="spellStart"/>
      <w:r w:rsidR="00633C52" w:rsidRPr="008652FA">
        <w:rPr>
          <w:rFonts w:ascii="Times New Roman" w:hAnsi="Times New Roman" w:cs="Times New Roman"/>
          <w:iCs/>
          <w:sz w:val="24"/>
          <w:szCs w:val="24"/>
          <w:lang w:val="en-US"/>
        </w:rPr>
        <w:t>p</w:t>
      </w:r>
      <w:r w:rsidR="004C0C0E" w:rsidRPr="008652FA">
        <w:rPr>
          <w:rFonts w:ascii="Times New Roman" w:hAnsi="Times New Roman" w:cs="Times New Roman"/>
          <w:iCs/>
          <w:sz w:val="24"/>
          <w:szCs w:val="24"/>
          <w:lang w:val="en-US"/>
        </w:rPr>
        <w:t>engelola</w:t>
      </w:r>
      <w:proofErr w:type="spellEnd"/>
      <w:r w:rsidR="004C0C0E" w:rsidRPr="008652FA">
        <w:rPr>
          <w:rFonts w:ascii="Times New Roman" w:hAnsi="Times New Roman" w:cs="Times New Roman"/>
          <w:iCs/>
          <w:sz w:val="24"/>
          <w:szCs w:val="24"/>
          <w:lang w:val="en-US"/>
        </w:rPr>
        <w:t xml:space="preserve"> </w:t>
      </w:r>
      <w:proofErr w:type="spellStart"/>
      <w:r w:rsidR="00633C52" w:rsidRPr="008652FA">
        <w:rPr>
          <w:rFonts w:ascii="Times New Roman" w:hAnsi="Times New Roman" w:cs="Times New Roman"/>
          <w:iCs/>
          <w:sz w:val="24"/>
          <w:szCs w:val="24"/>
          <w:lang w:val="en-US"/>
        </w:rPr>
        <w:t>s</w:t>
      </w:r>
      <w:r w:rsidR="004C0C0E" w:rsidRPr="008652FA">
        <w:rPr>
          <w:rFonts w:ascii="Times New Roman" w:hAnsi="Times New Roman" w:cs="Times New Roman"/>
          <w:iCs/>
          <w:sz w:val="24"/>
          <w:szCs w:val="24"/>
          <w:lang w:val="en-US"/>
        </w:rPr>
        <w:t>arpras</w:t>
      </w:r>
      <w:proofErr w:type="spellEnd"/>
      <w:r w:rsidR="004C0C0E" w:rsidRPr="008652FA">
        <w:rPr>
          <w:rFonts w:ascii="Times New Roman" w:hAnsi="Times New Roman" w:cs="Times New Roman"/>
          <w:iCs/>
          <w:sz w:val="24"/>
          <w:szCs w:val="24"/>
          <w:lang w:val="en-US"/>
        </w:rPr>
        <w:t>.</w:t>
      </w:r>
    </w:p>
    <w:p w14:paraId="5E2E7A6B" w14:textId="385A6A95" w:rsidR="00CB6614" w:rsidRDefault="00CB6614" w:rsidP="00CB6614">
      <w:pPr>
        <w:pStyle w:val="Caption"/>
      </w:pPr>
      <w:bookmarkStart w:id="124" w:name="_Toc166480534"/>
      <w:r>
        <w:t xml:space="preserve">Tabel 4. </w:t>
      </w:r>
      <w:r>
        <w:fldChar w:fldCharType="begin"/>
      </w:r>
      <w:r>
        <w:instrText xml:space="preserve"> SEQ Tabel_4. \* ARABIC </w:instrText>
      </w:r>
      <w:r>
        <w:fldChar w:fldCharType="separate"/>
      </w:r>
      <w:r w:rsidR="00871F4B">
        <w:rPr>
          <w:noProof/>
        </w:rPr>
        <w:t>1</w:t>
      </w:r>
      <w:r>
        <w:fldChar w:fldCharType="end"/>
      </w:r>
      <w:r>
        <w:t xml:space="preserve"> </w:t>
      </w:r>
      <w:bookmarkStart w:id="125" w:name="_Toc165525591"/>
      <w:r w:rsidRPr="00633C52">
        <w:rPr>
          <w:i/>
          <w:iCs w:val="0"/>
        </w:rPr>
        <w:t>Black Box</w:t>
      </w:r>
      <w:r>
        <w:t xml:space="preserve"> </w:t>
      </w:r>
      <w:r w:rsidRPr="00176D35">
        <w:rPr>
          <w:i/>
          <w:szCs w:val="24"/>
        </w:rPr>
        <w:t xml:space="preserve">Login </w:t>
      </w:r>
      <w:proofErr w:type="spellStart"/>
      <w:r w:rsidRPr="004C0C0E">
        <w:rPr>
          <w:iCs w:val="0"/>
          <w:szCs w:val="24"/>
        </w:rPr>
        <w:t>Pengelola</w:t>
      </w:r>
      <w:proofErr w:type="spellEnd"/>
      <w:r w:rsidRPr="004C0C0E">
        <w:rPr>
          <w:iCs w:val="0"/>
          <w:szCs w:val="24"/>
        </w:rPr>
        <w:t xml:space="preserve"> </w:t>
      </w:r>
      <w:proofErr w:type="spellStart"/>
      <w:r w:rsidRPr="004C0C0E">
        <w:rPr>
          <w:iCs w:val="0"/>
          <w:szCs w:val="24"/>
        </w:rPr>
        <w:t>Sarpras</w:t>
      </w:r>
      <w:bookmarkEnd w:id="124"/>
      <w:bookmarkEnd w:id="125"/>
      <w:proofErr w:type="spellEnd"/>
    </w:p>
    <w:tbl>
      <w:tblPr>
        <w:tblStyle w:val="TableGrid"/>
        <w:tblW w:w="0" w:type="auto"/>
        <w:jc w:val="center"/>
        <w:tblLayout w:type="fixed"/>
        <w:tblLook w:val="04A0" w:firstRow="1" w:lastRow="0" w:firstColumn="1" w:lastColumn="0" w:noHBand="0" w:noVBand="1"/>
      </w:tblPr>
      <w:tblGrid>
        <w:gridCol w:w="576"/>
        <w:gridCol w:w="1696"/>
        <w:gridCol w:w="914"/>
        <w:gridCol w:w="1629"/>
        <w:gridCol w:w="1085"/>
        <w:gridCol w:w="894"/>
      </w:tblGrid>
      <w:tr w:rsidR="0085114E" w14:paraId="2421BEFB" w14:textId="77777777" w:rsidTr="00176D35">
        <w:trPr>
          <w:trHeight w:val="657"/>
          <w:tblHeader/>
          <w:jc w:val="center"/>
        </w:trPr>
        <w:tc>
          <w:tcPr>
            <w:tcW w:w="576" w:type="dxa"/>
          </w:tcPr>
          <w:p w14:paraId="2472CAAE" w14:textId="77777777" w:rsidR="0085114E" w:rsidRPr="00A3273D" w:rsidRDefault="0085114E" w:rsidP="00176D35">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NO</w:t>
            </w:r>
          </w:p>
        </w:tc>
        <w:tc>
          <w:tcPr>
            <w:tcW w:w="1696" w:type="dxa"/>
          </w:tcPr>
          <w:p w14:paraId="62D643E2" w14:textId="77777777" w:rsidR="0085114E" w:rsidRPr="00A3273D" w:rsidRDefault="0085114E" w:rsidP="00176D35">
            <w:pPr>
              <w:pStyle w:val="ListParagraph"/>
              <w:ind w:left="0"/>
              <w:jc w:val="center"/>
              <w:rPr>
                <w:rFonts w:ascii="Times New Roman" w:hAnsi="Times New Roman" w:cs="Times New Roman"/>
                <w:b/>
                <w:sz w:val="24"/>
                <w:szCs w:val="24"/>
                <w:lang w:val="en-US"/>
              </w:rPr>
            </w:pPr>
            <w:proofErr w:type="spellStart"/>
            <w:r w:rsidRPr="00A3273D">
              <w:rPr>
                <w:rFonts w:ascii="Times New Roman" w:hAnsi="Times New Roman" w:cs="Times New Roman"/>
                <w:b/>
                <w:sz w:val="24"/>
                <w:szCs w:val="24"/>
                <w:lang w:val="en-US"/>
              </w:rPr>
              <w:t>Skenario</w:t>
            </w:r>
            <w:proofErr w:type="spellEnd"/>
            <w:r w:rsidRPr="00A3273D">
              <w:rPr>
                <w:rFonts w:ascii="Times New Roman" w:hAnsi="Times New Roman" w:cs="Times New Roman"/>
                <w:b/>
                <w:sz w:val="24"/>
                <w:szCs w:val="24"/>
                <w:lang w:val="en-US"/>
              </w:rPr>
              <w:t xml:space="preserve"> </w:t>
            </w:r>
            <w:proofErr w:type="spellStart"/>
            <w:r w:rsidRPr="00A3273D">
              <w:rPr>
                <w:rFonts w:ascii="Times New Roman" w:hAnsi="Times New Roman" w:cs="Times New Roman"/>
                <w:b/>
                <w:sz w:val="24"/>
                <w:szCs w:val="24"/>
                <w:lang w:val="en-US"/>
              </w:rPr>
              <w:t>Pengujian</w:t>
            </w:r>
            <w:proofErr w:type="spellEnd"/>
          </w:p>
        </w:tc>
        <w:tc>
          <w:tcPr>
            <w:tcW w:w="914" w:type="dxa"/>
          </w:tcPr>
          <w:p w14:paraId="50F72AAA" w14:textId="77777777" w:rsidR="0085114E" w:rsidRPr="00A3273D" w:rsidRDefault="0085114E" w:rsidP="00176D35">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Test Case</w:t>
            </w:r>
          </w:p>
        </w:tc>
        <w:tc>
          <w:tcPr>
            <w:tcW w:w="1629" w:type="dxa"/>
          </w:tcPr>
          <w:p w14:paraId="352C955F" w14:textId="77777777" w:rsidR="0085114E" w:rsidRPr="00A3273D" w:rsidRDefault="0085114E" w:rsidP="00176D35">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 xml:space="preserve">Hasil yang </w:t>
            </w:r>
            <w:proofErr w:type="spellStart"/>
            <w:r w:rsidRPr="00A3273D">
              <w:rPr>
                <w:rFonts w:ascii="Times New Roman" w:hAnsi="Times New Roman" w:cs="Times New Roman"/>
                <w:b/>
                <w:sz w:val="24"/>
                <w:szCs w:val="24"/>
                <w:lang w:val="en-US"/>
              </w:rPr>
              <w:t>Diharapkan</w:t>
            </w:r>
            <w:proofErr w:type="spellEnd"/>
          </w:p>
        </w:tc>
        <w:tc>
          <w:tcPr>
            <w:tcW w:w="1085" w:type="dxa"/>
          </w:tcPr>
          <w:p w14:paraId="0A6B40A5" w14:textId="77777777" w:rsidR="0085114E" w:rsidRPr="00A3273D" w:rsidRDefault="0085114E" w:rsidP="00176D35">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 xml:space="preserve">Hasil </w:t>
            </w:r>
            <w:proofErr w:type="spellStart"/>
            <w:r w:rsidRPr="00A3273D">
              <w:rPr>
                <w:rFonts w:ascii="Times New Roman" w:hAnsi="Times New Roman" w:cs="Times New Roman"/>
                <w:b/>
                <w:sz w:val="24"/>
                <w:szCs w:val="24"/>
                <w:lang w:val="en-US"/>
              </w:rPr>
              <w:t>Pengujian</w:t>
            </w:r>
            <w:proofErr w:type="spellEnd"/>
          </w:p>
        </w:tc>
        <w:tc>
          <w:tcPr>
            <w:tcW w:w="894" w:type="dxa"/>
          </w:tcPr>
          <w:p w14:paraId="4F9BB955" w14:textId="77777777" w:rsidR="0085114E" w:rsidRPr="00A3273D" w:rsidRDefault="0085114E" w:rsidP="00176D35">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Status</w:t>
            </w:r>
          </w:p>
        </w:tc>
      </w:tr>
      <w:tr w:rsidR="0085114E" w14:paraId="789BD301" w14:textId="77777777" w:rsidTr="00176D35">
        <w:trPr>
          <w:jc w:val="center"/>
        </w:trPr>
        <w:tc>
          <w:tcPr>
            <w:tcW w:w="576" w:type="dxa"/>
          </w:tcPr>
          <w:p w14:paraId="3DA87980" w14:textId="77777777" w:rsidR="0085114E" w:rsidRPr="00201874" w:rsidRDefault="0085114E" w:rsidP="00176D35">
            <w:pPr>
              <w:pStyle w:val="ListParagraph"/>
              <w:ind w:left="0"/>
              <w:jc w:val="center"/>
              <w:rPr>
                <w:rFonts w:ascii="Times New Roman" w:hAnsi="Times New Roman" w:cs="Times New Roman"/>
                <w:sz w:val="22"/>
                <w:szCs w:val="22"/>
                <w:lang w:val="en-US"/>
              </w:rPr>
            </w:pPr>
            <w:r w:rsidRPr="00201874">
              <w:rPr>
                <w:rFonts w:ascii="Times New Roman" w:hAnsi="Times New Roman" w:cs="Times New Roman"/>
                <w:sz w:val="22"/>
                <w:szCs w:val="22"/>
                <w:lang w:val="en-US"/>
              </w:rPr>
              <w:t>1</w:t>
            </w:r>
          </w:p>
        </w:tc>
        <w:tc>
          <w:tcPr>
            <w:tcW w:w="1696" w:type="dxa"/>
          </w:tcPr>
          <w:p w14:paraId="034A06EF" w14:textId="79F73F92" w:rsidR="0085114E" w:rsidRPr="00201874" w:rsidRDefault="0085114E" w:rsidP="004800F3">
            <w:pPr>
              <w:pStyle w:val="ListParagraph"/>
              <w:ind w:left="0"/>
              <w:jc w:val="center"/>
              <w:rPr>
                <w:rFonts w:ascii="Times New Roman" w:hAnsi="Times New Roman" w:cs="Times New Roman"/>
                <w:sz w:val="22"/>
                <w:szCs w:val="22"/>
                <w:lang w:val="en-US"/>
              </w:rPr>
            </w:pPr>
            <w:r w:rsidRPr="00201874">
              <w:rPr>
                <w:rFonts w:ascii="Times New Roman" w:hAnsi="Times New Roman" w:cs="Times New Roman"/>
                <w:sz w:val="22"/>
                <w:szCs w:val="22"/>
              </w:rPr>
              <w:t>Memasukkan email</w:t>
            </w:r>
            <w:r w:rsidR="00D137C4">
              <w:rPr>
                <w:rFonts w:ascii="Times New Roman" w:hAnsi="Times New Roman" w:cs="Times New Roman"/>
                <w:sz w:val="22"/>
                <w:szCs w:val="22"/>
              </w:rPr>
              <w:t xml:space="preserve"> </w:t>
            </w:r>
            <w:r w:rsidRPr="00201874">
              <w:rPr>
                <w:rFonts w:ascii="Times New Roman" w:hAnsi="Times New Roman" w:cs="Times New Roman"/>
                <w:sz w:val="22"/>
                <w:szCs w:val="22"/>
              </w:rPr>
              <w:t xml:space="preserve">dan mengosogkan </w:t>
            </w:r>
            <w:r w:rsidRPr="00CB2DB2">
              <w:rPr>
                <w:rFonts w:ascii="Times New Roman" w:hAnsi="Times New Roman" w:cs="Times New Roman"/>
                <w:i/>
                <w:sz w:val="22"/>
                <w:szCs w:val="22"/>
              </w:rPr>
              <w:t>password</w:t>
            </w:r>
          </w:p>
        </w:tc>
        <w:tc>
          <w:tcPr>
            <w:tcW w:w="914" w:type="dxa"/>
          </w:tcPr>
          <w:p w14:paraId="49F8B3B9" w14:textId="77777777" w:rsidR="0085114E" w:rsidRPr="00201874" w:rsidRDefault="0085114E" w:rsidP="004800F3">
            <w:pPr>
              <w:pStyle w:val="ListParagraph"/>
              <w:ind w:left="0"/>
              <w:jc w:val="center"/>
              <w:rPr>
                <w:rFonts w:ascii="Times New Roman" w:hAnsi="Times New Roman" w:cs="Times New Roman"/>
                <w:sz w:val="22"/>
                <w:szCs w:val="22"/>
                <w:lang w:val="en-US"/>
              </w:rPr>
            </w:pPr>
            <w:r w:rsidRPr="00201874">
              <w:rPr>
                <w:rFonts w:ascii="Times New Roman" w:hAnsi="Times New Roman" w:cs="Times New Roman"/>
                <w:sz w:val="22"/>
                <w:szCs w:val="22"/>
                <w:lang w:val="en-US"/>
              </w:rPr>
              <w:t xml:space="preserve">Tekan </w:t>
            </w:r>
            <w:proofErr w:type="spellStart"/>
            <w:r w:rsidRPr="00201874">
              <w:rPr>
                <w:rFonts w:ascii="Times New Roman" w:hAnsi="Times New Roman" w:cs="Times New Roman"/>
                <w:sz w:val="22"/>
                <w:szCs w:val="22"/>
                <w:lang w:val="en-US"/>
              </w:rPr>
              <w:t>tombol</w:t>
            </w:r>
            <w:proofErr w:type="spellEnd"/>
            <w:r w:rsidRPr="00201874">
              <w:rPr>
                <w:rFonts w:ascii="Times New Roman" w:hAnsi="Times New Roman" w:cs="Times New Roman"/>
                <w:sz w:val="22"/>
                <w:szCs w:val="22"/>
                <w:lang w:val="en-US"/>
              </w:rPr>
              <w:t xml:space="preserve"> </w:t>
            </w:r>
            <w:r w:rsidRPr="007C3063">
              <w:rPr>
                <w:rFonts w:ascii="Times New Roman" w:hAnsi="Times New Roman" w:cs="Times New Roman"/>
                <w:i/>
                <w:sz w:val="22"/>
                <w:szCs w:val="22"/>
                <w:lang w:val="en-US"/>
              </w:rPr>
              <w:t>login</w:t>
            </w:r>
          </w:p>
        </w:tc>
        <w:tc>
          <w:tcPr>
            <w:tcW w:w="1629" w:type="dxa"/>
          </w:tcPr>
          <w:p w14:paraId="6513A330" w14:textId="77777777" w:rsidR="0085114E" w:rsidRPr="00201874" w:rsidRDefault="0085114E" w:rsidP="004800F3">
            <w:pPr>
              <w:pStyle w:val="ListParagraph"/>
              <w:ind w:left="0"/>
              <w:jc w:val="center"/>
              <w:rPr>
                <w:rFonts w:ascii="Times New Roman" w:hAnsi="Times New Roman" w:cs="Times New Roman"/>
                <w:sz w:val="22"/>
                <w:szCs w:val="22"/>
                <w:lang w:val="en-US"/>
              </w:rPr>
            </w:pPr>
            <w:r w:rsidRPr="004E28A1">
              <w:rPr>
                <w:rFonts w:ascii="Times New Roman" w:hAnsi="Times New Roman" w:cs="Times New Roman"/>
                <w:i/>
                <w:sz w:val="22"/>
                <w:szCs w:val="22"/>
                <w:lang w:val="en-US"/>
              </w:rPr>
              <w:t>Login</w:t>
            </w:r>
            <w:r w:rsidRPr="00201874">
              <w:rPr>
                <w:rFonts w:ascii="Times New Roman" w:hAnsi="Times New Roman" w:cs="Times New Roman"/>
                <w:sz w:val="22"/>
                <w:szCs w:val="22"/>
                <w:lang w:val="en-US"/>
              </w:rPr>
              <w:t xml:space="preserve"> </w:t>
            </w:r>
            <w:proofErr w:type="spellStart"/>
            <w:r w:rsidRPr="00201874">
              <w:rPr>
                <w:rFonts w:ascii="Times New Roman" w:hAnsi="Times New Roman" w:cs="Times New Roman"/>
                <w:sz w:val="22"/>
                <w:szCs w:val="22"/>
                <w:lang w:val="en-US"/>
              </w:rPr>
              <w:t>gagal</w:t>
            </w:r>
            <w:proofErr w:type="spellEnd"/>
          </w:p>
        </w:tc>
        <w:tc>
          <w:tcPr>
            <w:tcW w:w="1085" w:type="dxa"/>
          </w:tcPr>
          <w:p w14:paraId="3D685742" w14:textId="77777777" w:rsidR="0085114E" w:rsidRPr="00201874" w:rsidRDefault="0085114E" w:rsidP="004800F3">
            <w:pPr>
              <w:pStyle w:val="ListParagraph"/>
              <w:ind w:left="0"/>
              <w:jc w:val="center"/>
              <w:rPr>
                <w:rFonts w:ascii="Times New Roman" w:hAnsi="Times New Roman" w:cs="Times New Roman"/>
                <w:sz w:val="22"/>
                <w:szCs w:val="22"/>
                <w:lang w:val="en-US"/>
              </w:rPr>
            </w:pPr>
            <w:proofErr w:type="spellStart"/>
            <w:r w:rsidRPr="00201874">
              <w:rPr>
                <w:rFonts w:ascii="Times New Roman" w:hAnsi="Times New Roman" w:cs="Times New Roman"/>
                <w:sz w:val="22"/>
                <w:szCs w:val="22"/>
                <w:lang w:val="en-US"/>
              </w:rPr>
              <w:t>Sesuai</w:t>
            </w:r>
            <w:proofErr w:type="spellEnd"/>
            <w:r w:rsidRPr="00201874">
              <w:rPr>
                <w:rFonts w:ascii="Times New Roman" w:hAnsi="Times New Roman" w:cs="Times New Roman"/>
                <w:sz w:val="22"/>
                <w:szCs w:val="22"/>
                <w:lang w:val="en-US"/>
              </w:rPr>
              <w:t xml:space="preserve"> </w:t>
            </w:r>
            <w:proofErr w:type="spellStart"/>
            <w:r w:rsidRPr="00201874">
              <w:rPr>
                <w:rFonts w:ascii="Times New Roman" w:hAnsi="Times New Roman" w:cs="Times New Roman"/>
                <w:sz w:val="22"/>
                <w:szCs w:val="22"/>
                <w:lang w:val="en-US"/>
              </w:rPr>
              <w:t>harapan</w:t>
            </w:r>
            <w:proofErr w:type="spellEnd"/>
          </w:p>
        </w:tc>
        <w:tc>
          <w:tcPr>
            <w:tcW w:w="894" w:type="dxa"/>
          </w:tcPr>
          <w:p w14:paraId="66E84B40" w14:textId="681A79EF" w:rsidR="0085114E" w:rsidRPr="00201874" w:rsidRDefault="00803F00" w:rsidP="00880809">
            <w:pPr>
              <w:pStyle w:val="ListParagraph"/>
              <w:ind w:left="0"/>
              <w:rPr>
                <w:rFonts w:ascii="Times New Roman" w:hAnsi="Times New Roman" w:cs="Times New Roman"/>
                <w:sz w:val="22"/>
                <w:szCs w:val="22"/>
                <w:lang w:val="en-US"/>
              </w:rPr>
            </w:pPr>
            <w:r>
              <w:rPr>
                <w:rFonts w:ascii="Times New Roman" w:hAnsi="Times New Roman" w:cs="Times New Roman"/>
                <w:sz w:val="22"/>
                <w:szCs w:val="22"/>
                <w:lang w:val="en-US"/>
              </w:rPr>
              <w:t>Valid</w:t>
            </w:r>
          </w:p>
        </w:tc>
      </w:tr>
      <w:tr w:rsidR="0085114E" w14:paraId="27159577" w14:textId="77777777" w:rsidTr="00176D35">
        <w:trPr>
          <w:jc w:val="center"/>
        </w:trPr>
        <w:tc>
          <w:tcPr>
            <w:tcW w:w="576" w:type="dxa"/>
          </w:tcPr>
          <w:p w14:paraId="0CFAB7C4" w14:textId="77777777" w:rsidR="0085114E" w:rsidRPr="00201874" w:rsidRDefault="0085114E" w:rsidP="00825BFA">
            <w:pPr>
              <w:pStyle w:val="ListParagraph"/>
              <w:spacing w:line="480" w:lineRule="auto"/>
              <w:ind w:left="0"/>
              <w:jc w:val="center"/>
              <w:rPr>
                <w:rFonts w:ascii="Times New Roman" w:hAnsi="Times New Roman" w:cs="Times New Roman"/>
                <w:sz w:val="22"/>
                <w:szCs w:val="22"/>
                <w:lang w:val="en-US"/>
              </w:rPr>
            </w:pPr>
            <w:r w:rsidRPr="00201874">
              <w:rPr>
                <w:rFonts w:ascii="Times New Roman" w:hAnsi="Times New Roman" w:cs="Times New Roman"/>
                <w:sz w:val="22"/>
                <w:szCs w:val="22"/>
                <w:lang w:val="en-US"/>
              </w:rPr>
              <w:t>2</w:t>
            </w:r>
          </w:p>
        </w:tc>
        <w:tc>
          <w:tcPr>
            <w:tcW w:w="1696" w:type="dxa"/>
          </w:tcPr>
          <w:p w14:paraId="09688AFC" w14:textId="77777777" w:rsidR="0085114E" w:rsidRPr="00201874" w:rsidRDefault="0085114E" w:rsidP="004800F3">
            <w:pPr>
              <w:pStyle w:val="ListParagraph"/>
              <w:ind w:left="0"/>
              <w:jc w:val="center"/>
              <w:rPr>
                <w:rFonts w:ascii="Times New Roman" w:hAnsi="Times New Roman" w:cs="Times New Roman"/>
                <w:sz w:val="22"/>
                <w:szCs w:val="22"/>
                <w:lang w:val="en-US"/>
              </w:rPr>
            </w:pPr>
            <w:r w:rsidRPr="00201874">
              <w:rPr>
                <w:rFonts w:ascii="Times New Roman" w:hAnsi="Times New Roman" w:cs="Times New Roman"/>
                <w:sz w:val="22"/>
                <w:szCs w:val="22"/>
              </w:rPr>
              <w:t>Mengosongkan email dan memasukkan password</w:t>
            </w:r>
          </w:p>
        </w:tc>
        <w:tc>
          <w:tcPr>
            <w:tcW w:w="914" w:type="dxa"/>
          </w:tcPr>
          <w:p w14:paraId="0AA8A28B" w14:textId="77777777" w:rsidR="0085114E" w:rsidRPr="00201874" w:rsidRDefault="0085114E" w:rsidP="004800F3">
            <w:pPr>
              <w:pStyle w:val="ListParagraph"/>
              <w:ind w:left="0"/>
              <w:jc w:val="center"/>
              <w:rPr>
                <w:rFonts w:ascii="Times New Roman" w:hAnsi="Times New Roman" w:cs="Times New Roman"/>
                <w:sz w:val="22"/>
                <w:szCs w:val="22"/>
                <w:lang w:val="en-US"/>
              </w:rPr>
            </w:pPr>
            <w:r w:rsidRPr="00201874">
              <w:rPr>
                <w:rFonts w:ascii="Times New Roman" w:hAnsi="Times New Roman" w:cs="Times New Roman"/>
                <w:sz w:val="22"/>
                <w:szCs w:val="22"/>
                <w:lang w:val="en-US"/>
              </w:rPr>
              <w:t xml:space="preserve">Tekan </w:t>
            </w:r>
            <w:proofErr w:type="spellStart"/>
            <w:r w:rsidRPr="00201874">
              <w:rPr>
                <w:rFonts w:ascii="Times New Roman" w:hAnsi="Times New Roman" w:cs="Times New Roman"/>
                <w:sz w:val="22"/>
                <w:szCs w:val="22"/>
                <w:lang w:val="en-US"/>
              </w:rPr>
              <w:t>tombol</w:t>
            </w:r>
            <w:proofErr w:type="spellEnd"/>
            <w:r w:rsidRPr="00201874">
              <w:rPr>
                <w:rFonts w:ascii="Times New Roman" w:hAnsi="Times New Roman" w:cs="Times New Roman"/>
                <w:sz w:val="22"/>
                <w:szCs w:val="22"/>
                <w:lang w:val="en-US"/>
              </w:rPr>
              <w:t xml:space="preserve"> </w:t>
            </w:r>
            <w:r w:rsidRPr="007C3063">
              <w:rPr>
                <w:rFonts w:ascii="Times New Roman" w:hAnsi="Times New Roman" w:cs="Times New Roman"/>
                <w:i/>
                <w:sz w:val="22"/>
                <w:szCs w:val="22"/>
                <w:lang w:val="en-US"/>
              </w:rPr>
              <w:t>login</w:t>
            </w:r>
          </w:p>
        </w:tc>
        <w:tc>
          <w:tcPr>
            <w:tcW w:w="1629" w:type="dxa"/>
          </w:tcPr>
          <w:p w14:paraId="02705C6E" w14:textId="77777777" w:rsidR="0085114E" w:rsidRPr="00201874" w:rsidRDefault="0085114E" w:rsidP="004800F3">
            <w:pPr>
              <w:pStyle w:val="ListParagraph"/>
              <w:ind w:left="0"/>
              <w:jc w:val="center"/>
              <w:rPr>
                <w:rFonts w:ascii="Times New Roman" w:hAnsi="Times New Roman" w:cs="Times New Roman"/>
                <w:sz w:val="22"/>
                <w:szCs w:val="22"/>
                <w:lang w:val="en-US"/>
              </w:rPr>
            </w:pPr>
            <w:r w:rsidRPr="004E28A1">
              <w:rPr>
                <w:rFonts w:ascii="Times New Roman" w:hAnsi="Times New Roman" w:cs="Times New Roman"/>
                <w:i/>
                <w:sz w:val="22"/>
                <w:szCs w:val="22"/>
                <w:lang w:val="en-US"/>
              </w:rPr>
              <w:t>Login</w:t>
            </w:r>
            <w:r w:rsidRPr="00201874">
              <w:rPr>
                <w:rFonts w:ascii="Times New Roman" w:hAnsi="Times New Roman" w:cs="Times New Roman"/>
                <w:sz w:val="22"/>
                <w:szCs w:val="22"/>
                <w:lang w:val="en-US"/>
              </w:rPr>
              <w:t xml:space="preserve"> </w:t>
            </w:r>
            <w:proofErr w:type="spellStart"/>
            <w:r w:rsidRPr="00201874">
              <w:rPr>
                <w:rFonts w:ascii="Times New Roman" w:hAnsi="Times New Roman" w:cs="Times New Roman"/>
                <w:sz w:val="22"/>
                <w:szCs w:val="22"/>
                <w:lang w:val="en-US"/>
              </w:rPr>
              <w:t>gagal</w:t>
            </w:r>
            <w:proofErr w:type="spellEnd"/>
          </w:p>
        </w:tc>
        <w:tc>
          <w:tcPr>
            <w:tcW w:w="1085" w:type="dxa"/>
          </w:tcPr>
          <w:p w14:paraId="2B96A8B3" w14:textId="77777777" w:rsidR="0085114E" w:rsidRPr="00201874" w:rsidRDefault="0085114E" w:rsidP="004800F3">
            <w:pPr>
              <w:pStyle w:val="ListParagraph"/>
              <w:ind w:left="0"/>
              <w:jc w:val="center"/>
              <w:rPr>
                <w:rFonts w:ascii="Times New Roman" w:hAnsi="Times New Roman" w:cs="Times New Roman"/>
                <w:sz w:val="22"/>
                <w:szCs w:val="22"/>
                <w:lang w:val="en-US"/>
              </w:rPr>
            </w:pPr>
            <w:proofErr w:type="spellStart"/>
            <w:r w:rsidRPr="00201874">
              <w:rPr>
                <w:rFonts w:ascii="Times New Roman" w:hAnsi="Times New Roman" w:cs="Times New Roman"/>
                <w:sz w:val="22"/>
                <w:szCs w:val="22"/>
                <w:lang w:val="en-US"/>
              </w:rPr>
              <w:t>Sesuai</w:t>
            </w:r>
            <w:proofErr w:type="spellEnd"/>
            <w:r w:rsidRPr="00201874">
              <w:rPr>
                <w:rFonts w:ascii="Times New Roman" w:hAnsi="Times New Roman" w:cs="Times New Roman"/>
                <w:sz w:val="22"/>
                <w:szCs w:val="22"/>
                <w:lang w:val="en-US"/>
              </w:rPr>
              <w:t xml:space="preserve"> </w:t>
            </w:r>
            <w:proofErr w:type="spellStart"/>
            <w:r w:rsidRPr="00201874">
              <w:rPr>
                <w:rFonts w:ascii="Times New Roman" w:hAnsi="Times New Roman" w:cs="Times New Roman"/>
                <w:sz w:val="22"/>
                <w:szCs w:val="22"/>
                <w:lang w:val="en-US"/>
              </w:rPr>
              <w:t>harapan</w:t>
            </w:r>
            <w:proofErr w:type="spellEnd"/>
          </w:p>
        </w:tc>
        <w:tc>
          <w:tcPr>
            <w:tcW w:w="894" w:type="dxa"/>
          </w:tcPr>
          <w:p w14:paraId="4DD2B278" w14:textId="72D3DB0A" w:rsidR="0085114E" w:rsidRPr="00201874" w:rsidRDefault="00803F00" w:rsidP="00880809">
            <w:pPr>
              <w:pStyle w:val="ListParagraph"/>
              <w:ind w:left="0"/>
              <w:rPr>
                <w:rFonts w:ascii="Times New Roman" w:hAnsi="Times New Roman" w:cs="Times New Roman"/>
                <w:sz w:val="22"/>
                <w:szCs w:val="22"/>
                <w:lang w:val="en-US"/>
              </w:rPr>
            </w:pPr>
            <w:r>
              <w:rPr>
                <w:rFonts w:ascii="Times New Roman" w:hAnsi="Times New Roman" w:cs="Times New Roman"/>
                <w:sz w:val="22"/>
                <w:szCs w:val="22"/>
                <w:lang w:val="en-US"/>
              </w:rPr>
              <w:t>Valid</w:t>
            </w:r>
          </w:p>
        </w:tc>
      </w:tr>
      <w:tr w:rsidR="0085114E" w14:paraId="580BA827" w14:textId="77777777" w:rsidTr="00D137C4">
        <w:trPr>
          <w:trHeight w:val="858"/>
          <w:jc w:val="center"/>
        </w:trPr>
        <w:tc>
          <w:tcPr>
            <w:tcW w:w="576" w:type="dxa"/>
          </w:tcPr>
          <w:p w14:paraId="0213B0FA" w14:textId="77777777" w:rsidR="0085114E" w:rsidRPr="00201874" w:rsidRDefault="0085114E" w:rsidP="00671D1B">
            <w:pPr>
              <w:pStyle w:val="ListParagraph"/>
              <w:ind w:left="0"/>
              <w:jc w:val="center"/>
              <w:rPr>
                <w:rFonts w:ascii="Times New Roman" w:hAnsi="Times New Roman" w:cs="Times New Roman"/>
                <w:sz w:val="22"/>
                <w:szCs w:val="22"/>
                <w:lang w:val="en-US"/>
              </w:rPr>
            </w:pPr>
            <w:r w:rsidRPr="00201874">
              <w:rPr>
                <w:rFonts w:ascii="Times New Roman" w:hAnsi="Times New Roman" w:cs="Times New Roman"/>
                <w:sz w:val="22"/>
                <w:szCs w:val="22"/>
                <w:lang w:val="en-US"/>
              </w:rPr>
              <w:t>3</w:t>
            </w:r>
          </w:p>
        </w:tc>
        <w:tc>
          <w:tcPr>
            <w:tcW w:w="1696" w:type="dxa"/>
          </w:tcPr>
          <w:p w14:paraId="487929E2" w14:textId="77777777" w:rsidR="0085114E" w:rsidRPr="00201874" w:rsidRDefault="0085114E" w:rsidP="004800F3">
            <w:pPr>
              <w:pStyle w:val="ListParagraph"/>
              <w:ind w:left="0"/>
              <w:jc w:val="center"/>
              <w:rPr>
                <w:rFonts w:ascii="Times New Roman" w:hAnsi="Times New Roman" w:cs="Times New Roman"/>
                <w:sz w:val="22"/>
                <w:szCs w:val="22"/>
                <w:lang w:val="en-US"/>
              </w:rPr>
            </w:pPr>
            <w:r w:rsidRPr="00201874">
              <w:rPr>
                <w:rFonts w:ascii="Times New Roman" w:hAnsi="Times New Roman" w:cs="Times New Roman"/>
                <w:sz w:val="22"/>
                <w:szCs w:val="22"/>
              </w:rPr>
              <w:t xml:space="preserve">Memasukkan email dan </w:t>
            </w:r>
            <w:r w:rsidRPr="00CB2DB2">
              <w:rPr>
                <w:rFonts w:ascii="Times New Roman" w:hAnsi="Times New Roman" w:cs="Times New Roman"/>
                <w:i/>
                <w:sz w:val="22"/>
                <w:szCs w:val="22"/>
              </w:rPr>
              <w:t>password</w:t>
            </w:r>
            <w:r w:rsidRPr="00201874">
              <w:rPr>
                <w:rFonts w:ascii="Times New Roman" w:hAnsi="Times New Roman" w:cs="Times New Roman"/>
                <w:sz w:val="22"/>
                <w:szCs w:val="22"/>
              </w:rPr>
              <w:t xml:space="preserve"> dengan acak</w:t>
            </w:r>
          </w:p>
        </w:tc>
        <w:tc>
          <w:tcPr>
            <w:tcW w:w="914" w:type="dxa"/>
          </w:tcPr>
          <w:p w14:paraId="6B488C62" w14:textId="77777777" w:rsidR="0085114E" w:rsidRPr="00201874" w:rsidRDefault="0085114E" w:rsidP="004800F3">
            <w:pPr>
              <w:pStyle w:val="ListParagraph"/>
              <w:ind w:left="0"/>
              <w:jc w:val="center"/>
              <w:rPr>
                <w:rFonts w:ascii="Times New Roman" w:hAnsi="Times New Roman" w:cs="Times New Roman"/>
                <w:sz w:val="22"/>
                <w:szCs w:val="22"/>
                <w:lang w:val="en-US"/>
              </w:rPr>
            </w:pPr>
            <w:r w:rsidRPr="00201874">
              <w:rPr>
                <w:rFonts w:ascii="Times New Roman" w:hAnsi="Times New Roman" w:cs="Times New Roman"/>
                <w:sz w:val="22"/>
                <w:szCs w:val="22"/>
                <w:lang w:val="en-US"/>
              </w:rPr>
              <w:t xml:space="preserve">Tekan </w:t>
            </w:r>
            <w:proofErr w:type="spellStart"/>
            <w:r w:rsidRPr="00201874">
              <w:rPr>
                <w:rFonts w:ascii="Times New Roman" w:hAnsi="Times New Roman" w:cs="Times New Roman"/>
                <w:sz w:val="22"/>
                <w:szCs w:val="22"/>
                <w:lang w:val="en-US"/>
              </w:rPr>
              <w:t>tombol</w:t>
            </w:r>
            <w:proofErr w:type="spellEnd"/>
            <w:r w:rsidRPr="00201874">
              <w:rPr>
                <w:rFonts w:ascii="Times New Roman" w:hAnsi="Times New Roman" w:cs="Times New Roman"/>
                <w:sz w:val="22"/>
                <w:szCs w:val="22"/>
                <w:lang w:val="en-US"/>
              </w:rPr>
              <w:t xml:space="preserve"> </w:t>
            </w:r>
            <w:r w:rsidRPr="007C3063">
              <w:rPr>
                <w:rFonts w:ascii="Times New Roman" w:hAnsi="Times New Roman" w:cs="Times New Roman"/>
                <w:i/>
                <w:sz w:val="22"/>
                <w:szCs w:val="22"/>
                <w:lang w:val="en-US"/>
              </w:rPr>
              <w:t>login</w:t>
            </w:r>
          </w:p>
        </w:tc>
        <w:tc>
          <w:tcPr>
            <w:tcW w:w="1629" w:type="dxa"/>
          </w:tcPr>
          <w:p w14:paraId="593E6ECE" w14:textId="77777777" w:rsidR="0085114E" w:rsidRPr="00201874" w:rsidRDefault="0085114E" w:rsidP="004800F3">
            <w:pPr>
              <w:pStyle w:val="ListParagraph"/>
              <w:ind w:left="0"/>
              <w:jc w:val="center"/>
              <w:rPr>
                <w:rFonts w:ascii="Times New Roman" w:hAnsi="Times New Roman" w:cs="Times New Roman"/>
                <w:sz w:val="22"/>
                <w:szCs w:val="22"/>
                <w:lang w:val="en-US"/>
              </w:rPr>
            </w:pPr>
            <w:r w:rsidRPr="004E28A1">
              <w:rPr>
                <w:rFonts w:ascii="Times New Roman" w:hAnsi="Times New Roman" w:cs="Times New Roman"/>
                <w:i/>
                <w:sz w:val="22"/>
                <w:szCs w:val="22"/>
                <w:lang w:val="en-US"/>
              </w:rPr>
              <w:t>Login</w:t>
            </w:r>
            <w:r w:rsidRPr="00201874">
              <w:rPr>
                <w:rFonts w:ascii="Times New Roman" w:hAnsi="Times New Roman" w:cs="Times New Roman"/>
                <w:sz w:val="22"/>
                <w:szCs w:val="22"/>
                <w:lang w:val="en-US"/>
              </w:rPr>
              <w:t xml:space="preserve"> </w:t>
            </w:r>
            <w:proofErr w:type="spellStart"/>
            <w:r w:rsidRPr="00201874">
              <w:rPr>
                <w:rFonts w:ascii="Times New Roman" w:hAnsi="Times New Roman" w:cs="Times New Roman"/>
                <w:sz w:val="22"/>
                <w:szCs w:val="22"/>
                <w:lang w:val="en-US"/>
              </w:rPr>
              <w:t>gagal</w:t>
            </w:r>
            <w:proofErr w:type="spellEnd"/>
          </w:p>
        </w:tc>
        <w:tc>
          <w:tcPr>
            <w:tcW w:w="1085" w:type="dxa"/>
          </w:tcPr>
          <w:p w14:paraId="4B2DC18E" w14:textId="77777777" w:rsidR="0085114E" w:rsidRPr="00201874" w:rsidRDefault="0085114E" w:rsidP="004800F3">
            <w:pPr>
              <w:pStyle w:val="ListParagraph"/>
              <w:ind w:left="0"/>
              <w:jc w:val="center"/>
              <w:rPr>
                <w:rFonts w:ascii="Times New Roman" w:hAnsi="Times New Roman" w:cs="Times New Roman"/>
                <w:sz w:val="22"/>
                <w:szCs w:val="22"/>
                <w:lang w:val="en-US"/>
              </w:rPr>
            </w:pPr>
            <w:proofErr w:type="spellStart"/>
            <w:r w:rsidRPr="00201874">
              <w:rPr>
                <w:rFonts w:ascii="Times New Roman" w:hAnsi="Times New Roman" w:cs="Times New Roman"/>
                <w:sz w:val="22"/>
                <w:szCs w:val="22"/>
                <w:lang w:val="en-US"/>
              </w:rPr>
              <w:t>Sesuai</w:t>
            </w:r>
            <w:proofErr w:type="spellEnd"/>
            <w:r w:rsidRPr="00201874">
              <w:rPr>
                <w:rFonts w:ascii="Times New Roman" w:hAnsi="Times New Roman" w:cs="Times New Roman"/>
                <w:sz w:val="22"/>
                <w:szCs w:val="22"/>
                <w:lang w:val="en-US"/>
              </w:rPr>
              <w:t xml:space="preserve"> </w:t>
            </w:r>
            <w:proofErr w:type="spellStart"/>
            <w:r w:rsidRPr="00201874">
              <w:rPr>
                <w:rFonts w:ascii="Times New Roman" w:hAnsi="Times New Roman" w:cs="Times New Roman"/>
                <w:sz w:val="22"/>
                <w:szCs w:val="22"/>
                <w:lang w:val="en-US"/>
              </w:rPr>
              <w:t>harapan</w:t>
            </w:r>
            <w:proofErr w:type="spellEnd"/>
          </w:p>
        </w:tc>
        <w:tc>
          <w:tcPr>
            <w:tcW w:w="894" w:type="dxa"/>
          </w:tcPr>
          <w:p w14:paraId="356753EE" w14:textId="0917FE89" w:rsidR="0085114E" w:rsidRPr="00201874" w:rsidRDefault="00803F00" w:rsidP="00880809">
            <w:pPr>
              <w:pStyle w:val="ListParagraph"/>
              <w:ind w:left="0"/>
              <w:rPr>
                <w:rFonts w:ascii="Times New Roman" w:hAnsi="Times New Roman" w:cs="Times New Roman"/>
                <w:sz w:val="22"/>
                <w:szCs w:val="22"/>
                <w:lang w:val="en-US"/>
              </w:rPr>
            </w:pPr>
            <w:r>
              <w:rPr>
                <w:rFonts w:ascii="Times New Roman" w:hAnsi="Times New Roman" w:cs="Times New Roman"/>
                <w:sz w:val="22"/>
                <w:szCs w:val="22"/>
                <w:lang w:val="en-US"/>
              </w:rPr>
              <w:t>Valid</w:t>
            </w:r>
          </w:p>
        </w:tc>
      </w:tr>
      <w:tr w:rsidR="0085114E" w14:paraId="45F608D8" w14:textId="77777777" w:rsidTr="00CB6614">
        <w:trPr>
          <w:trHeight w:val="1424"/>
          <w:jc w:val="center"/>
        </w:trPr>
        <w:tc>
          <w:tcPr>
            <w:tcW w:w="576" w:type="dxa"/>
          </w:tcPr>
          <w:p w14:paraId="523EC013" w14:textId="77777777" w:rsidR="0085114E" w:rsidRPr="00201874" w:rsidRDefault="0085114E" w:rsidP="00671D1B">
            <w:pPr>
              <w:pStyle w:val="ListParagraph"/>
              <w:ind w:left="0"/>
              <w:jc w:val="center"/>
              <w:rPr>
                <w:rFonts w:ascii="Times New Roman" w:hAnsi="Times New Roman" w:cs="Times New Roman"/>
                <w:sz w:val="22"/>
                <w:szCs w:val="22"/>
                <w:lang w:val="en-US"/>
              </w:rPr>
            </w:pPr>
            <w:r w:rsidRPr="00201874">
              <w:rPr>
                <w:rFonts w:ascii="Times New Roman" w:hAnsi="Times New Roman" w:cs="Times New Roman"/>
                <w:sz w:val="22"/>
                <w:szCs w:val="22"/>
                <w:lang w:val="en-US"/>
              </w:rPr>
              <w:lastRenderedPageBreak/>
              <w:t>4</w:t>
            </w:r>
          </w:p>
        </w:tc>
        <w:tc>
          <w:tcPr>
            <w:tcW w:w="1696" w:type="dxa"/>
          </w:tcPr>
          <w:p w14:paraId="4C5B85EC" w14:textId="77777777" w:rsidR="0085114E" w:rsidRPr="00201874" w:rsidRDefault="0085114E" w:rsidP="004800F3">
            <w:pPr>
              <w:pStyle w:val="ListParagraph"/>
              <w:ind w:left="0"/>
              <w:jc w:val="center"/>
              <w:rPr>
                <w:rFonts w:ascii="Times New Roman" w:hAnsi="Times New Roman" w:cs="Times New Roman"/>
                <w:sz w:val="22"/>
                <w:szCs w:val="22"/>
              </w:rPr>
            </w:pPr>
            <w:r w:rsidRPr="00201874">
              <w:rPr>
                <w:rFonts w:ascii="Times New Roman" w:hAnsi="Times New Roman" w:cs="Times New Roman"/>
                <w:sz w:val="22"/>
                <w:szCs w:val="22"/>
              </w:rPr>
              <w:t xml:space="preserve">Memasukkan email dan </w:t>
            </w:r>
            <w:r w:rsidRPr="00CB2DB2">
              <w:rPr>
                <w:rFonts w:ascii="Times New Roman" w:hAnsi="Times New Roman" w:cs="Times New Roman"/>
                <w:i/>
                <w:sz w:val="22"/>
                <w:szCs w:val="22"/>
              </w:rPr>
              <w:t>password</w:t>
            </w:r>
            <w:r w:rsidRPr="00201874">
              <w:rPr>
                <w:rFonts w:ascii="Times New Roman" w:hAnsi="Times New Roman" w:cs="Times New Roman"/>
                <w:sz w:val="22"/>
                <w:szCs w:val="22"/>
              </w:rPr>
              <w:t xml:space="preserve"> dengan benar</w:t>
            </w:r>
          </w:p>
        </w:tc>
        <w:tc>
          <w:tcPr>
            <w:tcW w:w="914" w:type="dxa"/>
          </w:tcPr>
          <w:p w14:paraId="6E2D9396" w14:textId="77777777" w:rsidR="0085114E" w:rsidRPr="00201874" w:rsidRDefault="0085114E" w:rsidP="004800F3">
            <w:pPr>
              <w:pStyle w:val="ListParagraph"/>
              <w:ind w:left="0"/>
              <w:jc w:val="center"/>
              <w:rPr>
                <w:rFonts w:ascii="Times New Roman" w:hAnsi="Times New Roman" w:cs="Times New Roman"/>
                <w:sz w:val="22"/>
                <w:szCs w:val="22"/>
                <w:lang w:val="en-US"/>
              </w:rPr>
            </w:pPr>
            <w:r w:rsidRPr="00201874">
              <w:rPr>
                <w:rFonts w:ascii="Times New Roman" w:hAnsi="Times New Roman" w:cs="Times New Roman"/>
                <w:sz w:val="22"/>
                <w:szCs w:val="22"/>
                <w:lang w:val="en-US"/>
              </w:rPr>
              <w:t xml:space="preserve">Tekan </w:t>
            </w:r>
            <w:proofErr w:type="spellStart"/>
            <w:r w:rsidRPr="00201874">
              <w:rPr>
                <w:rFonts w:ascii="Times New Roman" w:hAnsi="Times New Roman" w:cs="Times New Roman"/>
                <w:sz w:val="22"/>
                <w:szCs w:val="22"/>
                <w:lang w:val="en-US"/>
              </w:rPr>
              <w:t>tombol</w:t>
            </w:r>
            <w:proofErr w:type="spellEnd"/>
            <w:r w:rsidRPr="00201874">
              <w:rPr>
                <w:rFonts w:ascii="Times New Roman" w:hAnsi="Times New Roman" w:cs="Times New Roman"/>
                <w:sz w:val="22"/>
                <w:szCs w:val="22"/>
                <w:lang w:val="en-US"/>
              </w:rPr>
              <w:t xml:space="preserve"> </w:t>
            </w:r>
            <w:r w:rsidRPr="007C3063">
              <w:rPr>
                <w:rFonts w:ascii="Times New Roman" w:hAnsi="Times New Roman" w:cs="Times New Roman"/>
                <w:i/>
                <w:sz w:val="22"/>
                <w:szCs w:val="22"/>
                <w:lang w:val="en-US"/>
              </w:rPr>
              <w:t>login</w:t>
            </w:r>
          </w:p>
        </w:tc>
        <w:tc>
          <w:tcPr>
            <w:tcW w:w="1629" w:type="dxa"/>
          </w:tcPr>
          <w:p w14:paraId="6583CE10" w14:textId="77777777" w:rsidR="0085114E" w:rsidRPr="00201874" w:rsidRDefault="0085114E" w:rsidP="004800F3">
            <w:pPr>
              <w:pStyle w:val="ListParagraph"/>
              <w:ind w:left="0"/>
              <w:jc w:val="center"/>
              <w:rPr>
                <w:rFonts w:ascii="Times New Roman" w:hAnsi="Times New Roman" w:cs="Times New Roman"/>
                <w:sz w:val="22"/>
                <w:szCs w:val="22"/>
                <w:lang w:val="en-US"/>
              </w:rPr>
            </w:pPr>
            <w:r w:rsidRPr="004E28A1">
              <w:rPr>
                <w:rFonts w:ascii="Times New Roman" w:hAnsi="Times New Roman" w:cs="Times New Roman"/>
                <w:i/>
                <w:sz w:val="22"/>
                <w:szCs w:val="22"/>
                <w:lang w:val="en-US"/>
              </w:rPr>
              <w:t>Login</w:t>
            </w:r>
            <w:r w:rsidRPr="00201874">
              <w:rPr>
                <w:rFonts w:ascii="Times New Roman" w:hAnsi="Times New Roman" w:cs="Times New Roman"/>
                <w:sz w:val="22"/>
                <w:szCs w:val="22"/>
                <w:lang w:val="en-US"/>
              </w:rPr>
              <w:t xml:space="preserve"> </w:t>
            </w:r>
            <w:proofErr w:type="spellStart"/>
            <w:r w:rsidRPr="00201874">
              <w:rPr>
                <w:rFonts w:ascii="Times New Roman" w:hAnsi="Times New Roman" w:cs="Times New Roman"/>
                <w:sz w:val="22"/>
                <w:szCs w:val="22"/>
                <w:lang w:val="en-US"/>
              </w:rPr>
              <w:t>sukses</w:t>
            </w:r>
            <w:proofErr w:type="spellEnd"/>
          </w:p>
        </w:tc>
        <w:tc>
          <w:tcPr>
            <w:tcW w:w="1085" w:type="dxa"/>
          </w:tcPr>
          <w:p w14:paraId="51DC6A98" w14:textId="6CA83F08" w:rsidR="00817373" w:rsidRDefault="00817373" w:rsidP="004800F3">
            <w:pPr>
              <w:jc w:val="center"/>
              <w:rPr>
                <w:rFonts w:eastAsia="SimSun"/>
                <w:lang w:val="en-ID"/>
              </w:rPr>
            </w:pPr>
            <w:r>
              <w:rPr>
                <w:rFonts w:ascii="Times New Roman" w:hAnsi="Times New Roman" w:cs="Times New Roman"/>
                <w:i/>
              </w:rPr>
              <w:t>User</w:t>
            </w:r>
            <w:r>
              <w:rPr>
                <w:rFonts w:ascii="Times New Roman" w:hAnsi="Times New Roman" w:cs="Times New Roman"/>
              </w:rPr>
              <w:t xml:space="preserve"> berhasil login dan</w:t>
            </w:r>
            <w:r w:rsidR="004800F3">
              <w:rPr>
                <w:rFonts w:ascii="Times New Roman" w:hAnsi="Times New Roman" w:cs="Times New Roman"/>
              </w:rPr>
              <w:t xml:space="preserve"> </w:t>
            </w:r>
            <w:r>
              <w:rPr>
                <w:rFonts w:ascii="Times New Roman" w:hAnsi="Times New Roman" w:cs="Times New Roman"/>
              </w:rPr>
              <w:t>masuk kehalaman awal</w:t>
            </w:r>
          </w:p>
          <w:p w14:paraId="0C851D4C" w14:textId="50B1D8F1" w:rsidR="0085114E" w:rsidRPr="00201874" w:rsidRDefault="0085114E" w:rsidP="004800F3">
            <w:pPr>
              <w:pStyle w:val="ListParagraph"/>
              <w:ind w:left="0"/>
              <w:jc w:val="center"/>
              <w:rPr>
                <w:rFonts w:ascii="Times New Roman" w:hAnsi="Times New Roman" w:cs="Times New Roman"/>
                <w:sz w:val="22"/>
                <w:szCs w:val="22"/>
                <w:lang w:val="en-US"/>
              </w:rPr>
            </w:pPr>
          </w:p>
        </w:tc>
        <w:tc>
          <w:tcPr>
            <w:tcW w:w="894" w:type="dxa"/>
          </w:tcPr>
          <w:p w14:paraId="69C1AC25" w14:textId="403BCB96" w:rsidR="0085114E" w:rsidRPr="00201874" w:rsidRDefault="00803F00" w:rsidP="00964868">
            <w:pPr>
              <w:pStyle w:val="ListParagraph"/>
              <w:keepNext/>
              <w:ind w:left="0"/>
              <w:rPr>
                <w:rFonts w:ascii="Times New Roman" w:hAnsi="Times New Roman" w:cs="Times New Roman"/>
                <w:sz w:val="22"/>
                <w:szCs w:val="22"/>
                <w:lang w:val="en-US"/>
              </w:rPr>
            </w:pPr>
            <w:r>
              <w:rPr>
                <w:rFonts w:ascii="Times New Roman" w:hAnsi="Times New Roman" w:cs="Times New Roman"/>
                <w:sz w:val="22"/>
                <w:szCs w:val="22"/>
                <w:lang w:val="en-US"/>
              </w:rPr>
              <w:t>Valid</w:t>
            </w:r>
          </w:p>
        </w:tc>
      </w:tr>
    </w:tbl>
    <w:p w14:paraId="62E2736B" w14:textId="25C3CB40" w:rsidR="0085114E" w:rsidRPr="0085114E" w:rsidRDefault="0085114E" w:rsidP="00964868">
      <w:pPr>
        <w:pStyle w:val="Caption"/>
      </w:pPr>
    </w:p>
    <w:p w14:paraId="046DC552" w14:textId="2866686C" w:rsidR="005B0EDC" w:rsidRPr="008652FA" w:rsidRDefault="005B0EDC" w:rsidP="00176D35">
      <w:pPr>
        <w:spacing w:after="0" w:line="480" w:lineRule="auto"/>
        <w:ind w:firstLine="720"/>
        <w:jc w:val="both"/>
        <w:rPr>
          <w:rFonts w:ascii="Times New Roman" w:hAnsi="Times New Roman" w:cs="Times New Roman"/>
          <w:sz w:val="24"/>
          <w:szCs w:val="24"/>
          <w:lang w:val="en-US"/>
        </w:rPr>
      </w:pPr>
      <w:r w:rsidRPr="008652FA">
        <w:rPr>
          <w:rFonts w:ascii="Times New Roman" w:hAnsi="Times New Roman" w:cs="Times New Roman"/>
          <w:sz w:val="24"/>
          <w:szCs w:val="24"/>
          <w:lang w:val="en-US"/>
        </w:rPr>
        <w:t xml:space="preserve">Langkah </w:t>
      </w:r>
      <w:proofErr w:type="spellStart"/>
      <w:r w:rsidRPr="008652FA">
        <w:rPr>
          <w:rFonts w:ascii="Times New Roman" w:hAnsi="Times New Roman" w:cs="Times New Roman"/>
          <w:sz w:val="24"/>
          <w:szCs w:val="24"/>
          <w:lang w:val="en-US"/>
        </w:rPr>
        <w:t>pertama</w:t>
      </w:r>
      <w:proofErr w:type="spellEnd"/>
      <w:r w:rsidRPr="008652FA">
        <w:rPr>
          <w:rFonts w:ascii="Times New Roman" w:hAnsi="Times New Roman" w:cs="Times New Roman"/>
          <w:sz w:val="24"/>
          <w:szCs w:val="24"/>
          <w:lang w:val="en-US"/>
        </w:rPr>
        <w:t xml:space="preserve"> yang </w:t>
      </w:r>
      <w:proofErr w:type="spellStart"/>
      <w:r w:rsidRPr="008652FA">
        <w:rPr>
          <w:rFonts w:ascii="Times New Roman" w:hAnsi="Times New Roman" w:cs="Times New Roman"/>
          <w:sz w:val="24"/>
          <w:szCs w:val="24"/>
          <w:lang w:val="en-US"/>
        </w:rPr>
        <w:t>harus</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dilakukan</w:t>
      </w:r>
      <w:proofErr w:type="spellEnd"/>
      <w:r w:rsidRPr="008652FA">
        <w:rPr>
          <w:rFonts w:ascii="Times New Roman" w:hAnsi="Times New Roman" w:cs="Times New Roman"/>
          <w:sz w:val="24"/>
          <w:szCs w:val="24"/>
          <w:lang w:val="en-US"/>
        </w:rPr>
        <w:t xml:space="preserve"> </w:t>
      </w:r>
      <w:proofErr w:type="spellStart"/>
      <w:r w:rsidR="00F50EB6" w:rsidRPr="008652FA">
        <w:rPr>
          <w:rFonts w:ascii="Times New Roman" w:hAnsi="Times New Roman" w:cs="Times New Roman"/>
          <w:sz w:val="24"/>
          <w:szCs w:val="24"/>
          <w:lang w:val="en-US"/>
        </w:rPr>
        <w:t>pengelola</w:t>
      </w:r>
      <w:proofErr w:type="spellEnd"/>
      <w:r w:rsidR="004C0C0E" w:rsidRPr="008652FA">
        <w:rPr>
          <w:rFonts w:ascii="Times New Roman" w:hAnsi="Times New Roman" w:cs="Times New Roman"/>
          <w:sz w:val="24"/>
          <w:szCs w:val="24"/>
          <w:lang w:val="en-US"/>
        </w:rPr>
        <w:t xml:space="preserve"> </w:t>
      </w:r>
      <w:proofErr w:type="spellStart"/>
      <w:r w:rsidR="004C0C0E" w:rsidRPr="008652FA">
        <w:rPr>
          <w:rFonts w:ascii="Times New Roman" w:hAnsi="Times New Roman" w:cs="Times New Roman"/>
          <w:sz w:val="24"/>
          <w:szCs w:val="24"/>
          <w:lang w:val="en-US"/>
        </w:rPr>
        <w:t>sarpras</w:t>
      </w:r>
      <w:proofErr w:type="spellEnd"/>
      <w:r w:rsidR="00F50EB6" w:rsidRPr="008652FA">
        <w:rPr>
          <w:rFonts w:ascii="Times New Roman" w:hAnsi="Times New Roman" w:cs="Times New Roman"/>
          <w:sz w:val="24"/>
          <w:szCs w:val="24"/>
          <w:lang w:val="en-US"/>
        </w:rPr>
        <w:t xml:space="preserve"> agar</w:t>
      </w:r>
      <w:r w:rsidRPr="008652FA">
        <w:rPr>
          <w:rFonts w:ascii="Times New Roman" w:hAnsi="Times New Roman" w:cs="Times New Roman"/>
          <w:sz w:val="24"/>
          <w:szCs w:val="24"/>
          <w:lang w:val="en-US"/>
        </w:rPr>
        <w:t xml:space="preserve"> </w:t>
      </w:r>
      <w:r w:rsidR="00F50EB6" w:rsidRPr="008652FA">
        <w:rPr>
          <w:rFonts w:ascii="Times New Roman" w:hAnsi="Times New Roman" w:cs="Times New Roman"/>
          <w:i/>
          <w:sz w:val="24"/>
          <w:szCs w:val="24"/>
          <w:lang w:val="en-US"/>
        </w:rPr>
        <w:t>W</w:t>
      </w:r>
      <w:r w:rsidRPr="008652FA">
        <w:rPr>
          <w:rFonts w:ascii="Times New Roman" w:hAnsi="Times New Roman" w:cs="Times New Roman"/>
          <w:i/>
          <w:sz w:val="24"/>
          <w:szCs w:val="24"/>
          <w:lang w:val="en-US"/>
        </w:rPr>
        <w:t>ebsite</w:t>
      </w:r>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dapat</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menggunakan</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sistem</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ini</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adalah</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dengan</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melakukan</w:t>
      </w:r>
      <w:proofErr w:type="spellEnd"/>
      <w:r w:rsidRPr="008652FA">
        <w:rPr>
          <w:rFonts w:ascii="Times New Roman" w:hAnsi="Times New Roman" w:cs="Times New Roman"/>
          <w:sz w:val="24"/>
          <w:szCs w:val="24"/>
          <w:lang w:val="en-US"/>
        </w:rPr>
        <w:t xml:space="preserve"> </w:t>
      </w:r>
      <w:r w:rsidRPr="008652FA">
        <w:rPr>
          <w:rFonts w:ascii="Times New Roman" w:hAnsi="Times New Roman" w:cs="Times New Roman"/>
          <w:i/>
          <w:sz w:val="24"/>
          <w:szCs w:val="24"/>
          <w:lang w:val="en-US"/>
        </w:rPr>
        <w:t>login</w:t>
      </w:r>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sebagai</w:t>
      </w:r>
      <w:proofErr w:type="spellEnd"/>
      <w:r w:rsidRPr="008652FA">
        <w:rPr>
          <w:rFonts w:ascii="Times New Roman" w:hAnsi="Times New Roman" w:cs="Times New Roman"/>
          <w:sz w:val="24"/>
          <w:szCs w:val="24"/>
          <w:lang w:val="en-US"/>
        </w:rPr>
        <w:t xml:space="preserve"> admin. </w:t>
      </w:r>
      <w:proofErr w:type="spellStart"/>
      <w:r w:rsidRPr="008652FA">
        <w:rPr>
          <w:rFonts w:ascii="Times New Roman" w:hAnsi="Times New Roman" w:cs="Times New Roman"/>
          <w:sz w:val="24"/>
          <w:szCs w:val="24"/>
          <w:lang w:val="en-US"/>
        </w:rPr>
        <w:t>Pengguna</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harus</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mengisikan</w:t>
      </w:r>
      <w:proofErr w:type="spellEnd"/>
      <w:r w:rsidRPr="008652FA">
        <w:rPr>
          <w:rFonts w:ascii="Times New Roman" w:hAnsi="Times New Roman" w:cs="Times New Roman"/>
          <w:sz w:val="24"/>
          <w:szCs w:val="24"/>
          <w:lang w:val="en-US"/>
        </w:rPr>
        <w:t xml:space="preserve"> email dan </w:t>
      </w:r>
      <w:r w:rsidRPr="008652FA">
        <w:rPr>
          <w:rFonts w:ascii="Times New Roman" w:hAnsi="Times New Roman" w:cs="Times New Roman"/>
          <w:i/>
          <w:sz w:val="24"/>
          <w:szCs w:val="24"/>
          <w:lang w:val="en-US"/>
        </w:rPr>
        <w:t>password</w:t>
      </w:r>
      <w:r w:rsidRPr="008652FA">
        <w:rPr>
          <w:rFonts w:ascii="Times New Roman" w:hAnsi="Times New Roman" w:cs="Times New Roman"/>
          <w:sz w:val="24"/>
          <w:szCs w:val="24"/>
          <w:lang w:val="en-US"/>
        </w:rPr>
        <w:t xml:space="preserve"> yang </w:t>
      </w:r>
      <w:proofErr w:type="spellStart"/>
      <w:r w:rsidRPr="008652FA">
        <w:rPr>
          <w:rFonts w:ascii="Times New Roman" w:hAnsi="Times New Roman" w:cs="Times New Roman"/>
          <w:sz w:val="24"/>
          <w:szCs w:val="24"/>
          <w:lang w:val="en-US"/>
        </w:rPr>
        <w:t>telah</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terdaftar</w:t>
      </w:r>
      <w:proofErr w:type="spellEnd"/>
      <w:r w:rsidRPr="008652FA">
        <w:rPr>
          <w:rFonts w:ascii="Times New Roman" w:hAnsi="Times New Roman" w:cs="Times New Roman"/>
          <w:sz w:val="24"/>
          <w:szCs w:val="24"/>
          <w:lang w:val="en-US"/>
        </w:rPr>
        <w:t xml:space="preserve"> pada </w:t>
      </w:r>
      <w:proofErr w:type="spellStart"/>
      <w:r w:rsidRPr="008652FA">
        <w:rPr>
          <w:rFonts w:ascii="Times New Roman" w:hAnsi="Times New Roman" w:cs="Times New Roman"/>
          <w:sz w:val="24"/>
          <w:szCs w:val="24"/>
          <w:lang w:val="en-US"/>
        </w:rPr>
        <w:t>sistem</w:t>
      </w:r>
      <w:proofErr w:type="spellEnd"/>
      <w:r w:rsidRPr="008652FA">
        <w:rPr>
          <w:rFonts w:ascii="Times New Roman" w:hAnsi="Times New Roman" w:cs="Times New Roman"/>
          <w:sz w:val="24"/>
          <w:szCs w:val="24"/>
          <w:lang w:val="en-US"/>
        </w:rPr>
        <w:t xml:space="preserve">. Jika </w:t>
      </w:r>
      <w:proofErr w:type="spellStart"/>
      <w:r w:rsidRPr="008652FA">
        <w:rPr>
          <w:rFonts w:ascii="Times New Roman" w:hAnsi="Times New Roman" w:cs="Times New Roman"/>
          <w:sz w:val="24"/>
          <w:szCs w:val="24"/>
          <w:lang w:val="en-US"/>
        </w:rPr>
        <w:t>pengguna</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mengosongkan</w:t>
      </w:r>
      <w:proofErr w:type="spellEnd"/>
      <w:r w:rsidRPr="008652FA">
        <w:rPr>
          <w:rFonts w:ascii="Times New Roman" w:hAnsi="Times New Roman" w:cs="Times New Roman"/>
          <w:sz w:val="24"/>
          <w:szCs w:val="24"/>
          <w:lang w:val="en-US"/>
        </w:rPr>
        <w:t xml:space="preserve"> email dan </w:t>
      </w:r>
      <w:r w:rsidRPr="008652FA">
        <w:rPr>
          <w:rFonts w:ascii="Times New Roman" w:hAnsi="Times New Roman" w:cs="Times New Roman"/>
          <w:i/>
          <w:sz w:val="24"/>
          <w:szCs w:val="24"/>
          <w:lang w:val="en-US"/>
        </w:rPr>
        <w:t>password</w:t>
      </w:r>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maka</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sistem</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akan</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menampilkan</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pesan</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peringatan</w:t>
      </w:r>
      <w:proofErr w:type="spellEnd"/>
      <w:r w:rsidRPr="008652FA">
        <w:rPr>
          <w:rFonts w:ascii="Times New Roman" w:hAnsi="Times New Roman" w:cs="Times New Roman"/>
          <w:sz w:val="24"/>
          <w:szCs w:val="24"/>
          <w:lang w:val="en-US"/>
        </w:rPr>
        <w:t xml:space="preserve"> dan </w:t>
      </w:r>
      <w:proofErr w:type="spellStart"/>
      <w:r w:rsidRPr="008652FA">
        <w:rPr>
          <w:rFonts w:ascii="Times New Roman" w:hAnsi="Times New Roman" w:cs="Times New Roman"/>
          <w:sz w:val="24"/>
          <w:szCs w:val="24"/>
          <w:lang w:val="en-US"/>
        </w:rPr>
        <w:t>harus</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mengisi</w:t>
      </w:r>
      <w:proofErr w:type="spellEnd"/>
      <w:r w:rsidRPr="008652FA">
        <w:rPr>
          <w:rFonts w:ascii="Times New Roman" w:hAnsi="Times New Roman" w:cs="Times New Roman"/>
          <w:sz w:val="24"/>
          <w:szCs w:val="24"/>
          <w:lang w:val="en-US"/>
        </w:rPr>
        <w:t xml:space="preserve"> email dan </w:t>
      </w:r>
      <w:r w:rsidRPr="008652FA">
        <w:rPr>
          <w:rFonts w:ascii="Times New Roman" w:hAnsi="Times New Roman" w:cs="Times New Roman"/>
          <w:i/>
          <w:sz w:val="24"/>
          <w:szCs w:val="24"/>
          <w:lang w:val="en-US"/>
        </w:rPr>
        <w:t>password</w:t>
      </w:r>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sesuai</w:t>
      </w:r>
      <w:proofErr w:type="spellEnd"/>
      <w:r w:rsidRPr="008652FA">
        <w:rPr>
          <w:rFonts w:ascii="Times New Roman" w:hAnsi="Times New Roman" w:cs="Times New Roman"/>
          <w:sz w:val="24"/>
          <w:szCs w:val="24"/>
          <w:lang w:val="en-US"/>
        </w:rPr>
        <w:t xml:space="preserve"> data yang </w:t>
      </w:r>
      <w:proofErr w:type="spellStart"/>
      <w:r w:rsidRPr="008652FA">
        <w:rPr>
          <w:rFonts w:ascii="Times New Roman" w:hAnsi="Times New Roman" w:cs="Times New Roman"/>
          <w:sz w:val="24"/>
          <w:szCs w:val="24"/>
          <w:lang w:val="en-US"/>
        </w:rPr>
        <w:t>terdaftar</w:t>
      </w:r>
      <w:proofErr w:type="spellEnd"/>
      <w:r w:rsidRPr="008652FA">
        <w:rPr>
          <w:rFonts w:ascii="Times New Roman" w:hAnsi="Times New Roman" w:cs="Times New Roman"/>
          <w:sz w:val="24"/>
          <w:szCs w:val="24"/>
          <w:lang w:val="en-US"/>
        </w:rPr>
        <w:t xml:space="preserve"> pada </w:t>
      </w:r>
      <w:proofErr w:type="spellStart"/>
      <w:r w:rsidRPr="008652FA">
        <w:rPr>
          <w:rFonts w:ascii="Times New Roman" w:hAnsi="Times New Roman" w:cs="Times New Roman"/>
          <w:sz w:val="24"/>
          <w:szCs w:val="24"/>
          <w:lang w:val="en-US"/>
        </w:rPr>
        <w:t>sistem</w:t>
      </w:r>
      <w:proofErr w:type="spellEnd"/>
      <w:r w:rsidRPr="008652FA">
        <w:rPr>
          <w:rFonts w:ascii="Times New Roman" w:hAnsi="Times New Roman" w:cs="Times New Roman"/>
          <w:sz w:val="24"/>
          <w:szCs w:val="24"/>
          <w:lang w:val="en-US"/>
        </w:rPr>
        <w:t xml:space="preserve">. Jika </w:t>
      </w:r>
      <w:proofErr w:type="spellStart"/>
      <w:r w:rsidRPr="008652FA">
        <w:rPr>
          <w:rFonts w:ascii="Times New Roman" w:hAnsi="Times New Roman" w:cs="Times New Roman"/>
          <w:sz w:val="24"/>
          <w:szCs w:val="24"/>
          <w:lang w:val="en-US"/>
        </w:rPr>
        <w:t>pengguna</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mengosongkan</w:t>
      </w:r>
      <w:proofErr w:type="spellEnd"/>
      <w:r w:rsidRPr="008652FA">
        <w:rPr>
          <w:rFonts w:ascii="Times New Roman" w:hAnsi="Times New Roman" w:cs="Times New Roman"/>
          <w:sz w:val="24"/>
          <w:szCs w:val="24"/>
          <w:lang w:val="en-US"/>
        </w:rPr>
        <w:t xml:space="preserve"> email, </w:t>
      </w:r>
      <w:proofErr w:type="spellStart"/>
      <w:r w:rsidRPr="008652FA">
        <w:rPr>
          <w:rFonts w:ascii="Times New Roman" w:hAnsi="Times New Roman" w:cs="Times New Roman"/>
          <w:sz w:val="24"/>
          <w:szCs w:val="24"/>
          <w:lang w:val="en-US"/>
        </w:rPr>
        <w:t>maka</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sistem</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akan</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menampilkan</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pesan</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peringatan</w:t>
      </w:r>
      <w:proofErr w:type="spellEnd"/>
      <w:r w:rsidRPr="008652FA">
        <w:rPr>
          <w:rFonts w:ascii="Times New Roman" w:hAnsi="Times New Roman" w:cs="Times New Roman"/>
          <w:sz w:val="24"/>
          <w:szCs w:val="24"/>
          <w:lang w:val="en-US"/>
        </w:rPr>
        <w:t xml:space="preserve"> dan </w:t>
      </w:r>
      <w:proofErr w:type="spellStart"/>
      <w:r w:rsidRPr="008652FA">
        <w:rPr>
          <w:rFonts w:ascii="Times New Roman" w:hAnsi="Times New Roman" w:cs="Times New Roman"/>
          <w:sz w:val="24"/>
          <w:szCs w:val="24"/>
          <w:lang w:val="en-US"/>
        </w:rPr>
        <w:t>harus</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mengisi</w:t>
      </w:r>
      <w:proofErr w:type="spellEnd"/>
      <w:r w:rsidRPr="008652FA">
        <w:rPr>
          <w:rFonts w:ascii="Times New Roman" w:hAnsi="Times New Roman" w:cs="Times New Roman"/>
          <w:sz w:val="24"/>
          <w:szCs w:val="24"/>
          <w:lang w:val="en-US"/>
        </w:rPr>
        <w:t xml:space="preserve"> email </w:t>
      </w:r>
      <w:proofErr w:type="spellStart"/>
      <w:r w:rsidRPr="008652FA">
        <w:rPr>
          <w:rFonts w:ascii="Times New Roman" w:hAnsi="Times New Roman" w:cs="Times New Roman"/>
          <w:sz w:val="24"/>
          <w:szCs w:val="24"/>
          <w:lang w:val="en-US"/>
        </w:rPr>
        <w:t>sesuai</w:t>
      </w:r>
      <w:proofErr w:type="spellEnd"/>
      <w:r w:rsidRPr="008652FA">
        <w:rPr>
          <w:rFonts w:ascii="Times New Roman" w:hAnsi="Times New Roman" w:cs="Times New Roman"/>
          <w:sz w:val="24"/>
          <w:szCs w:val="24"/>
          <w:lang w:val="en-US"/>
        </w:rPr>
        <w:t xml:space="preserve"> data yang </w:t>
      </w:r>
      <w:proofErr w:type="spellStart"/>
      <w:r w:rsidRPr="008652FA">
        <w:rPr>
          <w:rFonts w:ascii="Times New Roman" w:hAnsi="Times New Roman" w:cs="Times New Roman"/>
          <w:sz w:val="24"/>
          <w:szCs w:val="24"/>
          <w:lang w:val="en-US"/>
        </w:rPr>
        <w:t>terdaftar</w:t>
      </w:r>
      <w:proofErr w:type="spellEnd"/>
      <w:r w:rsidRPr="008652FA">
        <w:rPr>
          <w:rFonts w:ascii="Times New Roman" w:hAnsi="Times New Roman" w:cs="Times New Roman"/>
          <w:sz w:val="24"/>
          <w:szCs w:val="24"/>
          <w:lang w:val="en-US"/>
        </w:rPr>
        <w:t xml:space="preserve">. Jika </w:t>
      </w:r>
      <w:proofErr w:type="spellStart"/>
      <w:r w:rsidRPr="008652FA">
        <w:rPr>
          <w:rFonts w:ascii="Times New Roman" w:hAnsi="Times New Roman" w:cs="Times New Roman"/>
          <w:sz w:val="24"/>
          <w:szCs w:val="24"/>
          <w:lang w:val="en-US"/>
        </w:rPr>
        <w:t>pengguna</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mengosongkan</w:t>
      </w:r>
      <w:proofErr w:type="spellEnd"/>
      <w:r w:rsidRPr="008652FA">
        <w:rPr>
          <w:rFonts w:ascii="Times New Roman" w:hAnsi="Times New Roman" w:cs="Times New Roman"/>
          <w:sz w:val="24"/>
          <w:szCs w:val="24"/>
          <w:lang w:val="en-US"/>
        </w:rPr>
        <w:t xml:space="preserve"> </w:t>
      </w:r>
      <w:r w:rsidRPr="008652FA">
        <w:rPr>
          <w:rFonts w:ascii="Times New Roman" w:hAnsi="Times New Roman" w:cs="Times New Roman"/>
          <w:i/>
          <w:sz w:val="24"/>
          <w:szCs w:val="24"/>
          <w:lang w:val="en-US"/>
        </w:rPr>
        <w:t>password</w:t>
      </w:r>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maka</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sistem</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akan</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menampilkan</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pesan</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peringatan</w:t>
      </w:r>
      <w:proofErr w:type="spellEnd"/>
      <w:r w:rsidRPr="008652FA">
        <w:rPr>
          <w:rFonts w:ascii="Times New Roman" w:hAnsi="Times New Roman" w:cs="Times New Roman"/>
          <w:sz w:val="24"/>
          <w:szCs w:val="24"/>
          <w:lang w:val="en-US"/>
        </w:rPr>
        <w:t xml:space="preserve"> dan </w:t>
      </w:r>
      <w:proofErr w:type="spellStart"/>
      <w:r w:rsidRPr="008652FA">
        <w:rPr>
          <w:rFonts w:ascii="Times New Roman" w:hAnsi="Times New Roman" w:cs="Times New Roman"/>
          <w:sz w:val="24"/>
          <w:szCs w:val="24"/>
          <w:lang w:val="en-US"/>
        </w:rPr>
        <w:t>harus</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mengisi</w:t>
      </w:r>
      <w:proofErr w:type="spellEnd"/>
      <w:r w:rsidRPr="008652FA">
        <w:rPr>
          <w:rFonts w:ascii="Times New Roman" w:hAnsi="Times New Roman" w:cs="Times New Roman"/>
          <w:sz w:val="24"/>
          <w:szCs w:val="24"/>
          <w:lang w:val="en-US"/>
        </w:rPr>
        <w:t xml:space="preserve"> </w:t>
      </w:r>
      <w:r w:rsidRPr="008652FA">
        <w:rPr>
          <w:rFonts w:ascii="Times New Roman" w:hAnsi="Times New Roman" w:cs="Times New Roman"/>
          <w:i/>
          <w:sz w:val="24"/>
          <w:szCs w:val="24"/>
          <w:lang w:val="en-US"/>
        </w:rPr>
        <w:t>password</w:t>
      </w:r>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sesuai</w:t>
      </w:r>
      <w:proofErr w:type="spellEnd"/>
      <w:r w:rsidRPr="008652FA">
        <w:rPr>
          <w:rFonts w:ascii="Times New Roman" w:hAnsi="Times New Roman" w:cs="Times New Roman"/>
          <w:sz w:val="24"/>
          <w:szCs w:val="24"/>
          <w:lang w:val="en-US"/>
        </w:rPr>
        <w:t xml:space="preserve"> data yang </w:t>
      </w:r>
      <w:proofErr w:type="spellStart"/>
      <w:r w:rsidRPr="008652FA">
        <w:rPr>
          <w:rFonts w:ascii="Times New Roman" w:hAnsi="Times New Roman" w:cs="Times New Roman"/>
          <w:sz w:val="24"/>
          <w:szCs w:val="24"/>
          <w:lang w:val="en-US"/>
        </w:rPr>
        <w:t>terdaftar</w:t>
      </w:r>
      <w:proofErr w:type="spellEnd"/>
      <w:r w:rsidRPr="008652FA">
        <w:rPr>
          <w:rFonts w:ascii="Times New Roman" w:hAnsi="Times New Roman" w:cs="Times New Roman"/>
          <w:sz w:val="24"/>
          <w:szCs w:val="24"/>
          <w:lang w:val="en-US"/>
        </w:rPr>
        <w:t xml:space="preserve">. Jika proses </w:t>
      </w:r>
      <w:proofErr w:type="spellStart"/>
      <w:r w:rsidRPr="008652FA">
        <w:rPr>
          <w:rFonts w:ascii="Times New Roman" w:hAnsi="Times New Roman" w:cs="Times New Roman"/>
          <w:sz w:val="24"/>
          <w:szCs w:val="24"/>
          <w:lang w:val="en-US"/>
        </w:rPr>
        <w:t>pengisian</w:t>
      </w:r>
      <w:proofErr w:type="spellEnd"/>
      <w:r w:rsidRPr="008652FA">
        <w:rPr>
          <w:rFonts w:ascii="Times New Roman" w:hAnsi="Times New Roman" w:cs="Times New Roman"/>
          <w:sz w:val="24"/>
          <w:szCs w:val="24"/>
          <w:lang w:val="en-US"/>
        </w:rPr>
        <w:t xml:space="preserve"> email dan </w:t>
      </w:r>
      <w:r w:rsidRPr="008652FA">
        <w:rPr>
          <w:rFonts w:ascii="Times New Roman" w:hAnsi="Times New Roman" w:cs="Times New Roman"/>
          <w:i/>
          <w:sz w:val="24"/>
          <w:szCs w:val="24"/>
          <w:lang w:val="en-US"/>
        </w:rPr>
        <w:t>password</w:t>
      </w:r>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benar</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maka</w:t>
      </w:r>
      <w:proofErr w:type="spellEnd"/>
      <w:r w:rsidRPr="008652FA">
        <w:rPr>
          <w:rFonts w:ascii="Times New Roman" w:hAnsi="Times New Roman" w:cs="Times New Roman"/>
          <w:sz w:val="24"/>
          <w:szCs w:val="24"/>
          <w:lang w:val="en-US"/>
        </w:rPr>
        <w:t xml:space="preserve"> proses </w:t>
      </w:r>
      <w:r w:rsidRPr="008652FA">
        <w:rPr>
          <w:rFonts w:ascii="Times New Roman" w:hAnsi="Times New Roman" w:cs="Times New Roman"/>
          <w:i/>
          <w:sz w:val="24"/>
          <w:szCs w:val="24"/>
          <w:lang w:val="en-US"/>
        </w:rPr>
        <w:t>login</w:t>
      </w:r>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berhasil</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kemudian</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pengguna</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akan</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masuk</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kedalam</w:t>
      </w:r>
      <w:proofErr w:type="spellEnd"/>
      <w:r w:rsidRPr="008652FA">
        <w:rPr>
          <w:rFonts w:ascii="Times New Roman" w:hAnsi="Times New Roman" w:cs="Times New Roman"/>
          <w:sz w:val="24"/>
          <w:szCs w:val="24"/>
          <w:lang w:val="en-US"/>
        </w:rPr>
        <w:t xml:space="preserve"> </w:t>
      </w:r>
      <w:proofErr w:type="spellStart"/>
      <w:r w:rsidRPr="008652FA">
        <w:rPr>
          <w:rFonts w:ascii="Times New Roman" w:hAnsi="Times New Roman" w:cs="Times New Roman"/>
          <w:sz w:val="24"/>
          <w:szCs w:val="24"/>
          <w:lang w:val="en-US"/>
        </w:rPr>
        <w:t>sistem</w:t>
      </w:r>
      <w:proofErr w:type="spellEnd"/>
      <w:r w:rsidRPr="008652FA">
        <w:rPr>
          <w:rFonts w:ascii="Times New Roman" w:hAnsi="Times New Roman" w:cs="Times New Roman"/>
          <w:sz w:val="24"/>
          <w:szCs w:val="24"/>
          <w:lang w:val="en-US"/>
        </w:rPr>
        <w:t>.</w:t>
      </w:r>
    </w:p>
    <w:p w14:paraId="0EBC461F" w14:textId="4865EAFF" w:rsidR="00F50EB6" w:rsidRPr="008652FA" w:rsidRDefault="00803F00" w:rsidP="00803F00">
      <w:pPr>
        <w:pStyle w:val="ListParagraph"/>
        <w:numPr>
          <w:ilvl w:val="0"/>
          <w:numId w:val="68"/>
        </w:numPr>
        <w:spacing w:before="100" w:beforeAutospacing="1" w:after="100" w:afterAutospacing="1" w:line="240" w:lineRule="auto"/>
        <w:ind w:left="142" w:hanging="284"/>
        <w:jc w:val="both"/>
        <w:rPr>
          <w:rFonts w:ascii="Times New Roman" w:hAnsi="Times New Roman" w:cs="Times New Roman"/>
          <w:sz w:val="24"/>
          <w:szCs w:val="24"/>
        </w:rPr>
      </w:pPr>
      <w:r w:rsidRPr="008652FA">
        <w:rPr>
          <w:rFonts w:ascii="Times New Roman" w:hAnsi="Times New Roman" w:cs="Times New Roman"/>
          <w:sz w:val="24"/>
          <w:szCs w:val="24"/>
        </w:rPr>
        <w:t xml:space="preserve">Pengujian </w:t>
      </w:r>
      <w:r w:rsidR="00F50EB6" w:rsidRPr="008652FA">
        <w:rPr>
          <w:rFonts w:ascii="Times New Roman" w:hAnsi="Times New Roman" w:cs="Times New Roman"/>
          <w:sz w:val="24"/>
          <w:szCs w:val="24"/>
        </w:rPr>
        <w:t xml:space="preserve">Halaman </w:t>
      </w:r>
      <w:r w:rsidR="004C0C0E" w:rsidRPr="008652FA">
        <w:rPr>
          <w:rFonts w:ascii="Times New Roman" w:hAnsi="Times New Roman" w:cs="Times New Roman"/>
          <w:iCs/>
          <w:sz w:val="24"/>
          <w:szCs w:val="24"/>
        </w:rPr>
        <w:t>Tambah</w:t>
      </w:r>
      <w:r w:rsidR="00C84B43" w:rsidRPr="008652FA">
        <w:rPr>
          <w:rFonts w:ascii="Times New Roman" w:hAnsi="Times New Roman" w:cs="Times New Roman"/>
          <w:iCs/>
          <w:sz w:val="24"/>
          <w:szCs w:val="24"/>
        </w:rPr>
        <w:t xml:space="preserve"> </w:t>
      </w:r>
      <w:r w:rsidR="004C0C0E" w:rsidRPr="008652FA">
        <w:rPr>
          <w:rFonts w:ascii="Times New Roman" w:hAnsi="Times New Roman" w:cs="Times New Roman"/>
          <w:iCs/>
          <w:sz w:val="24"/>
          <w:szCs w:val="24"/>
        </w:rPr>
        <w:t>Kategori</w:t>
      </w:r>
      <w:r w:rsidR="00C84B43" w:rsidRPr="008652FA">
        <w:rPr>
          <w:rFonts w:ascii="Times New Roman" w:hAnsi="Times New Roman" w:cs="Times New Roman"/>
          <w:iCs/>
          <w:sz w:val="24"/>
          <w:szCs w:val="24"/>
        </w:rPr>
        <w:t xml:space="preserve"> Barang</w:t>
      </w:r>
    </w:p>
    <w:p w14:paraId="16A9878E" w14:textId="232B1F14" w:rsidR="00DD6D94" w:rsidRDefault="00F50EB6" w:rsidP="00676B71">
      <w:pPr>
        <w:spacing w:before="100" w:beforeAutospacing="1" w:after="100" w:afterAutospacing="1" w:line="480" w:lineRule="auto"/>
        <w:ind w:firstLine="720"/>
        <w:jc w:val="both"/>
        <w:rPr>
          <w:rFonts w:ascii="Times New Roman" w:hAnsi="Times New Roman" w:cs="Times New Roman"/>
          <w:iCs/>
          <w:sz w:val="24"/>
          <w:szCs w:val="24"/>
          <w:lang w:val="en-US"/>
        </w:rPr>
      </w:pPr>
      <w:r w:rsidRPr="008652FA">
        <w:rPr>
          <w:rFonts w:ascii="Times New Roman" w:hAnsi="Times New Roman" w:cs="Times New Roman"/>
          <w:sz w:val="24"/>
          <w:szCs w:val="24"/>
        </w:rPr>
        <w:t>Tabel 4.</w:t>
      </w:r>
      <w:r w:rsidR="004C0C0E" w:rsidRPr="008652FA">
        <w:rPr>
          <w:rFonts w:ascii="Times New Roman" w:hAnsi="Times New Roman" w:cs="Times New Roman"/>
          <w:sz w:val="24"/>
          <w:szCs w:val="24"/>
        </w:rPr>
        <w:t>2</w:t>
      </w:r>
      <w:r w:rsidRPr="008652FA">
        <w:rPr>
          <w:rFonts w:ascii="Times New Roman" w:hAnsi="Times New Roman" w:cs="Times New Roman"/>
          <w:sz w:val="24"/>
          <w:szCs w:val="24"/>
        </w:rPr>
        <w:t xml:space="preserve"> merupakan tabel yang menampilkan pengujian </w:t>
      </w:r>
      <w:r w:rsidRPr="008652FA">
        <w:rPr>
          <w:rFonts w:ascii="Times New Roman" w:hAnsi="Times New Roman" w:cs="Times New Roman"/>
          <w:i/>
          <w:sz w:val="24"/>
          <w:szCs w:val="24"/>
        </w:rPr>
        <w:t xml:space="preserve">black box </w:t>
      </w:r>
      <w:r w:rsidR="003F54FE" w:rsidRPr="008652FA">
        <w:rPr>
          <w:rFonts w:ascii="Times New Roman" w:hAnsi="Times New Roman" w:cs="Times New Roman"/>
          <w:iCs/>
          <w:sz w:val="24"/>
          <w:szCs w:val="24"/>
        </w:rPr>
        <w:t>t</w:t>
      </w:r>
      <w:r w:rsidR="004C0C0E" w:rsidRPr="008652FA">
        <w:rPr>
          <w:rFonts w:ascii="Times New Roman" w:hAnsi="Times New Roman" w:cs="Times New Roman"/>
          <w:iCs/>
          <w:sz w:val="24"/>
          <w:szCs w:val="24"/>
        </w:rPr>
        <w:t xml:space="preserve">ambah </w:t>
      </w:r>
      <w:r w:rsidR="003F54FE" w:rsidRPr="008652FA">
        <w:rPr>
          <w:rFonts w:ascii="Times New Roman" w:hAnsi="Times New Roman" w:cs="Times New Roman"/>
          <w:iCs/>
          <w:sz w:val="24"/>
          <w:szCs w:val="24"/>
        </w:rPr>
        <w:t xml:space="preserve"> k</w:t>
      </w:r>
      <w:r w:rsidR="004C0C0E" w:rsidRPr="008652FA">
        <w:rPr>
          <w:rFonts w:ascii="Times New Roman" w:hAnsi="Times New Roman" w:cs="Times New Roman"/>
          <w:iCs/>
          <w:sz w:val="24"/>
          <w:szCs w:val="24"/>
        </w:rPr>
        <w:t>ategori</w:t>
      </w:r>
      <w:r w:rsidR="001C62F7" w:rsidRPr="008652FA">
        <w:rPr>
          <w:rFonts w:ascii="Times New Roman" w:hAnsi="Times New Roman" w:cs="Times New Roman"/>
          <w:iCs/>
          <w:sz w:val="24"/>
          <w:szCs w:val="24"/>
        </w:rPr>
        <w:t xml:space="preserve"> </w:t>
      </w:r>
      <w:r w:rsidR="003F54FE" w:rsidRPr="008652FA">
        <w:rPr>
          <w:rFonts w:ascii="Times New Roman" w:hAnsi="Times New Roman" w:cs="Times New Roman"/>
          <w:iCs/>
          <w:sz w:val="24"/>
          <w:szCs w:val="24"/>
        </w:rPr>
        <w:t>b</w:t>
      </w:r>
      <w:r w:rsidR="001C62F7" w:rsidRPr="008652FA">
        <w:rPr>
          <w:rFonts w:ascii="Times New Roman" w:hAnsi="Times New Roman" w:cs="Times New Roman"/>
          <w:iCs/>
          <w:sz w:val="24"/>
          <w:szCs w:val="24"/>
        </w:rPr>
        <w:t>arang</w:t>
      </w:r>
      <w:r w:rsidR="003F54FE" w:rsidRPr="008652FA">
        <w:rPr>
          <w:rFonts w:ascii="Times New Roman" w:hAnsi="Times New Roman" w:cs="Times New Roman"/>
          <w:iCs/>
          <w:sz w:val="24"/>
          <w:szCs w:val="24"/>
          <w:lang w:val="en-US"/>
        </w:rPr>
        <w:t xml:space="preserve"> </w:t>
      </w:r>
      <w:proofErr w:type="spellStart"/>
      <w:r w:rsidR="00BA2C26" w:rsidRPr="008652FA">
        <w:rPr>
          <w:rFonts w:ascii="Times New Roman" w:hAnsi="Times New Roman" w:cs="Times New Roman"/>
          <w:iCs/>
          <w:sz w:val="24"/>
          <w:szCs w:val="24"/>
          <w:lang w:val="en-US"/>
        </w:rPr>
        <w:t>s</w:t>
      </w:r>
      <w:r w:rsidRPr="008652FA">
        <w:rPr>
          <w:rFonts w:ascii="Times New Roman" w:hAnsi="Times New Roman" w:cs="Times New Roman"/>
          <w:iCs/>
          <w:sz w:val="24"/>
          <w:szCs w:val="24"/>
          <w:lang w:val="en-US"/>
        </w:rPr>
        <w:t>arpras</w:t>
      </w:r>
      <w:proofErr w:type="spellEnd"/>
      <w:r w:rsidRPr="008652FA">
        <w:rPr>
          <w:rFonts w:ascii="Times New Roman" w:hAnsi="Times New Roman" w:cs="Times New Roman"/>
          <w:iCs/>
          <w:sz w:val="24"/>
          <w:szCs w:val="24"/>
          <w:lang w:val="en-US"/>
        </w:rPr>
        <w:t>.</w:t>
      </w:r>
    </w:p>
    <w:p w14:paraId="011FA3DA" w14:textId="77777777" w:rsidR="0028719C" w:rsidRPr="008652FA" w:rsidRDefault="0028719C" w:rsidP="00676B71">
      <w:pPr>
        <w:spacing w:before="100" w:beforeAutospacing="1" w:after="100" w:afterAutospacing="1" w:line="480" w:lineRule="auto"/>
        <w:ind w:firstLine="720"/>
        <w:jc w:val="both"/>
        <w:rPr>
          <w:rFonts w:ascii="Times New Roman" w:hAnsi="Times New Roman" w:cs="Times New Roman"/>
          <w:iCs/>
          <w:sz w:val="24"/>
          <w:szCs w:val="24"/>
          <w:lang w:val="en-US"/>
        </w:rPr>
      </w:pPr>
    </w:p>
    <w:p w14:paraId="206128C4" w14:textId="721BEC8E" w:rsidR="00CB6614" w:rsidRPr="00CB6614" w:rsidRDefault="004C0C0E" w:rsidP="0028719C">
      <w:pPr>
        <w:pStyle w:val="Caption"/>
        <w:rPr>
          <w:i/>
          <w:szCs w:val="24"/>
        </w:rPr>
      </w:pPr>
      <w:bookmarkStart w:id="126" w:name="_Toc165525592"/>
      <w:bookmarkStart w:id="127" w:name="_Toc166480535"/>
      <w:r>
        <w:lastRenderedPageBreak/>
        <w:t xml:space="preserve">Tabel 4. </w:t>
      </w:r>
      <w:r w:rsidR="009D43E4">
        <w:fldChar w:fldCharType="begin"/>
      </w:r>
      <w:r w:rsidR="009D43E4">
        <w:instrText xml:space="preserve"> SEQ Tabel_4. \* ARABIC </w:instrText>
      </w:r>
      <w:r w:rsidR="009D43E4">
        <w:fldChar w:fldCharType="separate"/>
      </w:r>
      <w:r w:rsidR="00871F4B">
        <w:rPr>
          <w:noProof/>
        </w:rPr>
        <w:t>2</w:t>
      </w:r>
      <w:r w:rsidR="009D43E4">
        <w:fldChar w:fldCharType="end"/>
      </w:r>
      <w:r w:rsidR="00BA2C26">
        <w:rPr>
          <w:szCs w:val="24"/>
        </w:rPr>
        <w:t xml:space="preserve"> </w:t>
      </w:r>
      <w:r w:rsidR="00BA2C26" w:rsidRPr="00BA2C26">
        <w:rPr>
          <w:i/>
          <w:iCs w:val="0"/>
          <w:szCs w:val="24"/>
        </w:rPr>
        <w:t>Black Box</w:t>
      </w:r>
      <w:r w:rsidR="00BA2C26">
        <w:rPr>
          <w:szCs w:val="24"/>
        </w:rPr>
        <w:t xml:space="preserve"> </w:t>
      </w:r>
      <w:proofErr w:type="spellStart"/>
      <w:r w:rsidRPr="004C0C0E">
        <w:rPr>
          <w:iCs w:val="0"/>
          <w:color w:val="auto"/>
          <w:szCs w:val="24"/>
        </w:rPr>
        <w:t>Tamb</w:t>
      </w:r>
      <w:r w:rsidR="00C84B43">
        <w:rPr>
          <w:iCs w:val="0"/>
          <w:color w:val="auto"/>
          <w:szCs w:val="24"/>
        </w:rPr>
        <w:t>ah</w:t>
      </w:r>
      <w:proofErr w:type="spellEnd"/>
      <w:r w:rsidR="003F54FE">
        <w:rPr>
          <w:iCs w:val="0"/>
          <w:color w:val="auto"/>
          <w:szCs w:val="24"/>
        </w:rPr>
        <w:t xml:space="preserve"> </w:t>
      </w:r>
      <w:proofErr w:type="spellStart"/>
      <w:r w:rsidRPr="004C0C0E">
        <w:rPr>
          <w:iCs w:val="0"/>
          <w:color w:val="auto"/>
          <w:szCs w:val="24"/>
        </w:rPr>
        <w:t>Kategori</w:t>
      </w:r>
      <w:proofErr w:type="spellEnd"/>
      <w:r w:rsidR="00C84B43">
        <w:rPr>
          <w:iCs w:val="0"/>
          <w:color w:val="auto"/>
          <w:szCs w:val="24"/>
        </w:rPr>
        <w:t xml:space="preserve"> Barang</w:t>
      </w:r>
      <w:bookmarkEnd w:id="126"/>
      <w:bookmarkEnd w:id="127"/>
    </w:p>
    <w:tbl>
      <w:tblPr>
        <w:tblStyle w:val="TableGrid"/>
        <w:tblW w:w="0" w:type="auto"/>
        <w:jc w:val="center"/>
        <w:tblLayout w:type="fixed"/>
        <w:tblLook w:val="04A0" w:firstRow="1" w:lastRow="0" w:firstColumn="1" w:lastColumn="0" w:noHBand="0" w:noVBand="1"/>
      </w:tblPr>
      <w:tblGrid>
        <w:gridCol w:w="576"/>
        <w:gridCol w:w="1696"/>
        <w:gridCol w:w="914"/>
        <w:gridCol w:w="1487"/>
        <w:gridCol w:w="1134"/>
        <w:gridCol w:w="987"/>
      </w:tblGrid>
      <w:tr w:rsidR="00F50EB6" w14:paraId="6797FD70" w14:textId="77777777" w:rsidTr="00195C3A">
        <w:trPr>
          <w:trHeight w:val="657"/>
          <w:tblHeader/>
          <w:jc w:val="center"/>
        </w:trPr>
        <w:tc>
          <w:tcPr>
            <w:tcW w:w="576" w:type="dxa"/>
          </w:tcPr>
          <w:p w14:paraId="5B12E4E2" w14:textId="77777777" w:rsidR="00F50EB6" w:rsidRPr="00A3273D" w:rsidRDefault="00F50EB6" w:rsidP="00825BFA">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NO</w:t>
            </w:r>
          </w:p>
        </w:tc>
        <w:tc>
          <w:tcPr>
            <w:tcW w:w="1696" w:type="dxa"/>
          </w:tcPr>
          <w:p w14:paraId="7EE39587" w14:textId="77777777" w:rsidR="00F50EB6" w:rsidRPr="00A3273D" w:rsidRDefault="00F50EB6" w:rsidP="00825BFA">
            <w:pPr>
              <w:pStyle w:val="ListParagraph"/>
              <w:ind w:left="0"/>
              <w:jc w:val="center"/>
              <w:rPr>
                <w:rFonts w:ascii="Times New Roman" w:hAnsi="Times New Roman" w:cs="Times New Roman"/>
                <w:b/>
                <w:sz w:val="24"/>
                <w:szCs w:val="24"/>
                <w:lang w:val="en-US"/>
              </w:rPr>
            </w:pPr>
            <w:proofErr w:type="spellStart"/>
            <w:r w:rsidRPr="00A3273D">
              <w:rPr>
                <w:rFonts w:ascii="Times New Roman" w:hAnsi="Times New Roman" w:cs="Times New Roman"/>
                <w:b/>
                <w:sz w:val="24"/>
                <w:szCs w:val="24"/>
                <w:lang w:val="en-US"/>
              </w:rPr>
              <w:t>Skenario</w:t>
            </w:r>
            <w:proofErr w:type="spellEnd"/>
            <w:r w:rsidRPr="00A3273D">
              <w:rPr>
                <w:rFonts w:ascii="Times New Roman" w:hAnsi="Times New Roman" w:cs="Times New Roman"/>
                <w:b/>
                <w:sz w:val="24"/>
                <w:szCs w:val="24"/>
                <w:lang w:val="en-US"/>
              </w:rPr>
              <w:t xml:space="preserve"> </w:t>
            </w:r>
            <w:proofErr w:type="spellStart"/>
            <w:r w:rsidRPr="00A3273D">
              <w:rPr>
                <w:rFonts w:ascii="Times New Roman" w:hAnsi="Times New Roman" w:cs="Times New Roman"/>
                <w:b/>
                <w:sz w:val="24"/>
                <w:szCs w:val="24"/>
                <w:lang w:val="en-US"/>
              </w:rPr>
              <w:t>Pengujian</w:t>
            </w:r>
            <w:proofErr w:type="spellEnd"/>
          </w:p>
        </w:tc>
        <w:tc>
          <w:tcPr>
            <w:tcW w:w="914" w:type="dxa"/>
          </w:tcPr>
          <w:p w14:paraId="7BEC5DAA" w14:textId="77777777" w:rsidR="00F50EB6" w:rsidRPr="00A3273D" w:rsidRDefault="00F50EB6" w:rsidP="00825BFA">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Test Case</w:t>
            </w:r>
          </w:p>
        </w:tc>
        <w:tc>
          <w:tcPr>
            <w:tcW w:w="1487" w:type="dxa"/>
          </w:tcPr>
          <w:p w14:paraId="35D24C41" w14:textId="77777777" w:rsidR="00F50EB6" w:rsidRPr="00A3273D" w:rsidRDefault="00F50EB6" w:rsidP="00825BFA">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 xml:space="preserve">Hasil yang </w:t>
            </w:r>
            <w:proofErr w:type="spellStart"/>
            <w:r w:rsidRPr="00A3273D">
              <w:rPr>
                <w:rFonts w:ascii="Times New Roman" w:hAnsi="Times New Roman" w:cs="Times New Roman"/>
                <w:b/>
                <w:sz w:val="24"/>
                <w:szCs w:val="24"/>
                <w:lang w:val="en-US"/>
              </w:rPr>
              <w:t>Diharapkan</w:t>
            </w:r>
            <w:proofErr w:type="spellEnd"/>
          </w:p>
        </w:tc>
        <w:tc>
          <w:tcPr>
            <w:tcW w:w="1134" w:type="dxa"/>
          </w:tcPr>
          <w:p w14:paraId="70A0791E" w14:textId="77777777" w:rsidR="00195C3A" w:rsidRDefault="00F50EB6" w:rsidP="00825BFA">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 xml:space="preserve">Hasil </w:t>
            </w:r>
            <w:proofErr w:type="spellStart"/>
            <w:r w:rsidRPr="00A3273D">
              <w:rPr>
                <w:rFonts w:ascii="Times New Roman" w:hAnsi="Times New Roman" w:cs="Times New Roman"/>
                <w:b/>
                <w:sz w:val="24"/>
                <w:szCs w:val="24"/>
                <w:lang w:val="en-US"/>
              </w:rPr>
              <w:t>Penguji</w:t>
            </w:r>
            <w:proofErr w:type="spellEnd"/>
          </w:p>
          <w:p w14:paraId="5FC41913" w14:textId="737BD4D2" w:rsidR="00F50EB6" w:rsidRPr="00A3273D" w:rsidRDefault="00F50EB6" w:rsidP="00825BFA">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an</w:t>
            </w:r>
          </w:p>
        </w:tc>
        <w:tc>
          <w:tcPr>
            <w:tcW w:w="987" w:type="dxa"/>
          </w:tcPr>
          <w:p w14:paraId="0102E857" w14:textId="77777777" w:rsidR="00F50EB6" w:rsidRPr="00A3273D" w:rsidRDefault="00F50EB6" w:rsidP="00825BFA">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Status</w:t>
            </w:r>
          </w:p>
        </w:tc>
      </w:tr>
      <w:tr w:rsidR="00F50EB6" w14:paraId="63E5FD70" w14:textId="77777777" w:rsidTr="00A247B7">
        <w:trPr>
          <w:trHeight w:val="850"/>
          <w:jc w:val="center"/>
        </w:trPr>
        <w:tc>
          <w:tcPr>
            <w:tcW w:w="576" w:type="dxa"/>
          </w:tcPr>
          <w:p w14:paraId="4CE2957E" w14:textId="77777777" w:rsidR="00F50EB6" w:rsidRPr="00201874" w:rsidRDefault="00F50EB6" w:rsidP="00825BFA">
            <w:pPr>
              <w:pStyle w:val="ListParagraph"/>
              <w:spacing w:line="480" w:lineRule="auto"/>
              <w:ind w:left="0"/>
              <w:jc w:val="center"/>
              <w:rPr>
                <w:rFonts w:ascii="Times New Roman" w:hAnsi="Times New Roman" w:cs="Times New Roman"/>
                <w:sz w:val="22"/>
                <w:szCs w:val="22"/>
                <w:lang w:val="en-US"/>
              </w:rPr>
            </w:pPr>
            <w:r w:rsidRPr="00201874">
              <w:rPr>
                <w:rFonts w:ascii="Times New Roman" w:hAnsi="Times New Roman" w:cs="Times New Roman"/>
                <w:sz w:val="22"/>
                <w:szCs w:val="22"/>
                <w:lang w:val="en-US"/>
              </w:rPr>
              <w:t>1</w:t>
            </w:r>
          </w:p>
        </w:tc>
        <w:tc>
          <w:tcPr>
            <w:tcW w:w="1696" w:type="dxa"/>
          </w:tcPr>
          <w:p w14:paraId="2B8DE5FB" w14:textId="7AE677FD" w:rsidR="00F50EB6" w:rsidRPr="004800F3" w:rsidRDefault="00F50EB6" w:rsidP="004800F3">
            <w:pPr>
              <w:pStyle w:val="ListParagraph"/>
              <w:ind w:left="0"/>
              <w:jc w:val="center"/>
              <w:rPr>
                <w:rFonts w:ascii="Times New Roman" w:hAnsi="Times New Roman" w:cs="Times New Roman"/>
                <w:sz w:val="22"/>
                <w:szCs w:val="22"/>
                <w:lang w:val="en-US"/>
              </w:rPr>
            </w:pPr>
            <w:r w:rsidRPr="004800F3">
              <w:rPr>
                <w:rFonts w:ascii="Times New Roman" w:hAnsi="Times New Roman" w:cs="Times New Roman"/>
                <w:sz w:val="22"/>
                <w:szCs w:val="22"/>
              </w:rPr>
              <w:t>Me</w:t>
            </w:r>
            <w:r w:rsidR="00BF4926" w:rsidRPr="004800F3">
              <w:rPr>
                <w:rFonts w:ascii="Times New Roman" w:hAnsi="Times New Roman" w:cs="Times New Roman"/>
                <w:sz w:val="22"/>
                <w:szCs w:val="22"/>
              </w:rPr>
              <w:t>nambahkan</w:t>
            </w:r>
            <w:r w:rsidR="001C62F7" w:rsidRPr="004800F3">
              <w:rPr>
                <w:rFonts w:ascii="Times New Roman" w:hAnsi="Times New Roman" w:cs="Times New Roman"/>
                <w:sz w:val="22"/>
                <w:szCs w:val="22"/>
              </w:rPr>
              <w:t xml:space="preserve"> </w:t>
            </w:r>
            <w:r w:rsidR="002621DE" w:rsidRPr="004800F3">
              <w:rPr>
                <w:rFonts w:ascii="Times New Roman" w:hAnsi="Times New Roman" w:cs="Times New Roman"/>
                <w:sz w:val="22"/>
                <w:szCs w:val="22"/>
              </w:rPr>
              <w:t xml:space="preserve"> </w:t>
            </w:r>
            <w:r w:rsidR="001C62F7" w:rsidRPr="004800F3">
              <w:rPr>
                <w:rFonts w:ascii="Times New Roman" w:hAnsi="Times New Roman" w:cs="Times New Roman"/>
                <w:sz w:val="22"/>
                <w:szCs w:val="22"/>
              </w:rPr>
              <w:t>kategori barang</w:t>
            </w:r>
          </w:p>
        </w:tc>
        <w:tc>
          <w:tcPr>
            <w:tcW w:w="914" w:type="dxa"/>
          </w:tcPr>
          <w:p w14:paraId="7DBC948A" w14:textId="021C938B" w:rsidR="00F50EB6" w:rsidRPr="004800F3" w:rsidRDefault="00F50EB6" w:rsidP="004800F3">
            <w:pPr>
              <w:pStyle w:val="ListParagraph"/>
              <w:ind w:left="0"/>
              <w:jc w:val="center"/>
              <w:rPr>
                <w:rFonts w:ascii="Times New Roman" w:hAnsi="Times New Roman" w:cs="Times New Roman"/>
                <w:sz w:val="22"/>
                <w:szCs w:val="22"/>
                <w:lang w:val="en-US"/>
              </w:rPr>
            </w:pPr>
            <w:r w:rsidRPr="004800F3">
              <w:rPr>
                <w:rFonts w:ascii="Times New Roman" w:hAnsi="Times New Roman" w:cs="Times New Roman"/>
                <w:sz w:val="22"/>
                <w:szCs w:val="22"/>
                <w:lang w:val="en-US"/>
              </w:rPr>
              <w:t xml:space="preserve">Tekan </w:t>
            </w:r>
            <w:proofErr w:type="spellStart"/>
            <w:r w:rsidRPr="004800F3">
              <w:rPr>
                <w:rFonts w:ascii="Times New Roman" w:hAnsi="Times New Roman" w:cs="Times New Roman"/>
                <w:sz w:val="22"/>
                <w:szCs w:val="22"/>
                <w:lang w:val="en-US"/>
              </w:rPr>
              <w:t>tombol</w:t>
            </w:r>
            <w:proofErr w:type="spellEnd"/>
            <w:r w:rsidRPr="004800F3">
              <w:rPr>
                <w:rFonts w:ascii="Times New Roman" w:hAnsi="Times New Roman" w:cs="Times New Roman"/>
                <w:sz w:val="22"/>
                <w:szCs w:val="22"/>
                <w:lang w:val="en-US"/>
              </w:rPr>
              <w:t xml:space="preserve"> </w:t>
            </w:r>
            <w:proofErr w:type="spellStart"/>
            <w:r w:rsidR="001C62F7" w:rsidRPr="004800F3">
              <w:rPr>
                <w:rFonts w:ascii="Times New Roman" w:hAnsi="Times New Roman" w:cs="Times New Roman"/>
                <w:sz w:val="22"/>
                <w:szCs w:val="22"/>
                <w:lang w:val="en-US"/>
              </w:rPr>
              <w:t>tambahkan</w:t>
            </w:r>
            <w:proofErr w:type="spellEnd"/>
          </w:p>
        </w:tc>
        <w:tc>
          <w:tcPr>
            <w:tcW w:w="1487" w:type="dxa"/>
          </w:tcPr>
          <w:p w14:paraId="469B617A" w14:textId="6435FB9E" w:rsidR="00F50EB6" w:rsidRPr="004800F3" w:rsidRDefault="00EA1645" w:rsidP="004800F3">
            <w:pPr>
              <w:pStyle w:val="ListParagraph"/>
              <w:ind w:left="0"/>
              <w:jc w:val="center"/>
              <w:rPr>
                <w:rFonts w:ascii="Times New Roman" w:hAnsi="Times New Roman" w:cs="Times New Roman"/>
                <w:iCs/>
                <w:sz w:val="22"/>
                <w:szCs w:val="22"/>
                <w:lang w:val="en-US"/>
              </w:rPr>
            </w:pPr>
            <w:r w:rsidRPr="004800F3">
              <w:rPr>
                <w:rFonts w:ascii="Times New Roman" w:hAnsi="Times New Roman" w:cs="Times New Roman"/>
                <w:sz w:val="22"/>
                <w:szCs w:val="22"/>
              </w:rPr>
              <w:t>Muncul</w:t>
            </w:r>
            <w:r w:rsidRPr="004800F3">
              <w:rPr>
                <w:rFonts w:ascii="Times New Roman" w:hAnsi="Times New Roman" w:cs="Times New Roman"/>
                <w:iCs/>
                <w:sz w:val="22"/>
                <w:szCs w:val="22"/>
                <w:lang w:val="en-US"/>
              </w:rPr>
              <w:t xml:space="preserve"> </w:t>
            </w:r>
            <w:proofErr w:type="spellStart"/>
            <w:r w:rsidR="001070CF" w:rsidRPr="004800F3">
              <w:rPr>
                <w:rFonts w:ascii="Times New Roman" w:hAnsi="Times New Roman" w:cs="Times New Roman"/>
                <w:iCs/>
                <w:sz w:val="22"/>
                <w:szCs w:val="22"/>
                <w:lang w:val="en-US"/>
              </w:rPr>
              <w:t>tambah</w:t>
            </w:r>
            <w:proofErr w:type="spellEnd"/>
            <w:r w:rsidR="001070CF" w:rsidRPr="004800F3">
              <w:rPr>
                <w:rFonts w:ascii="Times New Roman" w:hAnsi="Times New Roman" w:cs="Times New Roman"/>
                <w:iCs/>
                <w:sz w:val="22"/>
                <w:szCs w:val="22"/>
                <w:lang w:val="en-US"/>
              </w:rPr>
              <w:t xml:space="preserve"> data </w:t>
            </w:r>
            <w:proofErr w:type="spellStart"/>
            <w:r w:rsidR="001070CF" w:rsidRPr="004800F3">
              <w:rPr>
                <w:rFonts w:ascii="Times New Roman" w:hAnsi="Times New Roman" w:cs="Times New Roman"/>
                <w:iCs/>
                <w:sz w:val="22"/>
                <w:szCs w:val="22"/>
                <w:lang w:val="en-US"/>
              </w:rPr>
              <w:t>kategori</w:t>
            </w:r>
            <w:proofErr w:type="spellEnd"/>
          </w:p>
        </w:tc>
        <w:tc>
          <w:tcPr>
            <w:tcW w:w="1134" w:type="dxa"/>
          </w:tcPr>
          <w:p w14:paraId="51F75C29" w14:textId="77777777" w:rsidR="00F50EB6" w:rsidRPr="004800F3" w:rsidRDefault="00F50EB6" w:rsidP="004800F3">
            <w:pPr>
              <w:pStyle w:val="ListParagraph"/>
              <w:ind w:left="0"/>
              <w:jc w:val="center"/>
              <w:rPr>
                <w:rFonts w:ascii="Times New Roman" w:hAnsi="Times New Roman" w:cs="Times New Roman"/>
                <w:sz w:val="22"/>
                <w:szCs w:val="22"/>
                <w:lang w:val="en-US"/>
              </w:rPr>
            </w:pPr>
            <w:proofErr w:type="spellStart"/>
            <w:r w:rsidRPr="004800F3">
              <w:rPr>
                <w:rFonts w:ascii="Times New Roman" w:hAnsi="Times New Roman" w:cs="Times New Roman"/>
                <w:sz w:val="22"/>
                <w:szCs w:val="22"/>
                <w:lang w:val="en-US"/>
              </w:rPr>
              <w:t>Sesuai</w:t>
            </w:r>
            <w:proofErr w:type="spellEnd"/>
            <w:r w:rsidRPr="004800F3">
              <w:rPr>
                <w:rFonts w:ascii="Times New Roman" w:hAnsi="Times New Roman" w:cs="Times New Roman"/>
                <w:sz w:val="22"/>
                <w:szCs w:val="22"/>
                <w:lang w:val="en-US"/>
              </w:rPr>
              <w:t xml:space="preserve"> </w:t>
            </w:r>
            <w:proofErr w:type="spellStart"/>
            <w:r w:rsidRPr="004800F3">
              <w:rPr>
                <w:rFonts w:ascii="Times New Roman" w:hAnsi="Times New Roman" w:cs="Times New Roman"/>
                <w:sz w:val="22"/>
                <w:szCs w:val="22"/>
                <w:lang w:val="en-US"/>
              </w:rPr>
              <w:t>harapan</w:t>
            </w:r>
            <w:proofErr w:type="spellEnd"/>
          </w:p>
        </w:tc>
        <w:tc>
          <w:tcPr>
            <w:tcW w:w="987" w:type="dxa"/>
          </w:tcPr>
          <w:p w14:paraId="211D4618" w14:textId="77777777" w:rsidR="00201F99" w:rsidRPr="004800F3" w:rsidRDefault="00201F99" w:rsidP="004800F3">
            <w:pPr>
              <w:pStyle w:val="ListParagraph"/>
              <w:ind w:left="0"/>
              <w:jc w:val="center"/>
              <w:rPr>
                <w:rFonts w:ascii="Times New Roman" w:hAnsi="Times New Roman" w:cs="Times New Roman"/>
                <w:sz w:val="22"/>
                <w:szCs w:val="22"/>
                <w:lang w:val="en-US"/>
              </w:rPr>
            </w:pPr>
            <w:r w:rsidRPr="004800F3">
              <w:rPr>
                <w:rFonts w:ascii="Times New Roman" w:hAnsi="Times New Roman" w:cs="Times New Roman"/>
                <w:sz w:val="22"/>
                <w:szCs w:val="22"/>
                <w:lang w:val="en-US"/>
              </w:rPr>
              <w:t>Valid</w:t>
            </w:r>
          </w:p>
          <w:p w14:paraId="19977EBE" w14:textId="175E8B93" w:rsidR="00F50EB6" w:rsidRPr="004800F3" w:rsidRDefault="00F50EB6" w:rsidP="004800F3">
            <w:pPr>
              <w:pStyle w:val="ListParagraph"/>
              <w:ind w:left="0"/>
              <w:jc w:val="center"/>
              <w:rPr>
                <w:rFonts w:ascii="Times New Roman" w:hAnsi="Times New Roman" w:cs="Times New Roman"/>
                <w:sz w:val="22"/>
                <w:szCs w:val="22"/>
                <w:lang w:val="en-US"/>
              </w:rPr>
            </w:pPr>
          </w:p>
        </w:tc>
      </w:tr>
      <w:tr w:rsidR="00F50EB6" w14:paraId="109330AF" w14:textId="77777777" w:rsidTr="00195C3A">
        <w:trPr>
          <w:jc w:val="center"/>
        </w:trPr>
        <w:tc>
          <w:tcPr>
            <w:tcW w:w="576" w:type="dxa"/>
          </w:tcPr>
          <w:p w14:paraId="0938974B" w14:textId="77777777" w:rsidR="00F50EB6" w:rsidRPr="00201874" w:rsidRDefault="00F50EB6" w:rsidP="00825BFA">
            <w:pPr>
              <w:pStyle w:val="ListParagraph"/>
              <w:spacing w:line="480" w:lineRule="auto"/>
              <w:ind w:left="0"/>
              <w:jc w:val="center"/>
              <w:rPr>
                <w:rFonts w:ascii="Times New Roman" w:hAnsi="Times New Roman" w:cs="Times New Roman"/>
                <w:sz w:val="22"/>
                <w:szCs w:val="22"/>
                <w:lang w:val="en-US"/>
              </w:rPr>
            </w:pPr>
            <w:r w:rsidRPr="00201874">
              <w:rPr>
                <w:rFonts w:ascii="Times New Roman" w:hAnsi="Times New Roman" w:cs="Times New Roman"/>
                <w:sz w:val="22"/>
                <w:szCs w:val="22"/>
                <w:lang w:val="en-US"/>
              </w:rPr>
              <w:t>2</w:t>
            </w:r>
          </w:p>
        </w:tc>
        <w:tc>
          <w:tcPr>
            <w:tcW w:w="1696" w:type="dxa"/>
          </w:tcPr>
          <w:p w14:paraId="5B10D769" w14:textId="4B988434" w:rsidR="00F50EB6" w:rsidRPr="004800F3" w:rsidRDefault="00EA1645" w:rsidP="004800F3">
            <w:pPr>
              <w:spacing w:after="200" w:line="276" w:lineRule="auto"/>
              <w:jc w:val="center"/>
              <w:rPr>
                <w:rFonts w:eastAsia="SimSun"/>
                <w:sz w:val="22"/>
                <w:szCs w:val="22"/>
                <w:lang w:val="en-ID"/>
              </w:rPr>
            </w:pPr>
            <w:r w:rsidRPr="004800F3">
              <w:rPr>
                <w:rFonts w:ascii="Times New Roman" w:hAnsi="Times New Roman" w:cs="Times New Roman"/>
                <w:sz w:val="22"/>
                <w:szCs w:val="22"/>
              </w:rPr>
              <w:t xml:space="preserve">Mengisi semua form kecuali </w:t>
            </w:r>
            <w:r w:rsidR="001C62F7" w:rsidRPr="004800F3">
              <w:rPr>
                <w:rFonts w:ascii="Times New Roman" w:hAnsi="Times New Roman" w:cs="Times New Roman"/>
                <w:sz w:val="22"/>
                <w:szCs w:val="22"/>
              </w:rPr>
              <w:t>nama kategori barang</w:t>
            </w:r>
          </w:p>
        </w:tc>
        <w:tc>
          <w:tcPr>
            <w:tcW w:w="914" w:type="dxa"/>
          </w:tcPr>
          <w:p w14:paraId="3024B5B5" w14:textId="319184D5" w:rsidR="00F50EB6" w:rsidRPr="004800F3" w:rsidRDefault="00F50EB6" w:rsidP="004800F3">
            <w:pPr>
              <w:pStyle w:val="ListParagraph"/>
              <w:ind w:left="0"/>
              <w:jc w:val="center"/>
              <w:rPr>
                <w:rFonts w:ascii="Times New Roman" w:hAnsi="Times New Roman" w:cs="Times New Roman"/>
                <w:sz w:val="22"/>
                <w:szCs w:val="22"/>
                <w:lang w:val="en-US"/>
              </w:rPr>
            </w:pPr>
            <w:r w:rsidRPr="004800F3">
              <w:rPr>
                <w:rFonts w:ascii="Times New Roman" w:hAnsi="Times New Roman" w:cs="Times New Roman"/>
                <w:sz w:val="22"/>
                <w:szCs w:val="22"/>
                <w:lang w:val="en-US"/>
              </w:rPr>
              <w:t xml:space="preserve">Tekan </w:t>
            </w:r>
            <w:proofErr w:type="spellStart"/>
            <w:r w:rsidRPr="004800F3">
              <w:rPr>
                <w:rFonts w:ascii="Times New Roman" w:hAnsi="Times New Roman" w:cs="Times New Roman"/>
                <w:sz w:val="22"/>
                <w:szCs w:val="22"/>
                <w:lang w:val="en-US"/>
              </w:rPr>
              <w:t>tombol</w:t>
            </w:r>
            <w:proofErr w:type="spellEnd"/>
            <w:r w:rsidRPr="004800F3">
              <w:rPr>
                <w:rFonts w:ascii="Times New Roman" w:hAnsi="Times New Roman" w:cs="Times New Roman"/>
                <w:sz w:val="22"/>
                <w:szCs w:val="22"/>
                <w:lang w:val="en-US"/>
              </w:rPr>
              <w:t xml:space="preserve"> </w:t>
            </w:r>
            <w:proofErr w:type="spellStart"/>
            <w:r w:rsidR="001C62F7" w:rsidRPr="004800F3">
              <w:rPr>
                <w:rFonts w:ascii="Times New Roman" w:hAnsi="Times New Roman" w:cs="Times New Roman"/>
                <w:iCs/>
                <w:sz w:val="22"/>
                <w:szCs w:val="22"/>
                <w:lang w:val="en-US"/>
              </w:rPr>
              <w:t>tambahkan</w:t>
            </w:r>
            <w:proofErr w:type="spellEnd"/>
          </w:p>
        </w:tc>
        <w:tc>
          <w:tcPr>
            <w:tcW w:w="1487" w:type="dxa"/>
          </w:tcPr>
          <w:p w14:paraId="0B5B9D13" w14:textId="4616CE46" w:rsidR="00F50EB6" w:rsidRPr="004800F3" w:rsidRDefault="00EA1645" w:rsidP="004800F3">
            <w:pPr>
              <w:spacing w:after="200" w:line="276" w:lineRule="auto"/>
              <w:jc w:val="center"/>
              <w:rPr>
                <w:rFonts w:eastAsia="SimSun"/>
                <w:sz w:val="22"/>
                <w:szCs w:val="22"/>
                <w:lang w:val="en-ID"/>
              </w:rPr>
            </w:pPr>
            <w:r w:rsidRPr="004800F3">
              <w:rPr>
                <w:rFonts w:ascii="Times New Roman" w:hAnsi="Times New Roman" w:cs="Times New Roman"/>
                <w:sz w:val="22"/>
                <w:szCs w:val="22"/>
              </w:rPr>
              <w:t>Muncul peringatan “</w:t>
            </w:r>
            <w:proofErr w:type="spellStart"/>
            <w:r w:rsidR="00531B22">
              <w:rPr>
                <w:rFonts w:ascii="Times New Roman" w:hAnsi="Times New Roman" w:cs="Times New Roman"/>
                <w:iCs/>
                <w:sz w:val="22"/>
                <w:szCs w:val="22"/>
                <w:lang w:val="en-US"/>
              </w:rPr>
              <w:t>n</w:t>
            </w:r>
            <w:r w:rsidR="001C62F7" w:rsidRPr="004800F3">
              <w:rPr>
                <w:rFonts w:ascii="Times New Roman" w:hAnsi="Times New Roman" w:cs="Times New Roman"/>
                <w:iCs/>
                <w:sz w:val="22"/>
                <w:szCs w:val="22"/>
                <w:lang w:val="en-US"/>
              </w:rPr>
              <w:t>ama</w:t>
            </w:r>
            <w:proofErr w:type="spellEnd"/>
            <w:r w:rsidR="005F093F" w:rsidRPr="004800F3">
              <w:rPr>
                <w:rFonts w:ascii="Times New Roman" w:hAnsi="Times New Roman" w:cs="Times New Roman"/>
                <w:iCs/>
                <w:sz w:val="22"/>
                <w:szCs w:val="22"/>
                <w:lang w:val="en-US"/>
              </w:rPr>
              <w:t xml:space="preserve"> </w:t>
            </w:r>
            <w:proofErr w:type="spellStart"/>
            <w:r w:rsidR="001C62F7" w:rsidRPr="004800F3">
              <w:rPr>
                <w:rFonts w:ascii="Times New Roman" w:hAnsi="Times New Roman" w:cs="Times New Roman"/>
                <w:iCs/>
                <w:sz w:val="22"/>
                <w:szCs w:val="22"/>
                <w:lang w:val="en-US"/>
              </w:rPr>
              <w:t>kategori</w:t>
            </w:r>
            <w:proofErr w:type="spellEnd"/>
            <w:r w:rsidR="001C62F7" w:rsidRPr="004800F3">
              <w:rPr>
                <w:rFonts w:ascii="Times New Roman" w:hAnsi="Times New Roman" w:cs="Times New Roman"/>
                <w:iCs/>
                <w:sz w:val="22"/>
                <w:szCs w:val="22"/>
                <w:lang w:val="en-US"/>
              </w:rPr>
              <w:t xml:space="preserve"> </w:t>
            </w:r>
            <w:proofErr w:type="spellStart"/>
            <w:r w:rsidR="001C62F7" w:rsidRPr="004800F3">
              <w:rPr>
                <w:rFonts w:ascii="Times New Roman" w:hAnsi="Times New Roman" w:cs="Times New Roman"/>
                <w:iCs/>
                <w:sz w:val="22"/>
                <w:szCs w:val="22"/>
                <w:lang w:val="en-US"/>
              </w:rPr>
              <w:t>harus</w:t>
            </w:r>
            <w:proofErr w:type="spellEnd"/>
            <w:r w:rsidR="001C62F7" w:rsidRPr="004800F3">
              <w:rPr>
                <w:rFonts w:ascii="Times New Roman" w:hAnsi="Times New Roman" w:cs="Times New Roman"/>
                <w:iCs/>
                <w:sz w:val="22"/>
                <w:szCs w:val="22"/>
                <w:lang w:val="en-US"/>
              </w:rPr>
              <w:t xml:space="preserve"> </w:t>
            </w:r>
            <w:proofErr w:type="spellStart"/>
            <w:r w:rsidR="001C62F7" w:rsidRPr="004800F3">
              <w:rPr>
                <w:rFonts w:ascii="Times New Roman" w:hAnsi="Times New Roman" w:cs="Times New Roman"/>
                <w:iCs/>
                <w:sz w:val="22"/>
                <w:szCs w:val="22"/>
                <w:lang w:val="en-US"/>
              </w:rPr>
              <w:t>diisi</w:t>
            </w:r>
            <w:proofErr w:type="spellEnd"/>
            <w:r w:rsidRPr="004800F3">
              <w:rPr>
                <w:rFonts w:ascii="Times New Roman" w:hAnsi="Times New Roman" w:cs="Times New Roman"/>
                <w:iCs/>
                <w:sz w:val="22"/>
                <w:szCs w:val="22"/>
                <w:lang w:val="en-US"/>
              </w:rPr>
              <w:t>”</w:t>
            </w:r>
          </w:p>
        </w:tc>
        <w:tc>
          <w:tcPr>
            <w:tcW w:w="1134" w:type="dxa"/>
          </w:tcPr>
          <w:p w14:paraId="54A59DD8" w14:textId="77777777" w:rsidR="00F50EB6" w:rsidRPr="004800F3" w:rsidRDefault="00F50EB6" w:rsidP="004800F3">
            <w:pPr>
              <w:pStyle w:val="ListParagraph"/>
              <w:ind w:left="0"/>
              <w:jc w:val="center"/>
              <w:rPr>
                <w:rFonts w:ascii="Times New Roman" w:hAnsi="Times New Roman" w:cs="Times New Roman"/>
                <w:sz w:val="22"/>
                <w:szCs w:val="22"/>
                <w:lang w:val="en-US"/>
              </w:rPr>
            </w:pPr>
            <w:proofErr w:type="spellStart"/>
            <w:r w:rsidRPr="004800F3">
              <w:rPr>
                <w:rFonts w:ascii="Times New Roman" w:hAnsi="Times New Roman" w:cs="Times New Roman"/>
                <w:sz w:val="22"/>
                <w:szCs w:val="22"/>
                <w:lang w:val="en-US"/>
              </w:rPr>
              <w:t>Sesuai</w:t>
            </w:r>
            <w:proofErr w:type="spellEnd"/>
            <w:r w:rsidRPr="004800F3">
              <w:rPr>
                <w:rFonts w:ascii="Times New Roman" w:hAnsi="Times New Roman" w:cs="Times New Roman"/>
                <w:sz w:val="22"/>
                <w:szCs w:val="22"/>
                <w:lang w:val="en-US"/>
              </w:rPr>
              <w:t xml:space="preserve"> </w:t>
            </w:r>
            <w:proofErr w:type="spellStart"/>
            <w:r w:rsidRPr="004800F3">
              <w:rPr>
                <w:rFonts w:ascii="Times New Roman" w:hAnsi="Times New Roman" w:cs="Times New Roman"/>
                <w:sz w:val="22"/>
                <w:szCs w:val="22"/>
                <w:lang w:val="en-US"/>
              </w:rPr>
              <w:t>harapan</w:t>
            </w:r>
            <w:proofErr w:type="spellEnd"/>
          </w:p>
        </w:tc>
        <w:tc>
          <w:tcPr>
            <w:tcW w:w="987" w:type="dxa"/>
          </w:tcPr>
          <w:p w14:paraId="338884E1" w14:textId="77777777" w:rsidR="00201F99" w:rsidRPr="004800F3" w:rsidRDefault="00201F99" w:rsidP="004800F3">
            <w:pPr>
              <w:pStyle w:val="ListParagraph"/>
              <w:ind w:left="0"/>
              <w:jc w:val="center"/>
              <w:rPr>
                <w:rFonts w:ascii="Times New Roman" w:hAnsi="Times New Roman" w:cs="Times New Roman"/>
                <w:sz w:val="22"/>
                <w:szCs w:val="22"/>
                <w:lang w:val="en-US"/>
              </w:rPr>
            </w:pPr>
            <w:r w:rsidRPr="004800F3">
              <w:rPr>
                <w:rFonts w:ascii="Times New Roman" w:hAnsi="Times New Roman" w:cs="Times New Roman"/>
                <w:sz w:val="22"/>
                <w:szCs w:val="22"/>
                <w:lang w:val="en-US"/>
              </w:rPr>
              <w:t>Valid</w:t>
            </w:r>
          </w:p>
          <w:p w14:paraId="70A54D4B" w14:textId="38C33301" w:rsidR="00F50EB6" w:rsidRPr="004800F3" w:rsidRDefault="00F50EB6" w:rsidP="004800F3">
            <w:pPr>
              <w:pStyle w:val="ListParagraph"/>
              <w:ind w:left="0"/>
              <w:jc w:val="center"/>
              <w:rPr>
                <w:rFonts w:ascii="Times New Roman" w:hAnsi="Times New Roman" w:cs="Times New Roman"/>
                <w:sz w:val="22"/>
                <w:szCs w:val="22"/>
                <w:lang w:val="en-US"/>
              </w:rPr>
            </w:pPr>
          </w:p>
        </w:tc>
      </w:tr>
      <w:tr w:rsidR="00A247B7" w14:paraId="21397767" w14:textId="77777777" w:rsidTr="00C84B43">
        <w:trPr>
          <w:trHeight w:val="834"/>
          <w:jc w:val="center"/>
        </w:trPr>
        <w:tc>
          <w:tcPr>
            <w:tcW w:w="576" w:type="dxa"/>
          </w:tcPr>
          <w:p w14:paraId="34CBD2DA" w14:textId="2CE13884" w:rsidR="00A247B7" w:rsidRPr="00201874" w:rsidRDefault="00EA1645" w:rsidP="00A247B7">
            <w:pPr>
              <w:pStyle w:val="ListParagraph"/>
              <w:spacing w:line="480" w:lineRule="auto"/>
              <w:ind w:left="0"/>
              <w:jc w:val="center"/>
              <w:rPr>
                <w:rFonts w:ascii="Times New Roman" w:hAnsi="Times New Roman" w:cs="Times New Roman"/>
                <w:lang w:val="en-US"/>
              </w:rPr>
            </w:pPr>
            <w:r>
              <w:rPr>
                <w:rFonts w:ascii="Times New Roman" w:hAnsi="Times New Roman" w:cs="Times New Roman"/>
                <w:lang w:val="en-US"/>
              </w:rPr>
              <w:t>3</w:t>
            </w:r>
          </w:p>
        </w:tc>
        <w:tc>
          <w:tcPr>
            <w:tcW w:w="1696" w:type="dxa"/>
          </w:tcPr>
          <w:p w14:paraId="0A64B629" w14:textId="1CBA50EF" w:rsidR="00A247B7" w:rsidRPr="004800F3" w:rsidRDefault="00EA1645" w:rsidP="004800F3">
            <w:pPr>
              <w:pStyle w:val="ListParagraph"/>
              <w:ind w:left="0"/>
              <w:jc w:val="center"/>
              <w:rPr>
                <w:rFonts w:ascii="Times New Roman" w:hAnsi="Times New Roman" w:cs="Times New Roman"/>
                <w:sz w:val="22"/>
                <w:szCs w:val="22"/>
              </w:rPr>
            </w:pPr>
            <w:r w:rsidRPr="004800F3">
              <w:rPr>
                <w:rFonts w:ascii="Times New Roman" w:hAnsi="Times New Roman" w:cs="Times New Roman"/>
                <w:sz w:val="22"/>
                <w:szCs w:val="22"/>
              </w:rPr>
              <w:t xml:space="preserve">Mengisi semua form kecuali </w:t>
            </w:r>
            <w:r w:rsidR="00A247B7" w:rsidRPr="004800F3">
              <w:rPr>
                <w:rFonts w:ascii="Times New Roman" w:hAnsi="Times New Roman" w:cs="Times New Roman"/>
                <w:sz w:val="22"/>
                <w:szCs w:val="22"/>
              </w:rPr>
              <w:t>kode kategori barang</w:t>
            </w:r>
          </w:p>
        </w:tc>
        <w:tc>
          <w:tcPr>
            <w:tcW w:w="914" w:type="dxa"/>
          </w:tcPr>
          <w:p w14:paraId="54AD08E0" w14:textId="276591E9" w:rsidR="00A247B7" w:rsidRPr="004800F3" w:rsidRDefault="00A247B7" w:rsidP="004800F3">
            <w:pPr>
              <w:pStyle w:val="ListParagraph"/>
              <w:ind w:left="0"/>
              <w:jc w:val="center"/>
              <w:rPr>
                <w:rFonts w:ascii="Times New Roman" w:hAnsi="Times New Roman" w:cs="Times New Roman"/>
                <w:sz w:val="22"/>
                <w:szCs w:val="22"/>
                <w:lang w:val="en-US"/>
              </w:rPr>
            </w:pPr>
            <w:r w:rsidRPr="004800F3">
              <w:rPr>
                <w:rFonts w:ascii="Times New Roman" w:hAnsi="Times New Roman" w:cs="Times New Roman"/>
                <w:sz w:val="22"/>
                <w:szCs w:val="22"/>
                <w:lang w:val="en-US"/>
              </w:rPr>
              <w:t xml:space="preserve">Tekan </w:t>
            </w:r>
            <w:proofErr w:type="spellStart"/>
            <w:r w:rsidRPr="004800F3">
              <w:rPr>
                <w:rFonts w:ascii="Times New Roman" w:hAnsi="Times New Roman" w:cs="Times New Roman"/>
                <w:sz w:val="22"/>
                <w:szCs w:val="22"/>
                <w:lang w:val="en-US"/>
              </w:rPr>
              <w:t>tombol</w:t>
            </w:r>
            <w:proofErr w:type="spellEnd"/>
            <w:r w:rsidRPr="004800F3">
              <w:rPr>
                <w:rFonts w:ascii="Times New Roman" w:hAnsi="Times New Roman" w:cs="Times New Roman"/>
                <w:sz w:val="22"/>
                <w:szCs w:val="22"/>
                <w:lang w:val="en-US"/>
              </w:rPr>
              <w:t xml:space="preserve"> </w:t>
            </w:r>
            <w:proofErr w:type="spellStart"/>
            <w:r w:rsidRPr="004800F3">
              <w:rPr>
                <w:rFonts w:ascii="Times New Roman" w:hAnsi="Times New Roman" w:cs="Times New Roman"/>
                <w:iCs/>
                <w:sz w:val="22"/>
                <w:szCs w:val="22"/>
                <w:lang w:val="en-US"/>
              </w:rPr>
              <w:t>tambahkan</w:t>
            </w:r>
            <w:proofErr w:type="spellEnd"/>
          </w:p>
        </w:tc>
        <w:tc>
          <w:tcPr>
            <w:tcW w:w="1487" w:type="dxa"/>
          </w:tcPr>
          <w:p w14:paraId="0D3A6C3E" w14:textId="64A3D7F8" w:rsidR="00A247B7" w:rsidRPr="004800F3" w:rsidRDefault="00EA1645" w:rsidP="004800F3">
            <w:pPr>
              <w:pStyle w:val="ListParagraph"/>
              <w:ind w:left="0"/>
              <w:jc w:val="center"/>
              <w:rPr>
                <w:rFonts w:ascii="Times New Roman" w:hAnsi="Times New Roman" w:cs="Times New Roman"/>
                <w:iCs/>
                <w:sz w:val="22"/>
                <w:szCs w:val="22"/>
                <w:lang w:val="en-US"/>
              </w:rPr>
            </w:pPr>
            <w:r w:rsidRPr="004800F3">
              <w:rPr>
                <w:rFonts w:ascii="Times New Roman" w:hAnsi="Times New Roman" w:cs="Times New Roman"/>
                <w:sz w:val="22"/>
                <w:szCs w:val="22"/>
              </w:rPr>
              <w:t xml:space="preserve">Muncul </w:t>
            </w:r>
            <w:proofErr w:type="spellStart"/>
            <w:r w:rsidR="004A07A3" w:rsidRPr="004800F3">
              <w:rPr>
                <w:rFonts w:ascii="Times New Roman" w:hAnsi="Times New Roman" w:cs="Times New Roman"/>
                <w:iCs/>
                <w:sz w:val="22"/>
                <w:szCs w:val="22"/>
                <w:lang w:val="en-US"/>
              </w:rPr>
              <w:t>k</w:t>
            </w:r>
            <w:r w:rsidR="005F093F" w:rsidRPr="004800F3">
              <w:rPr>
                <w:rFonts w:ascii="Times New Roman" w:hAnsi="Times New Roman" w:cs="Times New Roman"/>
                <w:iCs/>
                <w:sz w:val="22"/>
                <w:szCs w:val="22"/>
                <w:lang w:val="en-US"/>
              </w:rPr>
              <w:t>ode</w:t>
            </w:r>
            <w:proofErr w:type="spellEnd"/>
            <w:r w:rsidR="005F093F" w:rsidRPr="004800F3">
              <w:rPr>
                <w:rFonts w:ascii="Times New Roman" w:hAnsi="Times New Roman" w:cs="Times New Roman"/>
                <w:iCs/>
                <w:sz w:val="22"/>
                <w:szCs w:val="22"/>
                <w:lang w:val="en-US"/>
              </w:rPr>
              <w:t xml:space="preserve"> </w:t>
            </w:r>
            <w:proofErr w:type="spellStart"/>
            <w:r w:rsidR="005F093F" w:rsidRPr="004800F3">
              <w:rPr>
                <w:rFonts w:ascii="Times New Roman" w:hAnsi="Times New Roman" w:cs="Times New Roman"/>
                <w:iCs/>
                <w:sz w:val="22"/>
                <w:szCs w:val="22"/>
                <w:lang w:val="en-US"/>
              </w:rPr>
              <w:t>kategori</w:t>
            </w:r>
            <w:proofErr w:type="spellEnd"/>
            <w:r w:rsidR="005F093F" w:rsidRPr="004800F3">
              <w:rPr>
                <w:rFonts w:ascii="Times New Roman" w:hAnsi="Times New Roman" w:cs="Times New Roman"/>
                <w:iCs/>
                <w:sz w:val="22"/>
                <w:szCs w:val="22"/>
                <w:lang w:val="en-US"/>
              </w:rPr>
              <w:t xml:space="preserve"> </w:t>
            </w:r>
            <w:proofErr w:type="spellStart"/>
            <w:r w:rsidR="005F093F" w:rsidRPr="004800F3">
              <w:rPr>
                <w:rFonts w:ascii="Times New Roman" w:hAnsi="Times New Roman" w:cs="Times New Roman"/>
                <w:iCs/>
                <w:sz w:val="22"/>
                <w:szCs w:val="22"/>
                <w:lang w:val="en-US"/>
              </w:rPr>
              <w:t>kosong</w:t>
            </w:r>
            <w:proofErr w:type="spellEnd"/>
          </w:p>
        </w:tc>
        <w:tc>
          <w:tcPr>
            <w:tcW w:w="1134" w:type="dxa"/>
          </w:tcPr>
          <w:p w14:paraId="15574B76" w14:textId="299BC378" w:rsidR="00A247B7" w:rsidRPr="004800F3" w:rsidRDefault="00A247B7" w:rsidP="004800F3">
            <w:pPr>
              <w:pStyle w:val="ListParagraph"/>
              <w:ind w:left="0"/>
              <w:jc w:val="center"/>
              <w:rPr>
                <w:rFonts w:ascii="Times New Roman" w:hAnsi="Times New Roman" w:cs="Times New Roman"/>
                <w:sz w:val="22"/>
                <w:szCs w:val="22"/>
                <w:lang w:val="en-US"/>
              </w:rPr>
            </w:pPr>
            <w:proofErr w:type="spellStart"/>
            <w:r w:rsidRPr="004800F3">
              <w:rPr>
                <w:rFonts w:ascii="Times New Roman" w:hAnsi="Times New Roman" w:cs="Times New Roman"/>
                <w:sz w:val="22"/>
                <w:szCs w:val="22"/>
                <w:lang w:val="en-US"/>
              </w:rPr>
              <w:t>Sesuai</w:t>
            </w:r>
            <w:proofErr w:type="spellEnd"/>
            <w:r w:rsidRPr="004800F3">
              <w:rPr>
                <w:rFonts w:ascii="Times New Roman" w:hAnsi="Times New Roman" w:cs="Times New Roman"/>
                <w:sz w:val="22"/>
                <w:szCs w:val="22"/>
                <w:lang w:val="en-US"/>
              </w:rPr>
              <w:t xml:space="preserve"> </w:t>
            </w:r>
            <w:proofErr w:type="spellStart"/>
            <w:r w:rsidRPr="004800F3">
              <w:rPr>
                <w:rFonts w:ascii="Times New Roman" w:hAnsi="Times New Roman" w:cs="Times New Roman"/>
                <w:sz w:val="22"/>
                <w:szCs w:val="22"/>
                <w:lang w:val="en-US"/>
              </w:rPr>
              <w:t>harapan</w:t>
            </w:r>
            <w:proofErr w:type="spellEnd"/>
          </w:p>
        </w:tc>
        <w:tc>
          <w:tcPr>
            <w:tcW w:w="987" w:type="dxa"/>
          </w:tcPr>
          <w:p w14:paraId="57A6A730" w14:textId="77777777" w:rsidR="00A247B7" w:rsidRPr="004800F3" w:rsidRDefault="00A247B7" w:rsidP="004800F3">
            <w:pPr>
              <w:pStyle w:val="ListParagraph"/>
              <w:ind w:left="0"/>
              <w:jc w:val="center"/>
              <w:rPr>
                <w:rFonts w:ascii="Times New Roman" w:hAnsi="Times New Roman" w:cs="Times New Roman"/>
                <w:sz w:val="22"/>
                <w:szCs w:val="22"/>
                <w:lang w:val="en-US"/>
              </w:rPr>
            </w:pPr>
            <w:r w:rsidRPr="004800F3">
              <w:rPr>
                <w:rFonts w:ascii="Times New Roman" w:hAnsi="Times New Roman" w:cs="Times New Roman"/>
                <w:sz w:val="22"/>
                <w:szCs w:val="22"/>
                <w:lang w:val="en-US"/>
              </w:rPr>
              <w:t>Valid</w:t>
            </w:r>
          </w:p>
          <w:p w14:paraId="50F6A58A" w14:textId="77777777" w:rsidR="00A247B7" w:rsidRPr="004800F3" w:rsidRDefault="00A247B7" w:rsidP="004800F3">
            <w:pPr>
              <w:pStyle w:val="ListParagraph"/>
              <w:ind w:left="0"/>
              <w:jc w:val="center"/>
              <w:rPr>
                <w:rFonts w:ascii="Times New Roman" w:hAnsi="Times New Roman" w:cs="Times New Roman"/>
                <w:sz w:val="22"/>
                <w:szCs w:val="22"/>
                <w:lang w:val="en-US"/>
              </w:rPr>
            </w:pPr>
          </w:p>
        </w:tc>
      </w:tr>
    </w:tbl>
    <w:p w14:paraId="4040380A" w14:textId="77777777" w:rsidR="00F50EB6" w:rsidRPr="005A01DC" w:rsidRDefault="00F50EB6" w:rsidP="005A01DC">
      <w:pPr>
        <w:spacing w:line="480" w:lineRule="auto"/>
        <w:jc w:val="both"/>
        <w:rPr>
          <w:sz w:val="24"/>
          <w:szCs w:val="24"/>
          <w:lang w:val="en-US"/>
        </w:rPr>
      </w:pPr>
    </w:p>
    <w:p w14:paraId="079D781D" w14:textId="3F15B65E" w:rsidR="00EA1645" w:rsidRPr="008652FA" w:rsidRDefault="00DB5A1A" w:rsidP="00EA1645">
      <w:pPr>
        <w:spacing w:line="480" w:lineRule="auto"/>
        <w:ind w:firstLine="720"/>
        <w:jc w:val="both"/>
        <w:rPr>
          <w:rFonts w:ascii="Times New Roman" w:hAnsi="Times New Roman" w:cs="Times New Roman"/>
          <w:sz w:val="24"/>
          <w:szCs w:val="24"/>
        </w:rPr>
      </w:pPr>
      <w:r w:rsidRPr="008652FA">
        <w:rPr>
          <w:rFonts w:ascii="Times New Roman" w:hAnsi="Times New Roman" w:cs="Times New Roman"/>
          <w:sz w:val="24"/>
          <w:szCs w:val="24"/>
          <w:lang w:val="en-US"/>
        </w:rPr>
        <w:t xml:space="preserve">Pada </w:t>
      </w:r>
      <w:proofErr w:type="spellStart"/>
      <w:r w:rsidRPr="008652FA">
        <w:rPr>
          <w:rFonts w:ascii="Times New Roman" w:hAnsi="Times New Roman" w:cs="Times New Roman"/>
          <w:sz w:val="24"/>
          <w:szCs w:val="24"/>
          <w:lang w:val="en-US"/>
        </w:rPr>
        <w:t>tahap</w:t>
      </w:r>
      <w:proofErr w:type="spellEnd"/>
      <w:r w:rsidRPr="008652FA">
        <w:rPr>
          <w:rFonts w:ascii="Times New Roman" w:hAnsi="Times New Roman" w:cs="Times New Roman"/>
          <w:sz w:val="24"/>
          <w:szCs w:val="24"/>
          <w:lang w:val="en-US"/>
        </w:rPr>
        <w:t xml:space="preserve"> </w:t>
      </w:r>
      <w:r w:rsidR="005F348E" w:rsidRPr="008652FA">
        <w:rPr>
          <w:rFonts w:ascii="Times New Roman" w:hAnsi="Times New Roman" w:cs="Times New Roman"/>
          <w:sz w:val="24"/>
          <w:szCs w:val="24"/>
          <w:lang w:val="en-US"/>
        </w:rPr>
        <w:t xml:space="preserve">di </w:t>
      </w:r>
      <w:proofErr w:type="spellStart"/>
      <w:r w:rsidR="005F348E" w:rsidRPr="008652FA">
        <w:rPr>
          <w:rFonts w:ascii="Times New Roman" w:hAnsi="Times New Roman" w:cs="Times New Roman"/>
          <w:sz w:val="24"/>
          <w:szCs w:val="24"/>
          <w:lang w:val="en-US"/>
        </w:rPr>
        <w:t>atas</w:t>
      </w:r>
      <w:proofErr w:type="spellEnd"/>
      <w:r w:rsidR="005F348E" w:rsidRPr="008652FA">
        <w:rPr>
          <w:rFonts w:ascii="Times New Roman" w:hAnsi="Times New Roman" w:cs="Times New Roman"/>
          <w:sz w:val="24"/>
          <w:szCs w:val="24"/>
          <w:lang w:val="en-US"/>
        </w:rPr>
        <w:t xml:space="preserve"> </w:t>
      </w:r>
      <w:proofErr w:type="spellStart"/>
      <w:r w:rsidR="005F348E" w:rsidRPr="008652FA">
        <w:rPr>
          <w:rFonts w:ascii="Times New Roman" w:hAnsi="Times New Roman" w:cs="Times New Roman"/>
          <w:sz w:val="24"/>
          <w:szCs w:val="24"/>
          <w:lang w:val="en-US"/>
        </w:rPr>
        <w:t>merupakan</w:t>
      </w:r>
      <w:proofErr w:type="spellEnd"/>
      <w:r w:rsidR="005F348E" w:rsidRPr="008652FA">
        <w:rPr>
          <w:rFonts w:ascii="Times New Roman" w:hAnsi="Times New Roman" w:cs="Times New Roman"/>
          <w:sz w:val="24"/>
          <w:szCs w:val="24"/>
          <w:lang w:val="en-US"/>
        </w:rPr>
        <w:t xml:space="preserve"> </w:t>
      </w:r>
      <w:proofErr w:type="spellStart"/>
      <w:r w:rsidR="005F348E" w:rsidRPr="008652FA">
        <w:rPr>
          <w:rFonts w:ascii="Times New Roman" w:hAnsi="Times New Roman" w:cs="Times New Roman"/>
          <w:sz w:val="24"/>
          <w:szCs w:val="24"/>
          <w:lang w:val="en-US"/>
        </w:rPr>
        <w:t>rangkuman</w:t>
      </w:r>
      <w:proofErr w:type="spellEnd"/>
      <w:r w:rsidR="005F348E" w:rsidRPr="008652FA">
        <w:rPr>
          <w:rFonts w:ascii="Times New Roman" w:hAnsi="Times New Roman" w:cs="Times New Roman"/>
          <w:sz w:val="24"/>
          <w:szCs w:val="24"/>
          <w:lang w:val="en-US"/>
        </w:rPr>
        <w:t xml:space="preserve"> </w:t>
      </w:r>
      <w:proofErr w:type="spellStart"/>
      <w:r w:rsidR="005F348E" w:rsidRPr="008652FA">
        <w:rPr>
          <w:rFonts w:ascii="Times New Roman" w:hAnsi="Times New Roman" w:cs="Times New Roman"/>
          <w:sz w:val="24"/>
          <w:szCs w:val="24"/>
          <w:lang w:val="en-US"/>
        </w:rPr>
        <w:t>dari</w:t>
      </w:r>
      <w:proofErr w:type="spellEnd"/>
      <w:r w:rsidR="005F348E" w:rsidRPr="008652FA">
        <w:rPr>
          <w:rFonts w:ascii="Times New Roman" w:hAnsi="Times New Roman" w:cs="Times New Roman"/>
          <w:sz w:val="24"/>
          <w:szCs w:val="24"/>
          <w:lang w:val="en-US"/>
        </w:rPr>
        <w:t xml:space="preserve"> </w:t>
      </w:r>
      <w:proofErr w:type="spellStart"/>
      <w:r w:rsidR="005F348E" w:rsidRPr="008652FA">
        <w:rPr>
          <w:rFonts w:ascii="Times New Roman" w:hAnsi="Times New Roman" w:cs="Times New Roman"/>
          <w:sz w:val="24"/>
          <w:szCs w:val="24"/>
          <w:lang w:val="en-US"/>
        </w:rPr>
        <w:t>serangkaian</w:t>
      </w:r>
      <w:proofErr w:type="spellEnd"/>
      <w:r w:rsidR="005F348E" w:rsidRPr="008652FA">
        <w:rPr>
          <w:rFonts w:ascii="Times New Roman" w:hAnsi="Times New Roman" w:cs="Times New Roman"/>
          <w:sz w:val="24"/>
          <w:szCs w:val="24"/>
          <w:lang w:val="en-US"/>
        </w:rPr>
        <w:t xml:space="preserve"> </w:t>
      </w:r>
      <w:proofErr w:type="spellStart"/>
      <w:r w:rsidR="00BE72ED" w:rsidRPr="008652FA">
        <w:rPr>
          <w:rFonts w:ascii="Times New Roman" w:hAnsi="Times New Roman" w:cs="Times New Roman"/>
          <w:sz w:val="24"/>
          <w:szCs w:val="24"/>
          <w:lang w:val="en-US"/>
        </w:rPr>
        <w:t>pengujian</w:t>
      </w:r>
      <w:proofErr w:type="spellEnd"/>
      <w:r w:rsidR="005F348E" w:rsidRPr="008652FA">
        <w:rPr>
          <w:rFonts w:ascii="Times New Roman" w:hAnsi="Times New Roman" w:cs="Times New Roman"/>
          <w:sz w:val="24"/>
          <w:szCs w:val="24"/>
          <w:lang w:val="en-US"/>
        </w:rPr>
        <w:t xml:space="preserve"> yang </w:t>
      </w:r>
      <w:proofErr w:type="spellStart"/>
      <w:r w:rsidR="005F348E" w:rsidRPr="008652FA">
        <w:rPr>
          <w:rFonts w:ascii="Times New Roman" w:hAnsi="Times New Roman" w:cs="Times New Roman"/>
          <w:sz w:val="24"/>
          <w:szCs w:val="24"/>
          <w:lang w:val="en-US"/>
        </w:rPr>
        <w:t>dilakukan</w:t>
      </w:r>
      <w:proofErr w:type="spellEnd"/>
      <w:r w:rsidR="005F348E" w:rsidRPr="008652FA">
        <w:rPr>
          <w:rFonts w:ascii="Times New Roman" w:hAnsi="Times New Roman" w:cs="Times New Roman"/>
          <w:sz w:val="24"/>
          <w:szCs w:val="24"/>
          <w:lang w:val="en-US"/>
        </w:rPr>
        <w:t xml:space="preserve"> </w:t>
      </w:r>
      <w:proofErr w:type="spellStart"/>
      <w:r w:rsidR="005F348E" w:rsidRPr="008652FA">
        <w:rPr>
          <w:rFonts w:ascii="Times New Roman" w:hAnsi="Times New Roman" w:cs="Times New Roman"/>
          <w:sz w:val="24"/>
          <w:szCs w:val="24"/>
          <w:lang w:val="en-US"/>
        </w:rPr>
        <w:t>terhadap</w:t>
      </w:r>
      <w:proofErr w:type="spellEnd"/>
      <w:r w:rsidR="005F348E" w:rsidRPr="008652FA">
        <w:rPr>
          <w:rFonts w:ascii="Times New Roman" w:hAnsi="Times New Roman" w:cs="Times New Roman"/>
          <w:sz w:val="24"/>
          <w:szCs w:val="24"/>
          <w:lang w:val="en-US"/>
        </w:rPr>
        <w:t xml:space="preserve"> </w:t>
      </w:r>
      <w:proofErr w:type="spellStart"/>
      <w:r w:rsidR="005F348E" w:rsidRPr="008652FA">
        <w:rPr>
          <w:rFonts w:ascii="Times New Roman" w:hAnsi="Times New Roman" w:cs="Times New Roman"/>
          <w:sz w:val="24"/>
          <w:szCs w:val="24"/>
          <w:lang w:val="en-US"/>
        </w:rPr>
        <w:t>fitur</w:t>
      </w:r>
      <w:proofErr w:type="spellEnd"/>
      <w:r w:rsidR="005F348E" w:rsidRPr="008652FA">
        <w:rPr>
          <w:rFonts w:ascii="Times New Roman" w:hAnsi="Times New Roman" w:cs="Times New Roman"/>
          <w:sz w:val="24"/>
          <w:szCs w:val="24"/>
          <w:lang w:val="en-US"/>
        </w:rPr>
        <w:t xml:space="preserve"> </w:t>
      </w:r>
      <w:proofErr w:type="spellStart"/>
      <w:r w:rsidR="005F348E" w:rsidRPr="008652FA">
        <w:rPr>
          <w:rFonts w:ascii="Times New Roman" w:hAnsi="Times New Roman" w:cs="Times New Roman"/>
          <w:sz w:val="24"/>
          <w:szCs w:val="24"/>
          <w:lang w:val="en-US"/>
        </w:rPr>
        <w:t>penambahan</w:t>
      </w:r>
      <w:proofErr w:type="spellEnd"/>
      <w:r w:rsidR="005F348E" w:rsidRPr="008652FA">
        <w:rPr>
          <w:rFonts w:ascii="Times New Roman" w:hAnsi="Times New Roman" w:cs="Times New Roman"/>
          <w:sz w:val="24"/>
          <w:szCs w:val="24"/>
          <w:lang w:val="en-US"/>
        </w:rPr>
        <w:t xml:space="preserve"> </w:t>
      </w:r>
      <w:proofErr w:type="spellStart"/>
      <w:r w:rsidR="005F348E" w:rsidRPr="008652FA">
        <w:rPr>
          <w:rFonts w:ascii="Times New Roman" w:hAnsi="Times New Roman" w:cs="Times New Roman"/>
          <w:sz w:val="24"/>
          <w:szCs w:val="24"/>
          <w:lang w:val="en-US"/>
        </w:rPr>
        <w:t>kategori</w:t>
      </w:r>
      <w:proofErr w:type="spellEnd"/>
      <w:r w:rsidR="005F348E" w:rsidRPr="008652FA">
        <w:rPr>
          <w:rFonts w:ascii="Times New Roman" w:hAnsi="Times New Roman" w:cs="Times New Roman"/>
          <w:sz w:val="24"/>
          <w:szCs w:val="24"/>
          <w:lang w:val="en-US"/>
        </w:rPr>
        <w:t xml:space="preserve"> </w:t>
      </w:r>
      <w:proofErr w:type="spellStart"/>
      <w:r w:rsidR="005F348E" w:rsidRPr="008652FA">
        <w:rPr>
          <w:rFonts w:ascii="Times New Roman" w:hAnsi="Times New Roman" w:cs="Times New Roman"/>
          <w:sz w:val="24"/>
          <w:szCs w:val="24"/>
          <w:lang w:val="en-US"/>
        </w:rPr>
        <w:t>barang</w:t>
      </w:r>
      <w:proofErr w:type="spellEnd"/>
      <w:r w:rsidR="005F348E" w:rsidRPr="008652FA">
        <w:rPr>
          <w:rFonts w:ascii="Times New Roman" w:hAnsi="Times New Roman" w:cs="Times New Roman"/>
          <w:sz w:val="24"/>
          <w:szCs w:val="24"/>
          <w:lang w:val="en-US"/>
        </w:rPr>
        <w:t xml:space="preserve"> </w:t>
      </w:r>
      <w:proofErr w:type="spellStart"/>
      <w:r w:rsidR="005F348E" w:rsidRPr="008652FA">
        <w:rPr>
          <w:rFonts w:ascii="Times New Roman" w:hAnsi="Times New Roman" w:cs="Times New Roman"/>
          <w:sz w:val="24"/>
          <w:szCs w:val="24"/>
          <w:lang w:val="en-US"/>
        </w:rPr>
        <w:t>dalam</w:t>
      </w:r>
      <w:proofErr w:type="spellEnd"/>
      <w:r w:rsidR="005F348E" w:rsidRPr="008652FA">
        <w:rPr>
          <w:rFonts w:ascii="Times New Roman" w:hAnsi="Times New Roman" w:cs="Times New Roman"/>
          <w:sz w:val="24"/>
          <w:szCs w:val="24"/>
          <w:lang w:val="en-US"/>
        </w:rPr>
        <w:t xml:space="preserve"> </w:t>
      </w:r>
      <w:proofErr w:type="spellStart"/>
      <w:r w:rsidR="005F348E" w:rsidRPr="008652FA">
        <w:rPr>
          <w:rFonts w:ascii="Times New Roman" w:hAnsi="Times New Roman" w:cs="Times New Roman"/>
          <w:sz w:val="24"/>
          <w:szCs w:val="24"/>
          <w:lang w:val="en-US"/>
        </w:rPr>
        <w:t>sebuah</w:t>
      </w:r>
      <w:proofErr w:type="spellEnd"/>
      <w:r w:rsidR="005F348E" w:rsidRPr="008652FA">
        <w:rPr>
          <w:rFonts w:ascii="Times New Roman" w:hAnsi="Times New Roman" w:cs="Times New Roman"/>
          <w:sz w:val="24"/>
          <w:szCs w:val="24"/>
          <w:lang w:val="en-US"/>
        </w:rPr>
        <w:t xml:space="preserve"> </w:t>
      </w:r>
      <w:proofErr w:type="spellStart"/>
      <w:r w:rsidR="005F348E" w:rsidRPr="008652FA">
        <w:rPr>
          <w:rFonts w:ascii="Times New Roman" w:hAnsi="Times New Roman" w:cs="Times New Roman"/>
          <w:sz w:val="24"/>
          <w:szCs w:val="24"/>
          <w:lang w:val="en-US"/>
        </w:rPr>
        <w:t>sistem</w:t>
      </w:r>
      <w:proofErr w:type="spellEnd"/>
      <w:r w:rsidR="005F348E" w:rsidRPr="008652FA">
        <w:rPr>
          <w:rFonts w:ascii="Times New Roman" w:hAnsi="Times New Roman" w:cs="Times New Roman"/>
          <w:sz w:val="24"/>
          <w:szCs w:val="24"/>
          <w:lang w:val="en-US"/>
        </w:rPr>
        <w:t xml:space="preserve">. </w:t>
      </w:r>
      <w:proofErr w:type="spellStart"/>
      <w:r w:rsidR="005F348E" w:rsidRPr="008652FA">
        <w:rPr>
          <w:rFonts w:ascii="Times New Roman" w:hAnsi="Times New Roman" w:cs="Times New Roman"/>
          <w:sz w:val="24"/>
          <w:szCs w:val="24"/>
          <w:lang w:val="en-US"/>
        </w:rPr>
        <w:t>Setiap</w:t>
      </w:r>
      <w:proofErr w:type="spellEnd"/>
      <w:r w:rsidR="005F348E" w:rsidRPr="008652FA">
        <w:rPr>
          <w:rFonts w:ascii="Times New Roman" w:hAnsi="Times New Roman" w:cs="Times New Roman"/>
          <w:sz w:val="24"/>
          <w:szCs w:val="24"/>
          <w:lang w:val="en-US"/>
        </w:rPr>
        <w:t xml:space="preserve"> </w:t>
      </w:r>
      <w:proofErr w:type="spellStart"/>
      <w:r w:rsidR="00BE72ED" w:rsidRPr="008652FA">
        <w:rPr>
          <w:rFonts w:ascii="Times New Roman" w:hAnsi="Times New Roman" w:cs="Times New Roman"/>
          <w:sz w:val="24"/>
          <w:szCs w:val="24"/>
          <w:lang w:val="en-US"/>
        </w:rPr>
        <w:t>pengujian</w:t>
      </w:r>
      <w:proofErr w:type="spellEnd"/>
      <w:r w:rsidR="00BE72ED" w:rsidRPr="008652FA">
        <w:rPr>
          <w:rFonts w:ascii="Times New Roman" w:hAnsi="Times New Roman" w:cs="Times New Roman"/>
          <w:sz w:val="24"/>
          <w:szCs w:val="24"/>
          <w:lang w:val="en-US"/>
        </w:rPr>
        <w:t xml:space="preserve"> </w:t>
      </w:r>
      <w:proofErr w:type="spellStart"/>
      <w:r w:rsidR="005F348E" w:rsidRPr="008652FA">
        <w:rPr>
          <w:rFonts w:ascii="Times New Roman" w:hAnsi="Times New Roman" w:cs="Times New Roman"/>
          <w:sz w:val="24"/>
          <w:szCs w:val="24"/>
          <w:lang w:val="en-US"/>
        </w:rPr>
        <w:t>mencakup</w:t>
      </w:r>
      <w:proofErr w:type="spellEnd"/>
      <w:r w:rsidR="005F348E" w:rsidRPr="008652FA">
        <w:rPr>
          <w:rFonts w:ascii="Times New Roman" w:hAnsi="Times New Roman" w:cs="Times New Roman"/>
          <w:sz w:val="24"/>
          <w:szCs w:val="24"/>
          <w:lang w:val="en-US"/>
        </w:rPr>
        <w:t xml:space="preserve"> </w:t>
      </w:r>
      <w:proofErr w:type="spellStart"/>
      <w:r w:rsidR="005F348E" w:rsidRPr="008652FA">
        <w:rPr>
          <w:rFonts w:ascii="Times New Roman" w:hAnsi="Times New Roman" w:cs="Times New Roman"/>
          <w:sz w:val="24"/>
          <w:szCs w:val="24"/>
          <w:lang w:val="en-US"/>
        </w:rPr>
        <w:t>langkah-langkah</w:t>
      </w:r>
      <w:proofErr w:type="spellEnd"/>
      <w:r w:rsidR="005F348E" w:rsidRPr="008652FA">
        <w:rPr>
          <w:rFonts w:ascii="Times New Roman" w:hAnsi="Times New Roman" w:cs="Times New Roman"/>
          <w:sz w:val="24"/>
          <w:szCs w:val="24"/>
          <w:lang w:val="en-US"/>
        </w:rPr>
        <w:t xml:space="preserve"> yang </w:t>
      </w:r>
      <w:proofErr w:type="spellStart"/>
      <w:r w:rsidR="005F348E" w:rsidRPr="008652FA">
        <w:rPr>
          <w:rFonts w:ascii="Times New Roman" w:hAnsi="Times New Roman" w:cs="Times New Roman"/>
          <w:sz w:val="24"/>
          <w:szCs w:val="24"/>
          <w:lang w:val="en-US"/>
        </w:rPr>
        <w:t>dilakukan</w:t>
      </w:r>
      <w:proofErr w:type="spellEnd"/>
      <w:r w:rsidR="005F348E" w:rsidRPr="008652FA">
        <w:rPr>
          <w:rFonts w:ascii="Times New Roman" w:hAnsi="Times New Roman" w:cs="Times New Roman"/>
          <w:sz w:val="24"/>
          <w:szCs w:val="24"/>
          <w:lang w:val="en-US"/>
        </w:rPr>
        <w:t xml:space="preserve"> </w:t>
      </w:r>
      <w:proofErr w:type="spellStart"/>
      <w:r w:rsidR="005F348E" w:rsidRPr="008652FA">
        <w:rPr>
          <w:rFonts w:ascii="Times New Roman" w:hAnsi="Times New Roman" w:cs="Times New Roman"/>
          <w:sz w:val="24"/>
          <w:szCs w:val="24"/>
          <w:lang w:val="en-US"/>
        </w:rPr>
        <w:t>pen</w:t>
      </w:r>
      <w:r w:rsidR="00BE72ED" w:rsidRPr="008652FA">
        <w:rPr>
          <w:rFonts w:ascii="Times New Roman" w:hAnsi="Times New Roman" w:cs="Times New Roman"/>
          <w:sz w:val="24"/>
          <w:szCs w:val="24"/>
          <w:lang w:val="en-US"/>
        </w:rPr>
        <w:t>gelola</w:t>
      </w:r>
      <w:proofErr w:type="spellEnd"/>
      <w:r w:rsidR="00BE72ED" w:rsidRPr="008652FA">
        <w:rPr>
          <w:rFonts w:ascii="Times New Roman" w:hAnsi="Times New Roman" w:cs="Times New Roman"/>
          <w:sz w:val="24"/>
          <w:szCs w:val="24"/>
          <w:lang w:val="en-US"/>
        </w:rPr>
        <w:t xml:space="preserve"> </w:t>
      </w:r>
      <w:proofErr w:type="spellStart"/>
      <w:r w:rsidR="00BE72ED" w:rsidRPr="008652FA">
        <w:rPr>
          <w:rFonts w:ascii="Times New Roman" w:hAnsi="Times New Roman" w:cs="Times New Roman"/>
          <w:sz w:val="24"/>
          <w:szCs w:val="24"/>
          <w:lang w:val="en-US"/>
        </w:rPr>
        <w:t>sarpras</w:t>
      </w:r>
      <w:proofErr w:type="spellEnd"/>
      <w:r w:rsidR="00BE72ED" w:rsidRPr="008652FA">
        <w:rPr>
          <w:rFonts w:ascii="Times New Roman" w:hAnsi="Times New Roman" w:cs="Times New Roman"/>
          <w:sz w:val="24"/>
          <w:szCs w:val="24"/>
          <w:lang w:val="en-US"/>
        </w:rPr>
        <w:t xml:space="preserve"> </w:t>
      </w:r>
      <w:proofErr w:type="spellStart"/>
      <w:r w:rsidR="00BE72ED" w:rsidRPr="008652FA">
        <w:rPr>
          <w:rFonts w:ascii="Times New Roman" w:hAnsi="Times New Roman" w:cs="Times New Roman"/>
          <w:sz w:val="24"/>
          <w:szCs w:val="24"/>
          <w:lang w:val="en-US"/>
        </w:rPr>
        <w:t>yaitu</w:t>
      </w:r>
      <w:proofErr w:type="spellEnd"/>
      <w:r w:rsidR="00BE72ED" w:rsidRPr="008652FA">
        <w:rPr>
          <w:rFonts w:ascii="Times New Roman" w:hAnsi="Times New Roman" w:cs="Times New Roman"/>
          <w:sz w:val="24"/>
          <w:szCs w:val="24"/>
          <w:lang w:val="en-US"/>
        </w:rPr>
        <w:t xml:space="preserve"> </w:t>
      </w:r>
      <w:proofErr w:type="spellStart"/>
      <w:r w:rsidR="00BE72ED" w:rsidRPr="008652FA">
        <w:rPr>
          <w:rFonts w:ascii="Times New Roman" w:hAnsi="Times New Roman" w:cs="Times New Roman"/>
          <w:sz w:val="24"/>
          <w:szCs w:val="24"/>
          <w:lang w:val="en-US"/>
        </w:rPr>
        <w:t>pengelola</w:t>
      </w:r>
      <w:proofErr w:type="spellEnd"/>
      <w:r w:rsidR="00BE72ED" w:rsidRPr="008652FA">
        <w:rPr>
          <w:rFonts w:ascii="Times New Roman" w:hAnsi="Times New Roman" w:cs="Times New Roman"/>
          <w:sz w:val="24"/>
          <w:szCs w:val="24"/>
          <w:lang w:val="en-US"/>
        </w:rPr>
        <w:t xml:space="preserve"> </w:t>
      </w:r>
      <w:proofErr w:type="spellStart"/>
      <w:r w:rsidR="00BE72ED" w:rsidRPr="008652FA">
        <w:rPr>
          <w:rFonts w:ascii="Times New Roman" w:hAnsi="Times New Roman" w:cs="Times New Roman"/>
          <w:sz w:val="24"/>
          <w:szCs w:val="24"/>
          <w:lang w:val="en-US"/>
        </w:rPr>
        <w:t>harus</w:t>
      </w:r>
      <w:proofErr w:type="spellEnd"/>
      <w:r w:rsidR="00BE72ED" w:rsidRPr="008652FA">
        <w:rPr>
          <w:rFonts w:ascii="Times New Roman" w:hAnsi="Times New Roman" w:cs="Times New Roman"/>
          <w:sz w:val="24"/>
          <w:szCs w:val="24"/>
          <w:lang w:val="en-US"/>
        </w:rPr>
        <w:t xml:space="preserve"> </w:t>
      </w:r>
      <w:proofErr w:type="spellStart"/>
      <w:r w:rsidR="00BE72ED" w:rsidRPr="008652FA">
        <w:rPr>
          <w:rFonts w:ascii="Times New Roman" w:hAnsi="Times New Roman" w:cs="Times New Roman"/>
          <w:sz w:val="24"/>
          <w:szCs w:val="24"/>
          <w:lang w:val="en-US"/>
        </w:rPr>
        <w:t>menekan</w:t>
      </w:r>
      <w:proofErr w:type="spellEnd"/>
      <w:r w:rsidR="00BE72ED" w:rsidRPr="008652FA">
        <w:rPr>
          <w:rFonts w:ascii="Times New Roman" w:hAnsi="Times New Roman" w:cs="Times New Roman"/>
          <w:sz w:val="24"/>
          <w:szCs w:val="24"/>
          <w:lang w:val="en-US"/>
        </w:rPr>
        <w:t xml:space="preserve"> </w:t>
      </w:r>
      <w:proofErr w:type="spellStart"/>
      <w:r w:rsidR="00BE72ED" w:rsidRPr="008652FA">
        <w:rPr>
          <w:rFonts w:ascii="Times New Roman" w:hAnsi="Times New Roman" w:cs="Times New Roman"/>
          <w:sz w:val="24"/>
          <w:szCs w:val="24"/>
          <w:lang w:val="en-US"/>
        </w:rPr>
        <w:t>tombol</w:t>
      </w:r>
      <w:proofErr w:type="spellEnd"/>
      <w:r w:rsidR="00BE72ED" w:rsidRPr="008652FA">
        <w:rPr>
          <w:rFonts w:ascii="Times New Roman" w:hAnsi="Times New Roman" w:cs="Times New Roman"/>
          <w:sz w:val="24"/>
          <w:szCs w:val="24"/>
          <w:lang w:val="en-US"/>
        </w:rPr>
        <w:t xml:space="preserve"> </w:t>
      </w:r>
      <w:proofErr w:type="spellStart"/>
      <w:r w:rsidR="00BE72ED" w:rsidRPr="008652FA">
        <w:rPr>
          <w:rFonts w:ascii="Times New Roman" w:hAnsi="Times New Roman" w:cs="Times New Roman"/>
          <w:sz w:val="24"/>
          <w:szCs w:val="24"/>
          <w:lang w:val="en-US"/>
        </w:rPr>
        <w:t>tambah</w:t>
      </w:r>
      <w:proofErr w:type="spellEnd"/>
      <w:r w:rsidR="00BE72ED" w:rsidRPr="008652FA">
        <w:rPr>
          <w:rFonts w:ascii="Times New Roman" w:hAnsi="Times New Roman" w:cs="Times New Roman"/>
          <w:sz w:val="24"/>
          <w:szCs w:val="24"/>
          <w:lang w:val="en-US"/>
        </w:rPr>
        <w:t xml:space="preserve"> </w:t>
      </w:r>
      <w:proofErr w:type="spellStart"/>
      <w:r w:rsidR="00BE72ED" w:rsidRPr="008652FA">
        <w:rPr>
          <w:rFonts w:ascii="Times New Roman" w:hAnsi="Times New Roman" w:cs="Times New Roman"/>
          <w:sz w:val="24"/>
          <w:szCs w:val="24"/>
          <w:lang w:val="en-US"/>
        </w:rPr>
        <w:t>kategori</w:t>
      </w:r>
      <w:proofErr w:type="spellEnd"/>
      <w:r w:rsidR="00BE72ED" w:rsidRPr="008652FA">
        <w:rPr>
          <w:rFonts w:ascii="Times New Roman" w:hAnsi="Times New Roman" w:cs="Times New Roman"/>
          <w:sz w:val="24"/>
          <w:szCs w:val="24"/>
          <w:lang w:val="en-US"/>
        </w:rPr>
        <w:t xml:space="preserve"> </w:t>
      </w:r>
      <w:proofErr w:type="spellStart"/>
      <w:r w:rsidR="00BE72ED" w:rsidRPr="008652FA">
        <w:rPr>
          <w:rFonts w:ascii="Times New Roman" w:hAnsi="Times New Roman" w:cs="Times New Roman"/>
          <w:sz w:val="24"/>
          <w:szCs w:val="24"/>
          <w:lang w:val="en-US"/>
        </w:rPr>
        <w:t>barang</w:t>
      </w:r>
      <w:proofErr w:type="spellEnd"/>
      <w:r w:rsidR="00BE72ED" w:rsidRPr="008652FA">
        <w:rPr>
          <w:rFonts w:ascii="Times New Roman" w:hAnsi="Times New Roman" w:cs="Times New Roman"/>
          <w:sz w:val="24"/>
          <w:szCs w:val="24"/>
          <w:lang w:val="en-US"/>
        </w:rPr>
        <w:t xml:space="preserve"> dan </w:t>
      </w:r>
      <w:proofErr w:type="spellStart"/>
      <w:r w:rsidR="00BE72ED" w:rsidRPr="008652FA">
        <w:rPr>
          <w:rFonts w:ascii="Times New Roman" w:hAnsi="Times New Roman" w:cs="Times New Roman"/>
          <w:sz w:val="24"/>
          <w:szCs w:val="24"/>
          <w:lang w:val="en-US"/>
        </w:rPr>
        <w:t>mengisi</w:t>
      </w:r>
      <w:proofErr w:type="spellEnd"/>
      <w:r w:rsidR="00BE72ED" w:rsidRPr="008652FA">
        <w:rPr>
          <w:rFonts w:ascii="Times New Roman" w:hAnsi="Times New Roman" w:cs="Times New Roman"/>
          <w:sz w:val="24"/>
          <w:szCs w:val="24"/>
          <w:lang w:val="en-US"/>
        </w:rPr>
        <w:t xml:space="preserve"> data yang </w:t>
      </w:r>
      <w:proofErr w:type="spellStart"/>
      <w:r w:rsidR="00BE72ED" w:rsidRPr="008652FA">
        <w:rPr>
          <w:rFonts w:ascii="Times New Roman" w:hAnsi="Times New Roman" w:cs="Times New Roman"/>
          <w:sz w:val="24"/>
          <w:szCs w:val="24"/>
          <w:lang w:val="en-US"/>
        </w:rPr>
        <w:t>ada</w:t>
      </w:r>
      <w:proofErr w:type="spellEnd"/>
      <w:r w:rsidR="00BE72ED" w:rsidRPr="008652FA">
        <w:rPr>
          <w:rFonts w:ascii="Times New Roman" w:hAnsi="Times New Roman" w:cs="Times New Roman"/>
          <w:sz w:val="24"/>
          <w:szCs w:val="24"/>
          <w:lang w:val="en-US"/>
        </w:rPr>
        <w:t xml:space="preserve"> pada form </w:t>
      </w:r>
      <w:proofErr w:type="spellStart"/>
      <w:r w:rsidR="00BE72ED" w:rsidRPr="008652FA">
        <w:rPr>
          <w:rFonts w:ascii="Times New Roman" w:hAnsi="Times New Roman" w:cs="Times New Roman"/>
          <w:sz w:val="24"/>
          <w:szCs w:val="24"/>
          <w:lang w:val="en-US"/>
        </w:rPr>
        <w:t>tambah</w:t>
      </w:r>
      <w:proofErr w:type="spellEnd"/>
      <w:r w:rsidR="00BE72ED" w:rsidRPr="008652FA">
        <w:rPr>
          <w:rFonts w:ascii="Times New Roman" w:hAnsi="Times New Roman" w:cs="Times New Roman"/>
          <w:sz w:val="24"/>
          <w:szCs w:val="24"/>
          <w:lang w:val="en-US"/>
        </w:rPr>
        <w:t xml:space="preserve"> </w:t>
      </w:r>
      <w:proofErr w:type="spellStart"/>
      <w:r w:rsidR="00BE72ED" w:rsidRPr="008652FA">
        <w:rPr>
          <w:rFonts w:ascii="Times New Roman" w:hAnsi="Times New Roman" w:cs="Times New Roman"/>
          <w:sz w:val="24"/>
          <w:szCs w:val="24"/>
          <w:lang w:val="en-US"/>
        </w:rPr>
        <w:t>kategori</w:t>
      </w:r>
      <w:proofErr w:type="spellEnd"/>
      <w:r w:rsidR="00BE72ED" w:rsidRPr="008652FA">
        <w:rPr>
          <w:rFonts w:ascii="Times New Roman" w:hAnsi="Times New Roman" w:cs="Times New Roman"/>
          <w:sz w:val="24"/>
          <w:szCs w:val="24"/>
          <w:lang w:val="en-US"/>
        </w:rPr>
        <w:t xml:space="preserve"> </w:t>
      </w:r>
      <w:proofErr w:type="spellStart"/>
      <w:r w:rsidR="00BE72ED" w:rsidRPr="008652FA">
        <w:rPr>
          <w:rFonts w:ascii="Times New Roman" w:hAnsi="Times New Roman" w:cs="Times New Roman"/>
          <w:sz w:val="24"/>
          <w:szCs w:val="24"/>
          <w:lang w:val="en-US"/>
        </w:rPr>
        <w:t>barang</w:t>
      </w:r>
      <w:proofErr w:type="spellEnd"/>
      <w:r w:rsidR="005A01DC" w:rsidRPr="008652FA">
        <w:rPr>
          <w:rFonts w:ascii="Times New Roman" w:hAnsi="Times New Roman" w:cs="Times New Roman"/>
          <w:sz w:val="24"/>
          <w:szCs w:val="24"/>
        </w:rPr>
        <w:t xml:space="preserve">. Jika pengguna mengosongkan data yang ada pada nama kategori, maka sistem akan menampilkan pesan peringatan dan harus mengisi nama kategori. Jika kode kategori kosong tidak disi kemudian menekan tombol tambahkan maka akan menampilkan kode kategori kosong Jika proses pengisian data sudah terisi semua, maka proses penyimpanan tambah </w:t>
      </w:r>
      <w:r w:rsidR="005A01DC" w:rsidRPr="008652FA">
        <w:rPr>
          <w:rFonts w:ascii="Times New Roman" w:hAnsi="Times New Roman" w:cs="Times New Roman"/>
          <w:iCs/>
          <w:sz w:val="24"/>
          <w:szCs w:val="24"/>
        </w:rPr>
        <w:t>data kategori barang</w:t>
      </w:r>
      <w:r w:rsidR="005A01DC" w:rsidRPr="008652FA">
        <w:rPr>
          <w:rFonts w:ascii="Times New Roman" w:hAnsi="Times New Roman" w:cs="Times New Roman"/>
          <w:i/>
          <w:sz w:val="24"/>
          <w:szCs w:val="24"/>
        </w:rPr>
        <w:t xml:space="preserve"> </w:t>
      </w:r>
      <w:r w:rsidR="005A01DC" w:rsidRPr="008652FA">
        <w:rPr>
          <w:rFonts w:ascii="Times New Roman" w:hAnsi="Times New Roman" w:cs="Times New Roman"/>
          <w:sz w:val="24"/>
          <w:szCs w:val="24"/>
        </w:rPr>
        <w:t>berhasil dan data akan tersimpan.</w:t>
      </w:r>
    </w:p>
    <w:p w14:paraId="743D8955" w14:textId="0698087D" w:rsidR="00EA1645" w:rsidRPr="008652FA" w:rsidRDefault="00EA1645" w:rsidP="00EA1645">
      <w:pPr>
        <w:pStyle w:val="ListParagraph"/>
        <w:numPr>
          <w:ilvl w:val="0"/>
          <w:numId w:val="68"/>
        </w:numPr>
        <w:spacing w:before="100" w:beforeAutospacing="1" w:after="100" w:afterAutospacing="1" w:line="240" w:lineRule="auto"/>
        <w:ind w:left="142" w:hanging="284"/>
        <w:jc w:val="both"/>
        <w:rPr>
          <w:rFonts w:ascii="Times New Roman" w:hAnsi="Times New Roman" w:cs="Times New Roman"/>
          <w:sz w:val="24"/>
          <w:szCs w:val="24"/>
        </w:rPr>
      </w:pPr>
      <w:r w:rsidRPr="008652FA">
        <w:rPr>
          <w:rFonts w:ascii="Times New Roman" w:hAnsi="Times New Roman" w:cs="Times New Roman"/>
          <w:sz w:val="24"/>
          <w:szCs w:val="24"/>
        </w:rPr>
        <w:t xml:space="preserve">Pengujian Halaman </w:t>
      </w:r>
      <w:r w:rsidRPr="008652FA">
        <w:rPr>
          <w:rFonts w:ascii="Times New Roman" w:hAnsi="Times New Roman" w:cs="Times New Roman"/>
          <w:iCs/>
          <w:sz w:val="24"/>
          <w:szCs w:val="24"/>
        </w:rPr>
        <w:t>Edit Kategori Barang</w:t>
      </w:r>
    </w:p>
    <w:p w14:paraId="2FBF07DC" w14:textId="3FF44E97" w:rsidR="00EA1645" w:rsidRPr="008652FA" w:rsidRDefault="00EA1645" w:rsidP="004800F3">
      <w:pPr>
        <w:spacing w:before="100" w:beforeAutospacing="1" w:after="100" w:afterAutospacing="1" w:line="480" w:lineRule="auto"/>
        <w:ind w:firstLine="720"/>
        <w:jc w:val="both"/>
        <w:rPr>
          <w:rFonts w:ascii="Times New Roman" w:hAnsi="Times New Roman" w:cs="Times New Roman"/>
          <w:iCs/>
          <w:sz w:val="24"/>
          <w:szCs w:val="24"/>
          <w:lang w:val="en-US"/>
        </w:rPr>
      </w:pPr>
      <w:r w:rsidRPr="008652FA">
        <w:rPr>
          <w:rFonts w:ascii="Times New Roman" w:hAnsi="Times New Roman" w:cs="Times New Roman"/>
          <w:sz w:val="24"/>
          <w:szCs w:val="24"/>
        </w:rPr>
        <w:t>Tabel 4.</w:t>
      </w:r>
      <w:r w:rsidR="009D43E4" w:rsidRPr="008652FA">
        <w:rPr>
          <w:rFonts w:ascii="Times New Roman" w:hAnsi="Times New Roman" w:cs="Times New Roman"/>
          <w:sz w:val="24"/>
          <w:szCs w:val="24"/>
        </w:rPr>
        <w:t xml:space="preserve">3 </w:t>
      </w:r>
      <w:r w:rsidRPr="008652FA">
        <w:rPr>
          <w:rFonts w:ascii="Times New Roman" w:hAnsi="Times New Roman" w:cs="Times New Roman"/>
          <w:sz w:val="24"/>
          <w:szCs w:val="24"/>
        </w:rPr>
        <w:t xml:space="preserve">merupakan tabel yang menampilkan pengujian </w:t>
      </w:r>
      <w:r w:rsidRPr="008652FA">
        <w:rPr>
          <w:rFonts w:ascii="Times New Roman" w:hAnsi="Times New Roman" w:cs="Times New Roman"/>
          <w:i/>
          <w:sz w:val="24"/>
          <w:szCs w:val="24"/>
        </w:rPr>
        <w:t xml:space="preserve">black box </w:t>
      </w:r>
      <w:r w:rsidRPr="008652FA">
        <w:rPr>
          <w:rFonts w:ascii="Times New Roman" w:hAnsi="Times New Roman" w:cs="Times New Roman"/>
          <w:iCs/>
          <w:sz w:val="24"/>
          <w:szCs w:val="24"/>
        </w:rPr>
        <w:t>edit kategori barang</w:t>
      </w:r>
      <w:r w:rsidRPr="008652FA">
        <w:rPr>
          <w:rFonts w:ascii="Times New Roman" w:hAnsi="Times New Roman" w:cs="Times New Roman"/>
          <w:iCs/>
          <w:sz w:val="24"/>
          <w:szCs w:val="24"/>
          <w:lang w:val="en-US"/>
        </w:rPr>
        <w:t xml:space="preserve"> </w:t>
      </w:r>
      <w:proofErr w:type="spellStart"/>
      <w:r w:rsidRPr="008652FA">
        <w:rPr>
          <w:rFonts w:ascii="Times New Roman" w:hAnsi="Times New Roman" w:cs="Times New Roman"/>
          <w:iCs/>
          <w:sz w:val="24"/>
          <w:szCs w:val="24"/>
          <w:lang w:val="en-US"/>
        </w:rPr>
        <w:t>sarpras</w:t>
      </w:r>
      <w:proofErr w:type="spellEnd"/>
      <w:r w:rsidRPr="008652FA">
        <w:rPr>
          <w:rFonts w:ascii="Times New Roman" w:hAnsi="Times New Roman" w:cs="Times New Roman"/>
          <w:iCs/>
          <w:sz w:val="24"/>
          <w:szCs w:val="24"/>
          <w:lang w:val="en-US"/>
        </w:rPr>
        <w:t>.</w:t>
      </w:r>
    </w:p>
    <w:p w14:paraId="64BCEB24" w14:textId="6E73C94B" w:rsidR="009D43E4" w:rsidRPr="004800F3" w:rsidRDefault="009D43E4" w:rsidP="004800F3">
      <w:pPr>
        <w:pStyle w:val="Caption"/>
        <w:rPr>
          <w:i/>
          <w:szCs w:val="24"/>
        </w:rPr>
      </w:pPr>
      <w:bookmarkStart w:id="128" w:name="_Toc165525593"/>
      <w:bookmarkStart w:id="129" w:name="_Toc166480536"/>
      <w:r>
        <w:lastRenderedPageBreak/>
        <w:t xml:space="preserve">Tabel 4. </w:t>
      </w:r>
      <w:r>
        <w:fldChar w:fldCharType="begin"/>
      </w:r>
      <w:r>
        <w:instrText xml:space="preserve"> SEQ Tabel_4. \* ARABIC </w:instrText>
      </w:r>
      <w:r>
        <w:fldChar w:fldCharType="separate"/>
      </w:r>
      <w:r w:rsidR="00871F4B">
        <w:rPr>
          <w:noProof/>
        </w:rPr>
        <w:t>3</w:t>
      </w:r>
      <w:r>
        <w:fldChar w:fldCharType="end"/>
      </w:r>
      <w:r w:rsidR="004800F3">
        <w:t xml:space="preserve"> </w:t>
      </w:r>
      <w:r w:rsidR="004800F3" w:rsidRPr="00BA2C26">
        <w:rPr>
          <w:i/>
          <w:iCs w:val="0"/>
          <w:szCs w:val="24"/>
        </w:rPr>
        <w:t>Black Box</w:t>
      </w:r>
      <w:r w:rsidR="004800F3">
        <w:rPr>
          <w:szCs w:val="24"/>
        </w:rPr>
        <w:t xml:space="preserve"> </w:t>
      </w:r>
      <w:r w:rsidR="004800F3">
        <w:rPr>
          <w:iCs w:val="0"/>
          <w:color w:val="auto"/>
          <w:szCs w:val="24"/>
        </w:rPr>
        <w:t xml:space="preserve">Edit </w:t>
      </w:r>
      <w:proofErr w:type="spellStart"/>
      <w:r w:rsidR="004800F3" w:rsidRPr="004C0C0E">
        <w:rPr>
          <w:iCs w:val="0"/>
          <w:color w:val="auto"/>
          <w:szCs w:val="24"/>
        </w:rPr>
        <w:t>Kategori</w:t>
      </w:r>
      <w:proofErr w:type="spellEnd"/>
      <w:r w:rsidR="004800F3">
        <w:rPr>
          <w:iCs w:val="0"/>
          <w:color w:val="auto"/>
          <w:szCs w:val="24"/>
        </w:rPr>
        <w:t xml:space="preserve"> Barang</w:t>
      </w:r>
      <w:bookmarkEnd w:id="128"/>
      <w:bookmarkEnd w:id="129"/>
    </w:p>
    <w:tbl>
      <w:tblPr>
        <w:tblStyle w:val="TableGrid"/>
        <w:tblW w:w="0" w:type="auto"/>
        <w:jc w:val="center"/>
        <w:tblLayout w:type="fixed"/>
        <w:tblLook w:val="04A0" w:firstRow="1" w:lastRow="0" w:firstColumn="1" w:lastColumn="0" w:noHBand="0" w:noVBand="1"/>
      </w:tblPr>
      <w:tblGrid>
        <w:gridCol w:w="576"/>
        <w:gridCol w:w="1696"/>
        <w:gridCol w:w="914"/>
        <w:gridCol w:w="1487"/>
        <w:gridCol w:w="1134"/>
        <w:gridCol w:w="987"/>
      </w:tblGrid>
      <w:tr w:rsidR="00EA1645" w14:paraId="3DA5DBB2" w14:textId="77777777" w:rsidTr="00D250FA">
        <w:trPr>
          <w:trHeight w:val="657"/>
          <w:tblHeader/>
          <w:jc w:val="center"/>
        </w:trPr>
        <w:tc>
          <w:tcPr>
            <w:tcW w:w="576" w:type="dxa"/>
          </w:tcPr>
          <w:p w14:paraId="06D6ECB0" w14:textId="77777777" w:rsidR="00EA1645" w:rsidRPr="00A3273D" w:rsidRDefault="00EA1645" w:rsidP="00D250FA">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NO</w:t>
            </w:r>
          </w:p>
        </w:tc>
        <w:tc>
          <w:tcPr>
            <w:tcW w:w="1696" w:type="dxa"/>
          </w:tcPr>
          <w:p w14:paraId="7E42C8AB" w14:textId="77777777" w:rsidR="00EA1645" w:rsidRPr="00A3273D" w:rsidRDefault="00EA1645" w:rsidP="00D250FA">
            <w:pPr>
              <w:pStyle w:val="ListParagraph"/>
              <w:ind w:left="0"/>
              <w:jc w:val="center"/>
              <w:rPr>
                <w:rFonts w:ascii="Times New Roman" w:hAnsi="Times New Roman" w:cs="Times New Roman"/>
                <w:b/>
                <w:sz w:val="24"/>
                <w:szCs w:val="24"/>
                <w:lang w:val="en-US"/>
              </w:rPr>
            </w:pPr>
            <w:proofErr w:type="spellStart"/>
            <w:r w:rsidRPr="00A3273D">
              <w:rPr>
                <w:rFonts w:ascii="Times New Roman" w:hAnsi="Times New Roman" w:cs="Times New Roman"/>
                <w:b/>
                <w:sz w:val="24"/>
                <w:szCs w:val="24"/>
                <w:lang w:val="en-US"/>
              </w:rPr>
              <w:t>Skenario</w:t>
            </w:r>
            <w:proofErr w:type="spellEnd"/>
            <w:r w:rsidRPr="00A3273D">
              <w:rPr>
                <w:rFonts w:ascii="Times New Roman" w:hAnsi="Times New Roman" w:cs="Times New Roman"/>
                <w:b/>
                <w:sz w:val="24"/>
                <w:szCs w:val="24"/>
                <w:lang w:val="en-US"/>
              </w:rPr>
              <w:t xml:space="preserve"> </w:t>
            </w:r>
            <w:proofErr w:type="spellStart"/>
            <w:r w:rsidRPr="00A3273D">
              <w:rPr>
                <w:rFonts w:ascii="Times New Roman" w:hAnsi="Times New Roman" w:cs="Times New Roman"/>
                <w:b/>
                <w:sz w:val="24"/>
                <w:szCs w:val="24"/>
                <w:lang w:val="en-US"/>
              </w:rPr>
              <w:t>Pengujian</w:t>
            </w:r>
            <w:proofErr w:type="spellEnd"/>
          </w:p>
        </w:tc>
        <w:tc>
          <w:tcPr>
            <w:tcW w:w="914" w:type="dxa"/>
          </w:tcPr>
          <w:p w14:paraId="631932D1" w14:textId="77777777" w:rsidR="00EA1645" w:rsidRPr="00A3273D" w:rsidRDefault="00EA1645" w:rsidP="00D250FA">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Test Case</w:t>
            </w:r>
          </w:p>
        </w:tc>
        <w:tc>
          <w:tcPr>
            <w:tcW w:w="1487" w:type="dxa"/>
          </w:tcPr>
          <w:p w14:paraId="58BF6EF1" w14:textId="77777777" w:rsidR="00EA1645" w:rsidRPr="00A3273D" w:rsidRDefault="00EA1645" w:rsidP="00D250FA">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 xml:space="preserve">Hasil yang </w:t>
            </w:r>
            <w:proofErr w:type="spellStart"/>
            <w:r w:rsidRPr="00A3273D">
              <w:rPr>
                <w:rFonts w:ascii="Times New Roman" w:hAnsi="Times New Roman" w:cs="Times New Roman"/>
                <w:b/>
                <w:sz w:val="24"/>
                <w:szCs w:val="24"/>
                <w:lang w:val="en-US"/>
              </w:rPr>
              <w:t>Diharapkan</w:t>
            </w:r>
            <w:proofErr w:type="spellEnd"/>
          </w:p>
        </w:tc>
        <w:tc>
          <w:tcPr>
            <w:tcW w:w="1134" w:type="dxa"/>
          </w:tcPr>
          <w:p w14:paraId="430FE66C" w14:textId="77777777" w:rsidR="00EA1645" w:rsidRDefault="00EA1645" w:rsidP="00D250FA">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 xml:space="preserve">Hasil </w:t>
            </w:r>
            <w:proofErr w:type="spellStart"/>
            <w:r w:rsidRPr="00A3273D">
              <w:rPr>
                <w:rFonts w:ascii="Times New Roman" w:hAnsi="Times New Roman" w:cs="Times New Roman"/>
                <w:b/>
                <w:sz w:val="24"/>
                <w:szCs w:val="24"/>
                <w:lang w:val="en-US"/>
              </w:rPr>
              <w:t>Penguji</w:t>
            </w:r>
            <w:proofErr w:type="spellEnd"/>
          </w:p>
          <w:p w14:paraId="54079307" w14:textId="77777777" w:rsidR="00EA1645" w:rsidRPr="00A3273D" w:rsidRDefault="00EA1645" w:rsidP="00D250FA">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an</w:t>
            </w:r>
          </w:p>
        </w:tc>
        <w:tc>
          <w:tcPr>
            <w:tcW w:w="987" w:type="dxa"/>
          </w:tcPr>
          <w:p w14:paraId="41A04C8F" w14:textId="77777777" w:rsidR="00EA1645" w:rsidRPr="00A3273D" w:rsidRDefault="00EA1645" w:rsidP="00D250FA">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Status</w:t>
            </w:r>
          </w:p>
        </w:tc>
      </w:tr>
      <w:tr w:rsidR="00EA1645" w14:paraId="0EE6D481" w14:textId="77777777" w:rsidTr="00D250FA">
        <w:trPr>
          <w:trHeight w:val="850"/>
          <w:jc w:val="center"/>
        </w:trPr>
        <w:tc>
          <w:tcPr>
            <w:tcW w:w="576" w:type="dxa"/>
          </w:tcPr>
          <w:p w14:paraId="1EEA1C06" w14:textId="77777777" w:rsidR="00EA1645" w:rsidRPr="00201874" w:rsidRDefault="00EA1645" w:rsidP="00EA1645">
            <w:pPr>
              <w:pStyle w:val="ListParagraph"/>
              <w:spacing w:line="480" w:lineRule="auto"/>
              <w:ind w:left="0"/>
              <w:jc w:val="center"/>
              <w:rPr>
                <w:rFonts w:ascii="Times New Roman" w:hAnsi="Times New Roman" w:cs="Times New Roman"/>
                <w:sz w:val="22"/>
                <w:szCs w:val="22"/>
                <w:lang w:val="en-US"/>
              </w:rPr>
            </w:pPr>
            <w:r w:rsidRPr="00201874">
              <w:rPr>
                <w:rFonts w:ascii="Times New Roman" w:hAnsi="Times New Roman" w:cs="Times New Roman"/>
                <w:sz w:val="22"/>
                <w:szCs w:val="22"/>
                <w:lang w:val="en-US"/>
              </w:rPr>
              <w:t>1</w:t>
            </w:r>
          </w:p>
        </w:tc>
        <w:tc>
          <w:tcPr>
            <w:tcW w:w="1696" w:type="dxa"/>
          </w:tcPr>
          <w:p w14:paraId="1641DC49" w14:textId="35AA0AD7" w:rsidR="00EA1645" w:rsidRPr="008652FA" w:rsidRDefault="00EA1645" w:rsidP="004800F3">
            <w:pPr>
              <w:pStyle w:val="ListParagraph"/>
              <w:ind w:left="0"/>
              <w:jc w:val="center"/>
              <w:rPr>
                <w:rFonts w:ascii="Times New Roman" w:hAnsi="Times New Roman" w:cs="Times New Roman"/>
                <w:sz w:val="22"/>
                <w:szCs w:val="22"/>
                <w:lang w:val="en-US"/>
              </w:rPr>
            </w:pPr>
            <w:r w:rsidRPr="008652FA">
              <w:rPr>
                <w:rFonts w:ascii="Times New Roman" w:hAnsi="Times New Roman"/>
                <w:sz w:val="22"/>
                <w:szCs w:val="22"/>
              </w:rPr>
              <w:t xml:space="preserve">Mengedit semua form </w:t>
            </w:r>
            <w:r w:rsidR="009D43E4" w:rsidRPr="008652FA">
              <w:rPr>
                <w:rFonts w:ascii="Times New Roman" w:hAnsi="Times New Roman"/>
                <w:sz w:val="22"/>
                <w:szCs w:val="22"/>
              </w:rPr>
              <w:t xml:space="preserve">data </w:t>
            </w:r>
            <w:r w:rsidRPr="008652FA">
              <w:rPr>
                <w:rFonts w:ascii="Times New Roman" w:hAnsi="Times New Roman"/>
                <w:sz w:val="22"/>
                <w:szCs w:val="22"/>
              </w:rPr>
              <w:t>kategori</w:t>
            </w:r>
          </w:p>
        </w:tc>
        <w:tc>
          <w:tcPr>
            <w:tcW w:w="914" w:type="dxa"/>
          </w:tcPr>
          <w:p w14:paraId="77ACA8A5" w14:textId="60205572" w:rsidR="00EA1645" w:rsidRPr="008652FA" w:rsidRDefault="00EA1645" w:rsidP="004800F3">
            <w:pPr>
              <w:pStyle w:val="ListParagraph"/>
              <w:ind w:left="0"/>
              <w:jc w:val="center"/>
              <w:rPr>
                <w:rFonts w:ascii="Times New Roman" w:hAnsi="Times New Roman" w:cs="Times New Roman"/>
                <w:sz w:val="22"/>
                <w:szCs w:val="22"/>
                <w:lang w:val="en-US"/>
              </w:rPr>
            </w:pPr>
            <w:r w:rsidRPr="008652FA">
              <w:rPr>
                <w:rFonts w:ascii="Times New Roman" w:hAnsi="Times New Roman"/>
                <w:sz w:val="22"/>
                <w:szCs w:val="22"/>
              </w:rPr>
              <w:t xml:space="preserve">Tekan tombol </w:t>
            </w:r>
            <w:r w:rsidR="009D43E4" w:rsidRPr="008652FA">
              <w:rPr>
                <w:rFonts w:ascii="Times New Roman" w:hAnsi="Times New Roman"/>
                <w:sz w:val="22"/>
                <w:szCs w:val="22"/>
              </w:rPr>
              <w:t>simpan</w:t>
            </w:r>
          </w:p>
        </w:tc>
        <w:tc>
          <w:tcPr>
            <w:tcW w:w="1487" w:type="dxa"/>
          </w:tcPr>
          <w:p w14:paraId="35CEB0C3" w14:textId="7A84D5B5" w:rsidR="00EA1645" w:rsidRPr="008652FA" w:rsidRDefault="00EA1645" w:rsidP="004800F3">
            <w:pPr>
              <w:pStyle w:val="ListParagraph"/>
              <w:ind w:left="0"/>
              <w:jc w:val="center"/>
              <w:rPr>
                <w:rFonts w:ascii="Times New Roman" w:hAnsi="Times New Roman" w:cs="Times New Roman"/>
                <w:iCs/>
                <w:sz w:val="22"/>
                <w:szCs w:val="22"/>
                <w:lang w:val="en-US"/>
              </w:rPr>
            </w:pPr>
            <w:r w:rsidRPr="008652FA">
              <w:rPr>
                <w:rFonts w:ascii="Times New Roman" w:hAnsi="Times New Roman"/>
                <w:sz w:val="22"/>
                <w:szCs w:val="22"/>
              </w:rPr>
              <w:t>Muncul “</w:t>
            </w:r>
            <w:r w:rsidR="00531B22" w:rsidRPr="008652FA">
              <w:rPr>
                <w:rFonts w:ascii="Times New Roman" w:hAnsi="Times New Roman"/>
                <w:sz w:val="22"/>
                <w:szCs w:val="22"/>
              </w:rPr>
              <w:t>k</w:t>
            </w:r>
            <w:r w:rsidR="009D43E4" w:rsidRPr="008652FA">
              <w:rPr>
                <w:rFonts w:ascii="Times New Roman" w:hAnsi="Times New Roman"/>
                <w:sz w:val="22"/>
                <w:szCs w:val="22"/>
              </w:rPr>
              <w:t>ategori berhasil diupdate</w:t>
            </w:r>
            <w:r w:rsidRPr="008652FA">
              <w:rPr>
                <w:rFonts w:ascii="Times New Roman" w:hAnsi="Times New Roman"/>
                <w:sz w:val="22"/>
                <w:szCs w:val="22"/>
              </w:rPr>
              <w:t>”</w:t>
            </w:r>
          </w:p>
        </w:tc>
        <w:tc>
          <w:tcPr>
            <w:tcW w:w="1134" w:type="dxa"/>
          </w:tcPr>
          <w:p w14:paraId="555FF531" w14:textId="417DD79C" w:rsidR="00EA1645" w:rsidRPr="008652FA" w:rsidRDefault="00EA1645" w:rsidP="004800F3">
            <w:pPr>
              <w:pStyle w:val="ListParagraph"/>
              <w:ind w:left="0"/>
              <w:jc w:val="center"/>
              <w:rPr>
                <w:rFonts w:ascii="Times New Roman" w:hAnsi="Times New Roman" w:cs="Times New Roman"/>
                <w:sz w:val="22"/>
                <w:szCs w:val="22"/>
                <w:lang w:val="en-US"/>
              </w:rPr>
            </w:pPr>
            <w:r w:rsidRPr="008652FA">
              <w:rPr>
                <w:rFonts w:ascii="Times New Roman" w:hAnsi="Times New Roman"/>
                <w:sz w:val="22"/>
                <w:szCs w:val="22"/>
              </w:rPr>
              <w:t>Sesuai harapan</w:t>
            </w:r>
          </w:p>
        </w:tc>
        <w:tc>
          <w:tcPr>
            <w:tcW w:w="987" w:type="dxa"/>
          </w:tcPr>
          <w:p w14:paraId="1529D326" w14:textId="77777777" w:rsidR="004800F3" w:rsidRPr="008652FA" w:rsidRDefault="004800F3" w:rsidP="004800F3">
            <w:pPr>
              <w:pStyle w:val="ListParagraph"/>
              <w:ind w:left="0"/>
              <w:jc w:val="center"/>
              <w:rPr>
                <w:rFonts w:ascii="Times New Roman" w:hAnsi="Times New Roman" w:cs="Times New Roman"/>
                <w:sz w:val="22"/>
                <w:szCs w:val="22"/>
                <w:lang w:val="en-US"/>
              </w:rPr>
            </w:pPr>
            <w:r w:rsidRPr="008652FA">
              <w:rPr>
                <w:rFonts w:ascii="Times New Roman" w:hAnsi="Times New Roman" w:cs="Times New Roman"/>
                <w:sz w:val="22"/>
                <w:szCs w:val="22"/>
                <w:lang w:val="en-US"/>
              </w:rPr>
              <w:t>Valid</w:t>
            </w:r>
          </w:p>
          <w:p w14:paraId="1C80A92D" w14:textId="2ED3F9FB" w:rsidR="00EA1645" w:rsidRPr="008652FA" w:rsidRDefault="00EA1645" w:rsidP="004800F3">
            <w:pPr>
              <w:pStyle w:val="ListParagraph"/>
              <w:ind w:left="0"/>
              <w:jc w:val="center"/>
              <w:rPr>
                <w:rFonts w:ascii="Times New Roman" w:hAnsi="Times New Roman" w:cs="Times New Roman"/>
                <w:sz w:val="22"/>
                <w:szCs w:val="22"/>
                <w:lang w:val="en-US"/>
              </w:rPr>
            </w:pPr>
          </w:p>
        </w:tc>
      </w:tr>
      <w:tr w:rsidR="00EA1645" w14:paraId="50187218" w14:textId="77777777" w:rsidTr="00D250FA">
        <w:trPr>
          <w:jc w:val="center"/>
        </w:trPr>
        <w:tc>
          <w:tcPr>
            <w:tcW w:w="576" w:type="dxa"/>
          </w:tcPr>
          <w:p w14:paraId="48731255" w14:textId="77777777" w:rsidR="00EA1645" w:rsidRPr="00201874" w:rsidRDefault="00EA1645" w:rsidP="00D250FA">
            <w:pPr>
              <w:pStyle w:val="ListParagraph"/>
              <w:spacing w:line="480" w:lineRule="auto"/>
              <w:ind w:left="0"/>
              <w:jc w:val="center"/>
              <w:rPr>
                <w:rFonts w:ascii="Times New Roman" w:hAnsi="Times New Roman" w:cs="Times New Roman"/>
                <w:sz w:val="22"/>
                <w:szCs w:val="22"/>
                <w:lang w:val="en-US"/>
              </w:rPr>
            </w:pPr>
            <w:r w:rsidRPr="00201874">
              <w:rPr>
                <w:rFonts w:ascii="Times New Roman" w:hAnsi="Times New Roman" w:cs="Times New Roman"/>
                <w:sz w:val="22"/>
                <w:szCs w:val="22"/>
                <w:lang w:val="en-US"/>
              </w:rPr>
              <w:t>2</w:t>
            </w:r>
          </w:p>
        </w:tc>
        <w:tc>
          <w:tcPr>
            <w:tcW w:w="1696" w:type="dxa"/>
          </w:tcPr>
          <w:p w14:paraId="01932CEF" w14:textId="3E38A703" w:rsidR="00EA1645" w:rsidRPr="008652FA" w:rsidRDefault="009D43E4" w:rsidP="004800F3">
            <w:pPr>
              <w:spacing w:after="200" w:line="276" w:lineRule="auto"/>
              <w:jc w:val="center"/>
              <w:rPr>
                <w:rFonts w:eastAsia="SimSun"/>
                <w:sz w:val="22"/>
                <w:szCs w:val="22"/>
                <w:lang w:val="en-ID"/>
              </w:rPr>
            </w:pPr>
            <w:r w:rsidRPr="008652FA">
              <w:rPr>
                <w:rFonts w:ascii="Times New Roman" w:hAnsi="Times New Roman" w:cs="Times New Roman"/>
                <w:sz w:val="22"/>
                <w:szCs w:val="22"/>
              </w:rPr>
              <w:t>Hanya mengedit</w:t>
            </w:r>
            <w:r w:rsidR="00EA1645" w:rsidRPr="008652FA">
              <w:rPr>
                <w:rFonts w:ascii="Times New Roman" w:hAnsi="Times New Roman" w:cs="Times New Roman"/>
                <w:sz w:val="22"/>
                <w:szCs w:val="22"/>
              </w:rPr>
              <w:t xml:space="preserve"> form nama kategori</w:t>
            </w:r>
          </w:p>
        </w:tc>
        <w:tc>
          <w:tcPr>
            <w:tcW w:w="914" w:type="dxa"/>
          </w:tcPr>
          <w:p w14:paraId="062F8F70" w14:textId="333FDA9A" w:rsidR="00EA1645" w:rsidRPr="008652FA" w:rsidRDefault="009D43E4" w:rsidP="004800F3">
            <w:pPr>
              <w:pStyle w:val="ListParagraph"/>
              <w:ind w:left="0"/>
              <w:jc w:val="center"/>
              <w:rPr>
                <w:rFonts w:ascii="Times New Roman" w:hAnsi="Times New Roman" w:cs="Times New Roman"/>
                <w:sz w:val="22"/>
                <w:szCs w:val="22"/>
                <w:lang w:val="en-US"/>
              </w:rPr>
            </w:pPr>
            <w:r w:rsidRPr="008652FA">
              <w:rPr>
                <w:rFonts w:ascii="Times New Roman" w:hAnsi="Times New Roman"/>
                <w:sz w:val="22"/>
                <w:szCs w:val="22"/>
              </w:rPr>
              <w:t>Tekan tombol simpan</w:t>
            </w:r>
          </w:p>
        </w:tc>
        <w:tc>
          <w:tcPr>
            <w:tcW w:w="1487" w:type="dxa"/>
          </w:tcPr>
          <w:p w14:paraId="699E8185" w14:textId="1BEB08C1" w:rsidR="00EA1645" w:rsidRPr="008652FA" w:rsidRDefault="009D43E4" w:rsidP="004800F3">
            <w:pPr>
              <w:spacing w:after="200" w:line="276" w:lineRule="auto"/>
              <w:jc w:val="center"/>
              <w:rPr>
                <w:rFonts w:eastAsia="SimSun"/>
                <w:sz w:val="22"/>
                <w:szCs w:val="22"/>
                <w:lang w:val="en-ID"/>
              </w:rPr>
            </w:pPr>
            <w:r w:rsidRPr="008652FA">
              <w:rPr>
                <w:rFonts w:ascii="Times New Roman" w:hAnsi="Times New Roman"/>
                <w:sz w:val="22"/>
                <w:szCs w:val="22"/>
              </w:rPr>
              <w:t>Muncul “</w:t>
            </w:r>
            <w:r w:rsidR="00531B22" w:rsidRPr="008652FA">
              <w:rPr>
                <w:rFonts w:ascii="Times New Roman" w:hAnsi="Times New Roman"/>
                <w:sz w:val="22"/>
                <w:szCs w:val="22"/>
              </w:rPr>
              <w:t>k</w:t>
            </w:r>
            <w:r w:rsidRPr="008652FA">
              <w:rPr>
                <w:rFonts w:ascii="Times New Roman" w:hAnsi="Times New Roman"/>
                <w:sz w:val="22"/>
                <w:szCs w:val="22"/>
              </w:rPr>
              <w:t>ategori berhasil diupdate”</w:t>
            </w:r>
          </w:p>
        </w:tc>
        <w:tc>
          <w:tcPr>
            <w:tcW w:w="1134" w:type="dxa"/>
          </w:tcPr>
          <w:p w14:paraId="00DBBBBF" w14:textId="77777777" w:rsidR="00EA1645" w:rsidRPr="008652FA" w:rsidRDefault="00EA1645" w:rsidP="004800F3">
            <w:pPr>
              <w:pStyle w:val="ListParagraph"/>
              <w:ind w:left="0"/>
              <w:jc w:val="center"/>
              <w:rPr>
                <w:rFonts w:ascii="Times New Roman" w:hAnsi="Times New Roman" w:cs="Times New Roman"/>
                <w:sz w:val="22"/>
                <w:szCs w:val="22"/>
                <w:lang w:val="en-US"/>
              </w:rPr>
            </w:pPr>
            <w:proofErr w:type="spellStart"/>
            <w:r w:rsidRPr="008652FA">
              <w:rPr>
                <w:rFonts w:ascii="Times New Roman" w:hAnsi="Times New Roman" w:cs="Times New Roman"/>
                <w:sz w:val="22"/>
                <w:szCs w:val="22"/>
                <w:lang w:val="en-US"/>
              </w:rPr>
              <w:t>Sesuai</w:t>
            </w:r>
            <w:proofErr w:type="spellEnd"/>
            <w:r w:rsidRPr="008652FA">
              <w:rPr>
                <w:rFonts w:ascii="Times New Roman" w:hAnsi="Times New Roman" w:cs="Times New Roman"/>
                <w:sz w:val="22"/>
                <w:szCs w:val="22"/>
                <w:lang w:val="en-US"/>
              </w:rPr>
              <w:t xml:space="preserve"> </w:t>
            </w:r>
            <w:proofErr w:type="spellStart"/>
            <w:r w:rsidRPr="008652FA">
              <w:rPr>
                <w:rFonts w:ascii="Times New Roman" w:hAnsi="Times New Roman" w:cs="Times New Roman"/>
                <w:sz w:val="22"/>
                <w:szCs w:val="22"/>
                <w:lang w:val="en-US"/>
              </w:rPr>
              <w:t>harapan</w:t>
            </w:r>
            <w:proofErr w:type="spellEnd"/>
          </w:p>
        </w:tc>
        <w:tc>
          <w:tcPr>
            <w:tcW w:w="987" w:type="dxa"/>
          </w:tcPr>
          <w:p w14:paraId="08BE3C3F" w14:textId="77777777" w:rsidR="00EA1645" w:rsidRPr="008652FA" w:rsidRDefault="00EA1645" w:rsidP="004800F3">
            <w:pPr>
              <w:pStyle w:val="ListParagraph"/>
              <w:ind w:left="0"/>
              <w:jc w:val="center"/>
              <w:rPr>
                <w:rFonts w:ascii="Times New Roman" w:hAnsi="Times New Roman" w:cs="Times New Roman"/>
                <w:sz w:val="22"/>
                <w:szCs w:val="22"/>
                <w:lang w:val="en-US"/>
              </w:rPr>
            </w:pPr>
            <w:r w:rsidRPr="008652FA">
              <w:rPr>
                <w:rFonts w:ascii="Times New Roman" w:hAnsi="Times New Roman" w:cs="Times New Roman"/>
                <w:sz w:val="22"/>
                <w:szCs w:val="22"/>
                <w:lang w:val="en-US"/>
              </w:rPr>
              <w:t>Valid</w:t>
            </w:r>
          </w:p>
          <w:p w14:paraId="0519F6A9" w14:textId="77777777" w:rsidR="00EA1645" w:rsidRPr="008652FA" w:rsidRDefault="00EA1645" w:rsidP="004800F3">
            <w:pPr>
              <w:pStyle w:val="ListParagraph"/>
              <w:ind w:left="0"/>
              <w:jc w:val="center"/>
              <w:rPr>
                <w:rFonts w:ascii="Times New Roman" w:hAnsi="Times New Roman" w:cs="Times New Roman"/>
                <w:sz w:val="22"/>
                <w:szCs w:val="22"/>
                <w:lang w:val="en-US"/>
              </w:rPr>
            </w:pPr>
          </w:p>
        </w:tc>
      </w:tr>
      <w:tr w:rsidR="00EA1645" w14:paraId="7E9C2C10" w14:textId="77777777" w:rsidTr="009D43E4">
        <w:trPr>
          <w:trHeight w:val="613"/>
          <w:jc w:val="center"/>
        </w:trPr>
        <w:tc>
          <w:tcPr>
            <w:tcW w:w="576" w:type="dxa"/>
          </w:tcPr>
          <w:p w14:paraId="54DDE9DB" w14:textId="77777777" w:rsidR="00EA1645" w:rsidRPr="00201874" w:rsidRDefault="00EA1645" w:rsidP="00D250FA">
            <w:pPr>
              <w:pStyle w:val="ListParagraph"/>
              <w:spacing w:line="480" w:lineRule="auto"/>
              <w:ind w:left="0"/>
              <w:jc w:val="center"/>
              <w:rPr>
                <w:rFonts w:ascii="Times New Roman" w:hAnsi="Times New Roman" w:cs="Times New Roman"/>
                <w:lang w:val="en-US"/>
              </w:rPr>
            </w:pPr>
            <w:r>
              <w:rPr>
                <w:rFonts w:ascii="Times New Roman" w:hAnsi="Times New Roman" w:cs="Times New Roman"/>
                <w:lang w:val="en-US"/>
              </w:rPr>
              <w:t>3</w:t>
            </w:r>
          </w:p>
        </w:tc>
        <w:tc>
          <w:tcPr>
            <w:tcW w:w="1696" w:type="dxa"/>
          </w:tcPr>
          <w:p w14:paraId="606164B4" w14:textId="3D2E216D" w:rsidR="00EA1645" w:rsidRPr="008652FA" w:rsidRDefault="009D43E4" w:rsidP="004800F3">
            <w:pPr>
              <w:pStyle w:val="ListParagraph"/>
              <w:ind w:left="0"/>
              <w:jc w:val="center"/>
              <w:rPr>
                <w:rFonts w:ascii="Times New Roman" w:hAnsi="Times New Roman" w:cs="Times New Roman"/>
                <w:sz w:val="22"/>
                <w:szCs w:val="22"/>
              </w:rPr>
            </w:pPr>
            <w:r w:rsidRPr="008652FA">
              <w:rPr>
                <w:rFonts w:ascii="Times New Roman" w:hAnsi="Times New Roman" w:cs="Times New Roman"/>
                <w:sz w:val="22"/>
                <w:szCs w:val="22"/>
              </w:rPr>
              <w:t>Hanya mengedit form kode kategori</w:t>
            </w:r>
          </w:p>
        </w:tc>
        <w:tc>
          <w:tcPr>
            <w:tcW w:w="914" w:type="dxa"/>
          </w:tcPr>
          <w:p w14:paraId="136127AF" w14:textId="2801F9C2" w:rsidR="00EA1645" w:rsidRPr="008652FA" w:rsidRDefault="009D43E4" w:rsidP="004800F3">
            <w:pPr>
              <w:pStyle w:val="ListParagraph"/>
              <w:ind w:left="0"/>
              <w:jc w:val="center"/>
              <w:rPr>
                <w:rFonts w:ascii="Times New Roman" w:hAnsi="Times New Roman" w:cs="Times New Roman"/>
                <w:sz w:val="22"/>
                <w:szCs w:val="22"/>
                <w:lang w:val="en-US"/>
              </w:rPr>
            </w:pPr>
            <w:r w:rsidRPr="008652FA">
              <w:rPr>
                <w:rFonts w:ascii="Times New Roman" w:hAnsi="Times New Roman"/>
                <w:sz w:val="22"/>
                <w:szCs w:val="22"/>
              </w:rPr>
              <w:t>Tekan tombol simpan</w:t>
            </w:r>
          </w:p>
        </w:tc>
        <w:tc>
          <w:tcPr>
            <w:tcW w:w="1487" w:type="dxa"/>
          </w:tcPr>
          <w:p w14:paraId="113C1355" w14:textId="10479247" w:rsidR="00EA1645" w:rsidRPr="008652FA" w:rsidRDefault="009D43E4" w:rsidP="004800F3">
            <w:pPr>
              <w:pStyle w:val="ListParagraph"/>
              <w:ind w:left="0"/>
              <w:jc w:val="center"/>
              <w:rPr>
                <w:rFonts w:ascii="Times New Roman" w:hAnsi="Times New Roman" w:cs="Times New Roman"/>
                <w:iCs/>
                <w:sz w:val="22"/>
                <w:szCs w:val="22"/>
                <w:lang w:val="en-US"/>
              </w:rPr>
            </w:pPr>
            <w:r w:rsidRPr="008652FA">
              <w:rPr>
                <w:rFonts w:ascii="Times New Roman" w:hAnsi="Times New Roman"/>
                <w:sz w:val="22"/>
                <w:szCs w:val="22"/>
              </w:rPr>
              <w:t>Muncul “</w:t>
            </w:r>
            <w:r w:rsidR="00531B22" w:rsidRPr="008652FA">
              <w:rPr>
                <w:rFonts w:ascii="Times New Roman" w:hAnsi="Times New Roman"/>
                <w:sz w:val="22"/>
                <w:szCs w:val="22"/>
              </w:rPr>
              <w:t>k</w:t>
            </w:r>
            <w:r w:rsidRPr="008652FA">
              <w:rPr>
                <w:rFonts w:ascii="Times New Roman" w:hAnsi="Times New Roman"/>
                <w:sz w:val="22"/>
                <w:szCs w:val="22"/>
              </w:rPr>
              <w:t>ategori berhasil diupdate”</w:t>
            </w:r>
          </w:p>
        </w:tc>
        <w:tc>
          <w:tcPr>
            <w:tcW w:w="1134" w:type="dxa"/>
          </w:tcPr>
          <w:p w14:paraId="48BE648B" w14:textId="77777777" w:rsidR="00EA1645" w:rsidRPr="008652FA" w:rsidRDefault="00EA1645" w:rsidP="004800F3">
            <w:pPr>
              <w:pStyle w:val="ListParagraph"/>
              <w:ind w:left="0"/>
              <w:jc w:val="center"/>
              <w:rPr>
                <w:rFonts w:ascii="Times New Roman" w:hAnsi="Times New Roman" w:cs="Times New Roman"/>
                <w:sz w:val="22"/>
                <w:szCs w:val="22"/>
                <w:lang w:val="en-US"/>
              </w:rPr>
            </w:pPr>
            <w:proofErr w:type="spellStart"/>
            <w:r w:rsidRPr="008652FA">
              <w:rPr>
                <w:rFonts w:ascii="Times New Roman" w:hAnsi="Times New Roman" w:cs="Times New Roman"/>
                <w:sz w:val="22"/>
                <w:szCs w:val="22"/>
                <w:lang w:val="en-US"/>
              </w:rPr>
              <w:t>Sesuai</w:t>
            </w:r>
            <w:proofErr w:type="spellEnd"/>
            <w:r w:rsidRPr="008652FA">
              <w:rPr>
                <w:rFonts w:ascii="Times New Roman" w:hAnsi="Times New Roman" w:cs="Times New Roman"/>
                <w:sz w:val="22"/>
                <w:szCs w:val="22"/>
                <w:lang w:val="en-US"/>
              </w:rPr>
              <w:t xml:space="preserve"> </w:t>
            </w:r>
            <w:proofErr w:type="spellStart"/>
            <w:r w:rsidRPr="008652FA">
              <w:rPr>
                <w:rFonts w:ascii="Times New Roman" w:hAnsi="Times New Roman" w:cs="Times New Roman"/>
                <w:sz w:val="22"/>
                <w:szCs w:val="22"/>
                <w:lang w:val="en-US"/>
              </w:rPr>
              <w:t>harapan</w:t>
            </w:r>
            <w:proofErr w:type="spellEnd"/>
          </w:p>
        </w:tc>
        <w:tc>
          <w:tcPr>
            <w:tcW w:w="987" w:type="dxa"/>
          </w:tcPr>
          <w:p w14:paraId="4B23F8F8" w14:textId="77777777" w:rsidR="00EA1645" w:rsidRPr="008652FA" w:rsidRDefault="00EA1645" w:rsidP="004800F3">
            <w:pPr>
              <w:pStyle w:val="ListParagraph"/>
              <w:ind w:left="0"/>
              <w:jc w:val="center"/>
              <w:rPr>
                <w:rFonts w:ascii="Times New Roman" w:hAnsi="Times New Roman" w:cs="Times New Roman"/>
                <w:sz w:val="22"/>
                <w:szCs w:val="22"/>
                <w:lang w:val="en-US"/>
              </w:rPr>
            </w:pPr>
            <w:r w:rsidRPr="008652FA">
              <w:rPr>
                <w:rFonts w:ascii="Times New Roman" w:hAnsi="Times New Roman" w:cs="Times New Roman"/>
                <w:sz w:val="22"/>
                <w:szCs w:val="22"/>
                <w:lang w:val="en-US"/>
              </w:rPr>
              <w:t>Valid</w:t>
            </w:r>
          </w:p>
          <w:p w14:paraId="3E131F15" w14:textId="77777777" w:rsidR="00EA1645" w:rsidRPr="008652FA" w:rsidRDefault="00EA1645" w:rsidP="004800F3">
            <w:pPr>
              <w:pStyle w:val="ListParagraph"/>
              <w:ind w:left="0"/>
              <w:jc w:val="center"/>
              <w:rPr>
                <w:rFonts w:ascii="Times New Roman" w:hAnsi="Times New Roman" w:cs="Times New Roman"/>
                <w:sz w:val="22"/>
                <w:szCs w:val="22"/>
                <w:lang w:val="en-US"/>
              </w:rPr>
            </w:pPr>
          </w:p>
        </w:tc>
      </w:tr>
    </w:tbl>
    <w:p w14:paraId="38182E33" w14:textId="77777777" w:rsidR="009D43E4" w:rsidRDefault="009D43E4" w:rsidP="00EA1645">
      <w:pPr>
        <w:spacing w:line="480" w:lineRule="auto"/>
        <w:jc w:val="both"/>
        <w:rPr>
          <w:sz w:val="24"/>
          <w:szCs w:val="24"/>
          <w:lang w:val="en-US"/>
        </w:rPr>
      </w:pPr>
    </w:p>
    <w:p w14:paraId="77EFBE10" w14:textId="24D242C2" w:rsidR="009D43E4" w:rsidRPr="008652FA" w:rsidRDefault="009D43E4" w:rsidP="009D43E4">
      <w:pPr>
        <w:spacing w:line="480" w:lineRule="auto"/>
        <w:ind w:firstLine="720"/>
        <w:jc w:val="both"/>
        <w:rPr>
          <w:rFonts w:ascii="Times New Roman" w:eastAsia="SimSun" w:hAnsi="Times New Roman"/>
          <w:sz w:val="24"/>
          <w:szCs w:val="24"/>
          <w:lang w:val="en-ID"/>
        </w:rPr>
      </w:pPr>
      <w:r w:rsidRPr="008652FA">
        <w:rPr>
          <w:rFonts w:ascii="Times New Roman" w:hAnsi="Times New Roman"/>
          <w:sz w:val="24"/>
          <w:szCs w:val="24"/>
        </w:rPr>
        <w:t xml:space="preserve">Pada tahap pengujian halaman edit kategori barang, untuk mengedit data kategori barang maka pengelola sarpras harus menekan tombol ubah pada halaman kategori barang dan mengisi data yang akan diedit pada form edit kategori barang. Setelah mengisi data yang akan diedit, tekan tombol simpan untuk menyimpan data. Jika proses pengisian data yang diedit sudah terisi semua, maka proses penyimpanan edit kategori barang berhasil dan data akan tersimpan didalam database. </w:t>
      </w:r>
    </w:p>
    <w:p w14:paraId="39D0F1B7" w14:textId="14AD801F" w:rsidR="001070CF" w:rsidRPr="008652FA" w:rsidRDefault="005A01DC" w:rsidP="001070CF">
      <w:pPr>
        <w:pStyle w:val="ListParagraph"/>
        <w:numPr>
          <w:ilvl w:val="0"/>
          <w:numId w:val="68"/>
        </w:numPr>
        <w:spacing w:before="100" w:beforeAutospacing="1" w:after="100" w:afterAutospacing="1" w:line="480" w:lineRule="auto"/>
        <w:ind w:left="142" w:hanging="284"/>
        <w:jc w:val="both"/>
        <w:rPr>
          <w:rFonts w:ascii="Times New Roman" w:hAnsi="Times New Roman" w:cs="Times New Roman"/>
          <w:sz w:val="24"/>
          <w:szCs w:val="24"/>
        </w:rPr>
      </w:pPr>
      <w:r w:rsidRPr="008652FA">
        <w:rPr>
          <w:rFonts w:ascii="Times New Roman" w:hAnsi="Times New Roman" w:cs="Times New Roman"/>
          <w:sz w:val="24"/>
          <w:szCs w:val="24"/>
        </w:rPr>
        <w:t xml:space="preserve">Pengujian Halaman </w:t>
      </w:r>
      <w:r w:rsidRPr="008652FA">
        <w:rPr>
          <w:rFonts w:ascii="Times New Roman" w:hAnsi="Times New Roman" w:cs="Times New Roman"/>
          <w:iCs/>
          <w:sz w:val="24"/>
          <w:szCs w:val="24"/>
        </w:rPr>
        <w:t>Tambah Barang</w:t>
      </w:r>
    </w:p>
    <w:p w14:paraId="42FFCFB5" w14:textId="77777777" w:rsidR="008652FA" w:rsidRDefault="004D76A4" w:rsidP="008652FA">
      <w:pPr>
        <w:pStyle w:val="ListParagraph"/>
        <w:spacing w:before="100" w:beforeAutospacing="1" w:after="100" w:afterAutospacing="1" w:line="480" w:lineRule="auto"/>
        <w:ind w:left="142" w:firstLine="578"/>
        <w:jc w:val="both"/>
        <w:rPr>
          <w:rFonts w:ascii="Times New Roman" w:hAnsi="Times New Roman" w:cs="Times New Roman"/>
          <w:iCs/>
          <w:sz w:val="24"/>
          <w:szCs w:val="24"/>
          <w:lang w:val="en-US"/>
        </w:rPr>
      </w:pPr>
      <w:r w:rsidRPr="008652FA">
        <w:rPr>
          <w:rFonts w:ascii="Times New Roman" w:hAnsi="Times New Roman" w:cs="Times New Roman"/>
          <w:sz w:val="24"/>
          <w:szCs w:val="24"/>
        </w:rPr>
        <w:t>Tabel 4.</w:t>
      </w:r>
      <w:r w:rsidR="004800F3" w:rsidRPr="008652FA">
        <w:rPr>
          <w:rFonts w:ascii="Times New Roman" w:hAnsi="Times New Roman" w:cs="Times New Roman"/>
          <w:sz w:val="24"/>
          <w:szCs w:val="24"/>
        </w:rPr>
        <w:t>4</w:t>
      </w:r>
      <w:r w:rsidR="003F54FE" w:rsidRPr="008652FA">
        <w:rPr>
          <w:rFonts w:ascii="Times New Roman" w:hAnsi="Times New Roman" w:cs="Times New Roman"/>
          <w:sz w:val="24"/>
          <w:szCs w:val="24"/>
        </w:rPr>
        <w:t xml:space="preserve"> </w:t>
      </w:r>
      <w:r w:rsidRPr="008652FA">
        <w:rPr>
          <w:rFonts w:ascii="Times New Roman" w:hAnsi="Times New Roman" w:cs="Times New Roman"/>
          <w:sz w:val="24"/>
          <w:szCs w:val="24"/>
        </w:rPr>
        <w:t xml:space="preserve">merupakan tabel yang menampilkan pengujian </w:t>
      </w:r>
      <w:r w:rsidRPr="008652FA">
        <w:rPr>
          <w:rFonts w:ascii="Times New Roman" w:hAnsi="Times New Roman" w:cs="Times New Roman"/>
          <w:i/>
          <w:sz w:val="24"/>
          <w:szCs w:val="24"/>
        </w:rPr>
        <w:t xml:space="preserve">black box </w:t>
      </w:r>
      <w:r w:rsidR="003F54FE" w:rsidRPr="008652FA">
        <w:rPr>
          <w:rFonts w:ascii="Times New Roman" w:hAnsi="Times New Roman" w:cs="Times New Roman"/>
          <w:iCs/>
          <w:sz w:val="24"/>
          <w:szCs w:val="24"/>
        </w:rPr>
        <w:t>t</w:t>
      </w:r>
      <w:r w:rsidRPr="008652FA">
        <w:rPr>
          <w:rFonts w:ascii="Times New Roman" w:hAnsi="Times New Roman" w:cs="Times New Roman"/>
          <w:iCs/>
          <w:sz w:val="24"/>
          <w:szCs w:val="24"/>
        </w:rPr>
        <w:t xml:space="preserve">ambah </w:t>
      </w:r>
      <w:r w:rsidR="003F54FE" w:rsidRPr="008652FA">
        <w:rPr>
          <w:rFonts w:ascii="Times New Roman" w:hAnsi="Times New Roman" w:cs="Times New Roman"/>
          <w:iCs/>
          <w:sz w:val="24"/>
          <w:szCs w:val="24"/>
        </w:rPr>
        <w:t>b</w:t>
      </w:r>
      <w:r w:rsidRPr="008652FA">
        <w:rPr>
          <w:rFonts w:ascii="Times New Roman" w:hAnsi="Times New Roman" w:cs="Times New Roman"/>
          <w:iCs/>
          <w:sz w:val="24"/>
          <w:szCs w:val="24"/>
        </w:rPr>
        <w:t>arang</w:t>
      </w:r>
      <w:r w:rsidRPr="008652FA">
        <w:rPr>
          <w:rFonts w:ascii="Times New Roman" w:hAnsi="Times New Roman" w:cs="Times New Roman"/>
          <w:iCs/>
          <w:sz w:val="24"/>
          <w:szCs w:val="24"/>
          <w:lang w:val="en-US"/>
        </w:rPr>
        <w:t xml:space="preserve"> </w:t>
      </w:r>
      <w:proofErr w:type="spellStart"/>
      <w:r w:rsidR="003F54FE" w:rsidRPr="008652FA">
        <w:rPr>
          <w:rFonts w:ascii="Times New Roman" w:hAnsi="Times New Roman" w:cs="Times New Roman"/>
          <w:iCs/>
          <w:sz w:val="24"/>
          <w:szCs w:val="24"/>
          <w:lang w:val="en-US"/>
        </w:rPr>
        <w:t>s</w:t>
      </w:r>
      <w:r w:rsidRPr="008652FA">
        <w:rPr>
          <w:rFonts w:ascii="Times New Roman" w:hAnsi="Times New Roman" w:cs="Times New Roman"/>
          <w:iCs/>
          <w:sz w:val="24"/>
          <w:szCs w:val="24"/>
          <w:lang w:val="en-US"/>
        </w:rPr>
        <w:t>arpras</w:t>
      </w:r>
      <w:proofErr w:type="spellEnd"/>
      <w:r w:rsidRPr="008652FA">
        <w:rPr>
          <w:rFonts w:ascii="Times New Roman" w:hAnsi="Times New Roman" w:cs="Times New Roman"/>
          <w:iCs/>
          <w:sz w:val="24"/>
          <w:szCs w:val="24"/>
          <w:lang w:val="en-US"/>
        </w:rPr>
        <w:t>.</w:t>
      </w:r>
      <w:bookmarkStart w:id="130" w:name="_Toc165525594"/>
      <w:bookmarkStart w:id="131" w:name="_Toc166480537"/>
    </w:p>
    <w:p w14:paraId="48BC07B1" w14:textId="12E3B8A2" w:rsidR="004D76A4" w:rsidRPr="008652FA" w:rsidRDefault="003F54FE" w:rsidP="008652FA">
      <w:pPr>
        <w:pStyle w:val="ListParagraph"/>
        <w:spacing w:before="100" w:beforeAutospacing="1" w:after="100" w:afterAutospacing="1" w:line="480" w:lineRule="auto"/>
        <w:ind w:left="142" w:firstLine="578"/>
        <w:jc w:val="center"/>
        <w:rPr>
          <w:rFonts w:ascii="Times New Roman" w:hAnsi="Times New Roman" w:cs="Times New Roman"/>
          <w:iCs/>
          <w:sz w:val="24"/>
          <w:szCs w:val="24"/>
          <w:lang w:val="en-US"/>
        </w:rPr>
      </w:pPr>
      <w:r w:rsidRPr="008652FA">
        <w:rPr>
          <w:rFonts w:ascii="Times New Roman" w:hAnsi="Times New Roman" w:cs="Times New Roman"/>
          <w:sz w:val="24"/>
          <w:szCs w:val="24"/>
        </w:rPr>
        <w:t xml:space="preserve">Tabel 4. </w:t>
      </w:r>
      <w:r w:rsidR="009D43E4" w:rsidRPr="008652FA">
        <w:rPr>
          <w:rFonts w:ascii="Times New Roman" w:hAnsi="Times New Roman" w:cs="Times New Roman"/>
          <w:sz w:val="24"/>
          <w:szCs w:val="24"/>
        </w:rPr>
        <w:fldChar w:fldCharType="begin"/>
      </w:r>
      <w:r w:rsidR="009D43E4" w:rsidRPr="008652FA">
        <w:rPr>
          <w:rFonts w:ascii="Times New Roman" w:hAnsi="Times New Roman" w:cs="Times New Roman"/>
          <w:sz w:val="24"/>
          <w:szCs w:val="24"/>
        </w:rPr>
        <w:instrText xml:space="preserve"> SEQ Tabel_4. \* ARABIC </w:instrText>
      </w:r>
      <w:r w:rsidR="009D43E4" w:rsidRPr="008652FA">
        <w:rPr>
          <w:rFonts w:ascii="Times New Roman" w:hAnsi="Times New Roman" w:cs="Times New Roman"/>
          <w:sz w:val="24"/>
          <w:szCs w:val="24"/>
        </w:rPr>
        <w:fldChar w:fldCharType="separate"/>
      </w:r>
      <w:r w:rsidR="00871F4B">
        <w:rPr>
          <w:rFonts w:ascii="Times New Roman" w:hAnsi="Times New Roman" w:cs="Times New Roman"/>
          <w:noProof/>
          <w:sz w:val="24"/>
          <w:szCs w:val="24"/>
        </w:rPr>
        <w:t>4</w:t>
      </w:r>
      <w:r w:rsidR="009D43E4" w:rsidRPr="008652FA">
        <w:rPr>
          <w:rFonts w:ascii="Times New Roman" w:hAnsi="Times New Roman" w:cs="Times New Roman"/>
          <w:sz w:val="24"/>
          <w:szCs w:val="24"/>
        </w:rPr>
        <w:fldChar w:fldCharType="end"/>
      </w:r>
      <w:r w:rsidR="001070CF" w:rsidRPr="008652FA">
        <w:rPr>
          <w:rFonts w:ascii="Times New Roman" w:hAnsi="Times New Roman" w:cs="Times New Roman"/>
          <w:sz w:val="24"/>
          <w:szCs w:val="24"/>
        </w:rPr>
        <w:t xml:space="preserve"> </w:t>
      </w:r>
      <w:r w:rsidR="001070CF" w:rsidRPr="008652FA">
        <w:rPr>
          <w:rFonts w:ascii="Times New Roman" w:hAnsi="Times New Roman" w:cs="Times New Roman"/>
          <w:i/>
          <w:sz w:val="24"/>
          <w:szCs w:val="24"/>
        </w:rPr>
        <w:t>Black Box</w:t>
      </w:r>
      <w:r w:rsidR="001070CF" w:rsidRPr="008652FA">
        <w:rPr>
          <w:rFonts w:ascii="Times New Roman" w:hAnsi="Times New Roman" w:cs="Times New Roman"/>
          <w:sz w:val="24"/>
          <w:szCs w:val="24"/>
        </w:rPr>
        <w:t xml:space="preserve"> </w:t>
      </w:r>
      <w:r w:rsidRPr="008652FA">
        <w:rPr>
          <w:rFonts w:ascii="Times New Roman" w:hAnsi="Times New Roman" w:cs="Times New Roman"/>
          <w:sz w:val="24"/>
          <w:szCs w:val="24"/>
        </w:rPr>
        <w:t xml:space="preserve">Tambah </w:t>
      </w:r>
      <w:r w:rsidR="001070CF" w:rsidRPr="008652FA">
        <w:rPr>
          <w:rFonts w:ascii="Times New Roman" w:hAnsi="Times New Roman" w:cs="Times New Roman"/>
          <w:sz w:val="24"/>
          <w:szCs w:val="24"/>
        </w:rPr>
        <w:t>Barang</w:t>
      </w:r>
      <w:bookmarkEnd w:id="130"/>
      <w:bookmarkEnd w:id="131"/>
    </w:p>
    <w:tbl>
      <w:tblPr>
        <w:tblStyle w:val="TableGrid"/>
        <w:tblW w:w="0" w:type="auto"/>
        <w:jc w:val="center"/>
        <w:tblLayout w:type="fixed"/>
        <w:tblLook w:val="04A0" w:firstRow="1" w:lastRow="0" w:firstColumn="1" w:lastColumn="0" w:noHBand="0" w:noVBand="1"/>
      </w:tblPr>
      <w:tblGrid>
        <w:gridCol w:w="576"/>
        <w:gridCol w:w="1696"/>
        <w:gridCol w:w="914"/>
        <w:gridCol w:w="1629"/>
        <w:gridCol w:w="1085"/>
        <w:gridCol w:w="894"/>
      </w:tblGrid>
      <w:tr w:rsidR="00DB5A1A" w14:paraId="33CA1E93" w14:textId="77777777" w:rsidTr="004D76A4">
        <w:trPr>
          <w:trHeight w:val="657"/>
          <w:tblHeader/>
          <w:jc w:val="center"/>
        </w:trPr>
        <w:tc>
          <w:tcPr>
            <w:tcW w:w="576" w:type="dxa"/>
          </w:tcPr>
          <w:p w14:paraId="66EF0A4B" w14:textId="77777777" w:rsidR="00DB5A1A" w:rsidRPr="00A3273D" w:rsidRDefault="00DB5A1A" w:rsidP="003F54FE">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NO</w:t>
            </w:r>
          </w:p>
        </w:tc>
        <w:tc>
          <w:tcPr>
            <w:tcW w:w="1696" w:type="dxa"/>
          </w:tcPr>
          <w:p w14:paraId="7B6AD89D" w14:textId="77777777" w:rsidR="00DB5A1A" w:rsidRPr="00A3273D" w:rsidRDefault="00DB5A1A" w:rsidP="003F54FE">
            <w:pPr>
              <w:pStyle w:val="ListParagraph"/>
              <w:ind w:left="0"/>
              <w:jc w:val="center"/>
              <w:rPr>
                <w:rFonts w:ascii="Times New Roman" w:hAnsi="Times New Roman" w:cs="Times New Roman"/>
                <w:b/>
                <w:sz w:val="24"/>
                <w:szCs w:val="24"/>
                <w:lang w:val="en-US"/>
              </w:rPr>
            </w:pPr>
            <w:proofErr w:type="spellStart"/>
            <w:r w:rsidRPr="00A3273D">
              <w:rPr>
                <w:rFonts w:ascii="Times New Roman" w:hAnsi="Times New Roman" w:cs="Times New Roman"/>
                <w:b/>
                <w:sz w:val="24"/>
                <w:szCs w:val="24"/>
                <w:lang w:val="en-US"/>
              </w:rPr>
              <w:t>Skenario</w:t>
            </w:r>
            <w:proofErr w:type="spellEnd"/>
            <w:r w:rsidRPr="00A3273D">
              <w:rPr>
                <w:rFonts w:ascii="Times New Roman" w:hAnsi="Times New Roman" w:cs="Times New Roman"/>
                <w:b/>
                <w:sz w:val="24"/>
                <w:szCs w:val="24"/>
                <w:lang w:val="en-US"/>
              </w:rPr>
              <w:t xml:space="preserve"> </w:t>
            </w:r>
            <w:proofErr w:type="spellStart"/>
            <w:r w:rsidRPr="00A3273D">
              <w:rPr>
                <w:rFonts w:ascii="Times New Roman" w:hAnsi="Times New Roman" w:cs="Times New Roman"/>
                <w:b/>
                <w:sz w:val="24"/>
                <w:szCs w:val="24"/>
                <w:lang w:val="en-US"/>
              </w:rPr>
              <w:t>Pengujian</w:t>
            </w:r>
            <w:proofErr w:type="spellEnd"/>
          </w:p>
        </w:tc>
        <w:tc>
          <w:tcPr>
            <w:tcW w:w="914" w:type="dxa"/>
          </w:tcPr>
          <w:p w14:paraId="4D050934" w14:textId="77777777" w:rsidR="00DB5A1A" w:rsidRPr="00A3273D" w:rsidRDefault="00DB5A1A" w:rsidP="003F54FE">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Test Case</w:t>
            </w:r>
          </w:p>
        </w:tc>
        <w:tc>
          <w:tcPr>
            <w:tcW w:w="1629" w:type="dxa"/>
          </w:tcPr>
          <w:p w14:paraId="553EE7A1" w14:textId="77777777" w:rsidR="00DB5A1A" w:rsidRPr="00A3273D" w:rsidRDefault="00DB5A1A" w:rsidP="003F54FE">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 xml:space="preserve">Hasil yang </w:t>
            </w:r>
            <w:proofErr w:type="spellStart"/>
            <w:r w:rsidRPr="00A3273D">
              <w:rPr>
                <w:rFonts w:ascii="Times New Roman" w:hAnsi="Times New Roman" w:cs="Times New Roman"/>
                <w:b/>
                <w:sz w:val="24"/>
                <w:szCs w:val="24"/>
                <w:lang w:val="en-US"/>
              </w:rPr>
              <w:t>Diharapkan</w:t>
            </w:r>
            <w:proofErr w:type="spellEnd"/>
          </w:p>
        </w:tc>
        <w:tc>
          <w:tcPr>
            <w:tcW w:w="1085" w:type="dxa"/>
          </w:tcPr>
          <w:p w14:paraId="69490039" w14:textId="77777777" w:rsidR="00DB5A1A" w:rsidRPr="00A3273D" w:rsidRDefault="00DB5A1A" w:rsidP="003F54FE">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 xml:space="preserve">Hasil </w:t>
            </w:r>
            <w:proofErr w:type="spellStart"/>
            <w:r w:rsidRPr="00A3273D">
              <w:rPr>
                <w:rFonts w:ascii="Times New Roman" w:hAnsi="Times New Roman" w:cs="Times New Roman"/>
                <w:b/>
                <w:sz w:val="24"/>
                <w:szCs w:val="24"/>
                <w:lang w:val="en-US"/>
              </w:rPr>
              <w:t>Pengujian</w:t>
            </w:r>
            <w:proofErr w:type="spellEnd"/>
          </w:p>
        </w:tc>
        <w:tc>
          <w:tcPr>
            <w:tcW w:w="894" w:type="dxa"/>
          </w:tcPr>
          <w:p w14:paraId="309A8AC3" w14:textId="77777777" w:rsidR="00DB5A1A" w:rsidRPr="00A3273D" w:rsidRDefault="00DB5A1A" w:rsidP="003F54FE">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Status</w:t>
            </w:r>
          </w:p>
        </w:tc>
      </w:tr>
      <w:tr w:rsidR="00DB5A1A" w14:paraId="42F99C1A" w14:textId="77777777" w:rsidTr="004D76A4">
        <w:trPr>
          <w:jc w:val="center"/>
        </w:trPr>
        <w:tc>
          <w:tcPr>
            <w:tcW w:w="576" w:type="dxa"/>
          </w:tcPr>
          <w:p w14:paraId="6C03CF08" w14:textId="77777777" w:rsidR="00DB5A1A" w:rsidRPr="00201874" w:rsidRDefault="00DB5A1A" w:rsidP="00825BFA">
            <w:pPr>
              <w:pStyle w:val="ListParagraph"/>
              <w:spacing w:line="480" w:lineRule="auto"/>
              <w:ind w:left="0"/>
              <w:jc w:val="center"/>
              <w:rPr>
                <w:rFonts w:ascii="Times New Roman" w:hAnsi="Times New Roman" w:cs="Times New Roman"/>
                <w:sz w:val="22"/>
                <w:szCs w:val="22"/>
                <w:lang w:val="en-US"/>
              </w:rPr>
            </w:pPr>
            <w:r w:rsidRPr="00201874">
              <w:rPr>
                <w:rFonts w:ascii="Times New Roman" w:hAnsi="Times New Roman" w:cs="Times New Roman"/>
                <w:sz w:val="22"/>
                <w:szCs w:val="22"/>
                <w:lang w:val="en-US"/>
              </w:rPr>
              <w:t>1</w:t>
            </w:r>
          </w:p>
        </w:tc>
        <w:tc>
          <w:tcPr>
            <w:tcW w:w="1696" w:type="dxa"/>
          </w:tcPr>
          <w:p w14:paraId="692A59BE" w14:textId="1812AD4B" w:rsidR="00DB5A1A" w:rsidRPr="008652FA" w:rsidRDefault="00DB5A1A" w:rsidP="00F51A0E">
            <w:pPr>
              <w:pStyle w:val="ListParagraph"/>
              <w:ind w:left="0"/>
              <w:jc w:val="center"/>
              <w:rPr>
                <w:rFonts w:ascii="Times New Roman" w:hAnsi="Times New Roman" w:cs="Times New Roman"/>
                <w:sz w:val="22"/>
                <w:szCs w:val="22"/>
                <w:lang w:val="en-US"/>
              </w:rPr>
            </w:pPr>
            <w:r w:rsidRPr="008652FA">
              <w:rPr>
                <w:rFonts w:ascii="Times New Roman" w:hAnsi="Times New Roman" w:cs="Times New Roman"/>
                <w:sz w:val="22"/>
                <w:szCs w:val="22"/>
              </w:rPr>
              <w:t>Me</w:t>
            </w:r>
            <w:r w:rsidR="009500B7" w:rsidRPr="008652FA">
              <w:rPr>
                <w:rFonts w:ascii="Times New Roman" w:hAnsi="Times New Roman" w:cs="Times New Roman"/>
                <w:sz w:val="22"/>
                <w:szCs w:val="22"/>
              </w:rPr>
              <w:t>nambahkan</w:t>
            </w:r>
            <w:r w:rsidRPr="008652FA">
              <w:rPr>
                <w:rFonts w:ascii="Times New Roman" w:hAnsi="Times New Roman" w:cs="Times New Roman"/>
                <w:sz w:val="22"/>
                <w:szCs w:val="22"/>
              </w:rPr>
              <w:t xml:space="preserve"> </w:t>
            </w:r>
            <w:r w:rsidR="001070CF" w:rsidRPr="008652FA">
              <w:rPr>
                <w:rFonts w:ascii="Times New Roman" w:hAnsi="Times New Roman" w:cs="Times New Roman"/>
                <w:sz w:val="22"/>
                <w:szCs w:val="22"/>
              </w:rPr>
              <w:t xml:space="preserve">data </w:t>
            </w:r>
            <w:r w:rsidRPr="008652FA">
              <w:rPr>
                <w:rFonts w:ascii="Times New Roman" w:hAnsi="Times New Roman" w:cs="Times New Roman"/>
                <w:sz w:val="22"/>
                <w:szCs w:val="22"/>
              </w:rPr>
              <w:t>barang</w:t>
            </w:r>
          </w:p>
        </w:tc>
        <w:tc>
          <w:tcPr>
            <w:tcW w:w="914" w:type="dxa"/>
          </w:tcPr>
          <w:p w14:paraId="18C1C756" w14:textId="77777777" w:rsidR="00DB5A1A" w:rsidRPr="008652FA" w:rsidRDefault="00DB5A1A" w:rsidP="00F51A0E">
            <w:pPr>
              <w:pStyle w:val="ListParagraph"/>
              <w:ind w:left="0"/>
              <w:jc w:val="center"/>
              <w:rPr>
                <w:rFonts w:ascii="Times New Roman" w:hAnsi="Times New Roman" w:cs="Times New Roman"/>
                <w:sz w:val="22"/>
                <w:szCs w:val="22"/>
                <w:lang w:val="en-US"/>
              </w:rPr>
            </w:pPr>
            <w:r w:rsidRPr="008652FA">
              <w:rPr>
                <w:rFonts w:ascii="Times New Roman" w:hAnsi="Times New Roman" w:cs="Times New Roman"/>
                <w:sz w:val="22"/>
                <w:szCs w:val="22"/>
                <w:lang w:val="en-US"/>
              </w:rPr>
              <w:t xml:space="preserve">Tekan </w:t>
            </w:r>
            <w:proofErr w:type="spellStart"/>
            <w:r w:rsidRPr="008652FA">
              <w:rPr>
                <w:rFonts w:ascii="Times New Roman" w:hAnsi="Times New Roman" w:cs="Times New Roman"/>
                <w:sz w:val="22"/>
                <w:szCs w:val="22"/>
                <w:lang w:val="en-US"/>
              </w:rPr>
              <w:t>tombol</w:t>
            </w:r>
            <w:proofErr w:type="spellEnd"/>
            <w:r w:rsidRPr="008652FA">
              <w:rPr>
                <w:rFonts w:ascii="Times New Roman" w:hAnsi="Times New Roman" w:cs="Times New Roman"/>
                <w:sz w:val="22"/>
                <w:szCs w:val="22"/>
                <w:lang w:val="en-US"/>
              </w:rPr>
              <w:t xml:space="preserve"> </w:t>
            </w:r>
            <w:proofErr w:type="spellStart"/>
            <w:r w:rsidRPr="008652FA">
              <w:rPr>
                <w:rFonts w:ascii="Times New Roman" w:hAnsi="Times New Roman" w:cs="Times New Roman"/>
                <w:sz w:val="22"/>
                <w:szCs w:val="22"/>
                <w:lang w:val="en-US"/>
              </w:rPr>
              <w:lastRenderedPageBreak/>
              <w:t>tambahkan</w:t>
            </w:r>
            <w:proofErr w:type="spellEnd"/>
          </w:p>
        </w:tc>
        <w:tc>
          <w:tcPr>
            <w:tcW w:w="1629" w:type="dxa"/>
          </w:tcPr>
          <w:p w14:paraId="5D08E4A4" w14:textId="6FD3867A" w:rsidR="00DB5A1A" w:rsidRPr="008652FA" w:rsidRDefault="007E55CE" w:rsidP="00F51A0E">
            <w:pPr>
              <w:pStyle w:val="ListParagraph"/>
              <w:ind w:left="0"/>
              <w:jc w:val="center"/>
              <w:rPr>
                <w:rFonts w:ascii="Times New Roman" w:hAnsi="Times New Roman" w:cs="Times New Roman"/>
                <w:iCs/>
                <w:sz w:val="22"/>
                <w:szCs w:val="22"/>
                <w:lang w:val="en-US"/>
              </w:rPr>
            </w:pPr>
            <w:proofErr w:type="spellStart"/>
            <w:r w:rsidRPr="008652FA">
              <w:rPr>
                <w:rFonts w:ascii="Times New Roman" w:hAnsi="Times New Roman" w:cs="Times New Roman"/>
                <w:iCs/>
                <w:sz w:val="22"/>
                <w:szCs w:val="22"/>
                <w:lang w:val="en-US"/>
              </w:rPr>
              <w:lastRenderedPageBreak/>
              <w:t>Menampilkan</w:t>
            </w:r>
            <w:proofErr w:type="spellEnd"/>
            <w:r w:rsidRPr="008652FA">
              <w:rPr>
                <w:rFonts w:ascii="Times New Roman" w:hAnsi="Times New Roman" w:cs="Times New Roman"/>
                <w:iCs/>
                <w:sz w:val="22"/>
                <w:szCs w:val="22"/>
                <w:lang w:val="en-US"/>
              </w:rPr>
              <w:t xml:space="preserve"> </w:t>
            </w:r>
            <w:proofErr w:type="spellStart"/>
            <w:r w:rsidR="001070CF" w:rsidRPr="008652FA">
              <w:rPr>
                <w:rFonts w:ascii="Times New Roman" w:hAnsi="Times New Roman" w:cs="Times New Roman"/>
                <w:iCs/>
                <w:sz w:val="22"/>
                <w:szCs w:val="22"/>
                <w:lang w:val="en-US"/>
              </w:rPr>
              <w:t>tambah</w:t>
            </w:r>
            <w:proofErr w:type="spellEnd"/>
            <w:r w:rsidR="001070CF" w:rsidRPr="008652FA">
              <w:rPr>
                <w:rFonts w:ascii="Times New Roman" w:hAnsi="Times New Roman" w:cs="Times New Roman"/>
                <w:iCs/>
                <w:sz w:val="22"/>
                <w:szCs w:val="22"/>
                <w:lang w:val="en-US"/>
              </w:rPr>
              <w:t xml:space="preserve"> data </w:t>
            </w:r>
            <w:proofErr w:type="spellStart"/>
            <w:r w:rsidR="001070CF" w:rsidRPr="008652FA">
              <w:rPr>
                <w:rFonts w:ascii="Times New Roman" w:hAnsi="Times New Roman" w:cs="Times New Roman"/>
                <w:iCs/>
                <w:sz w:val="22"/>
                <w:szCs w:val="22"/>
                <w:lang w:val="en-US"/>
              </w:rPr>
              <w:t>barang</w:t>
            </w:r>
            <w:proofErr w:type="spellEnd"/>
          </w:p>
        </w:tc>
        <w:tc>
          <w:tcPr>
            <w:tcW w:w="1085" w:type="dxa"/>
          </w:tcPr>
          <w:p w14:paraId="39383C79" w14:textId="77777777" w:rsidR="00DB5A1A" w:rsidRPr="008652FA" w:rsidRDefault="00DB5A1A" w:rsidP="00F51A0E">
            <w:pPr>
              <w:pStyle w:val="ListParagraph"/>
              <w:ind w:left="0"/>
              <w:jc w:val="center"/>
              <w:rPr>
                <w:rFonts w:ascii="Times New Roman" w:hAnsi="Times New Roman" w:cs="Times New Roman"/>
                <w:sz w:val="22"/>
                <w:szCs w:val="22"/>
                <w:lang w:val="en-US"/>
              </w:rPr>
            </w:pPr>
            <w:proofErr w:type="spellStart"/>
            <w:r w:rsidRPr="008652FA">
              <w:rPr>
                <w:rFonts w:ascii="Times New Roman" w:hAnsi="Times New Roman" w:cs="Times New Roman"/>
                <w:sz w:val="22"/>
                <w:szCs w:val="22"/>
                <w:lang w:val="en-US"/>
              </w:rPr>
              <w:t>Sesuai</w:t>
            </w:r>
            <w:proofErr w:type="spellEnd"/>
            <w:r w:rsidRPr="008652FA">
              <w:rPr>
                <w:rFonts w:ascii="Times New Roman" w:hAnsi="Times New Roman" w:cs="Times New Roman"/>
                <w:sz w:val="22"/>
                <w:szCs w:val="22"/>
                <w:lang w:val="en-US"/>
              </w:rPr>
              <w:t xml:space="preserve"> </w:t>
            </w:r>
            <w:proofErr w:type="spellStart"/>
            <w:r w:rsidRPr="008652FA">
              <w:rPr>
                <w:rFonts w:ascii="Times New Roman" w:hAnsi="Times New Roman" w:cs="Times New Roman"/>
                <w:sz w:val="22"/>
                <w:szCs w:val="22"/>
                <w:lang w:val="en-US"/>
              </w:rPr>
              <w:t>harapan</w:t>
            </w:r>
            <w:proofErr w:type="spellEnd"/>
          </w:p>
        </w:tc>
        <w:tc>
          <w:tcPr>
            <w:tcW w:w="894" w:type="dxa"/>
          </w:tcPr>
          <w:p w14:paraId="0D2E0003" w14:textId="77777777" w:rsidR="00201F99" w:rsidRPr="008652FA" w:rsidRDefault="00201F99" w:rsidP="00F51A0E">
            <w:pPr>
              <w:pStyle w:val="ListParagraph"/>
              <w:ind w:left="0"/>
              <w:jc w:val="center"/>
              <w:rPr>
                <w:rFonts w:ascii="Times New Roman" w:hAnsi="Times New Roman" w:cs="Times New Roman"/>
                <w:sz w:val="22"/>
                <w:szCs w:val="22"/>
                <w:lang w:val="en-US"/>
              </w:rPr>
            </w:pPr>
            <w:r w:rsidRPr="008652FA">
              <w:rPr>
                <w:rFonts w:ascii="Times New Roman" w:hAnsi="Times New Roman" w:cs="Times New Roman"/>
                <w:sz w:val="22"/>
                <w:szCs w:val="22"/>
                <w:lang w:val="en-US"/>
              </w:rPr>
              <w:t>Valid</w:t>
            </w:r>
          </w:p>
          <w:p w14:paraId="3D74C014" w14:textId="775B85EE" w:rsidR="00DB5A1A" w:rsidRPr="008652FA" w:rsidRDefault="00DB5A1A" w:rsidP="00F51A0E">
            <w:pPr>
              <w:pStyle w:val="ListParagraph"/>
              <w:ind w:left="0"/>
              <w:jc w:val="center"/>
              <w:rPr>
                <w:rFonts w:ascii="Times New Roman" w:hAnsi="Times New Roman" w:cs="Times New Roman"/>
                <w:sz w:val="22"/>
                <w:szCs w:val="22"/>
                <w:lang w:val="en-US"/>
              </w:rPr>
            </w:pPr>
          </w:p>
        </w:tc>
      </w:tr>
      <w:tr w:rsidR="00DB5A1A" w14:paraId="003FCDCA" w14:textId="77777777" w:rsidTr="004D76A4">
        <w:trPr>
          <w:jc w:val="center"/>
        </w:trPr>
        <w:tc>
          <w:tcPr>
            <w:tcW w:w="576" w:type="dxa"/>
          </w:tcPr>
          <w:p w14:paraId="7CE66D4E" w14:textId="77777777" w:rsidR="00DB5A1A" w:rsidRPr="00201874" w:rsidRDefault="00DB5A1A" w:rsidP="004D76A4">
            <w:pPr>
              <w:pStyle w:val="ListParagraph"/>
              <w:spacing w:line="480" w:lineRule="auto"/>
              <w:ind w:left="0"/>
              <w:jc w:val="center"/>
              <w:rPr>
                <w:rFonts w:ascii="Times New Roman" w:hAnsi="Times New Roman" w:cs="Times New Roman"/>
                <w:sz w:val="22"/>
                <w:szCs w:val="22"/>
                <w:lang w:val="en-US"/>
              </w:rPr>
            </w:pPr>
            <w:r w:rsidRPr="00201874">
              <w:rPr>
                <w:rFonts w:ascii="Times New Roman" w:hAnsi="Times New Roman" w:cs="Times New Roman"/>
                <w:sz w:val="22"/>
                <w:szCs w:val="22"/>
                <w:lang w:val="en-US"/>
              </w:rPr>
              <w:t>2</w:t>
            </w:r>
          </w:p>
        </w:tc>
        <w:tc>
          <w:tcPr>
            <w:tcW w:w="1696" w:type="dxa"/>
          </w:tcPr>
          <w:p w14:paraId="2EFC3DB3" w14:textId="3001218C" w:rsidR="00DB5A1A" w:rsidRPr="008652FA" w:rsidRDefault="00DB5A1A" w:rsidP="00F51A0E">
            <w:pPr>
              <w:spacing w:after="200" w:line="276" w:lineRule="auto"/>
              <w:jc w:val="center"/>
              <w:rPr>
                <w:rFonts w:ascii="Times New Roman" w:eastAsia="SimSun" w:hAnsi="Times New Roman" w:cs="Times New Roman"/>
                <w:sz w:val="22"/>
                <w:szCs w:val="22"/>
                <w:lang w:val="en-ID"/>
              </w:rPr>
            </w:pPr>
            <w:r w:rsidRPr="008652FA">
              <w:rPr>
                <w:rFonts w:ascii="Times New Roman" w:hAnsi="Times New Roman" w:cs="Times New Roman"/>
                <w:sz w:val="22"/>
                <w:szCs w:val="22"/>
              </w:rPr>
              <w:t>Mengosongkan</w:t>
            </w:r>
            <w:r w:rsidR="007E55CE" w:rsidRPr="008652FA">
              <w:rPr>
                <w:rFonts w:ascii="Times New Roman" w:hAnsi="Times New Roman" w:cs="Times New Roman"/>
                <w:sz w:val="22"/>
                <w:szCs w:val="22"/>
              </w:rPr>
              <w:t xml:space="preserve"> </w:t>
            </w:r>
            <w:r w:rsidR="004800F3" w:rsidRPr="008652FA">
              <w:rPr>
                <w:rFonts w:ascii="Times New Roman" w:hAnsi="Times New Roman" w:cs="Times New Roman"/>
                <w:sz w:val="22"/>
                <w:szCs w:val="22"/>
              </w:rPr>
              <w:t xml:space="preserve">semua form </w:t>
            </w:r>
            <w:r w:rsidR="00531B22" w:rsidRPr="008652FA">
              <w:rPr>
                <w:rFonts w:ascii="Times New Roman" w:hAnsi="Times New Roman" w:cs="Times New Roman"/>
                <w:sz w:val="22"/>
                <w:szCs w:val="22"/>
              </w:rPr>
              <w:t xml:space="preserve">kecuali </w:t>
            </w:r>
            <w:r w:rsidR="007E55CE" w:rsidRPr="008652FA">
              <w:rPr>
                <w:rFonts w:ascii="Times New Roman" w:hAnsi="Times New Roman" w:cs="Times New Roman"/>
                <w:sz w:val="22"/>
                <w:szCs w:val="22"/>
              </w:rPr>
              <w:t xml:space="preserve">nama </w:t>
            </w:r>
            <w:r w:rsidRPr="008652FA">
              <w:rPr>
                <w:rFonts w:ascii="Times New Roman" w:hAnsi="Times New Roman" w:cs="Times New Roman"/>
                <w:sz w:val="22"/>
                <w:szCs w:val="22"/>
              </w:rPr>
              <w:t>barang</w:t>
            </w:r>
          </w:p>
        </w:tc>
        <w:tc>
          <w:tcPr>
            <w:tcW w:w="914" w:type="dxa"/>
          </w:tcPr>
          <w:p w14:paraId="1DD7D951" w14:textId="77777777" w:rsidR="00DB5A1A" w:rsidRPr="008652FA" w:rsidRDefault="00DB5A1A" w:rsidP="00F51A0E">
            <w:pPr>
              <w:pStyle w:val="ListParagraph"/>
              <w:ind w:left="0"/>
              <w:jc w:val="center"/>
              <w:rPr>
                <w:rFonts w:ascii="Times New Roman" w:hAnsi="Times New Roman" w:cs="Times New Roman"/>
                <w:sz w:val="22"/>
                <w:szCs w:val="22"/>
                <w:lang w:val="en-US"/>
              </w:rPr>
            </w:pPr>
            <w:r w:rsidRPr="008652FA">
              <w:rPr>
                <w:rFonts w:ascii="Times New Roman" w:hAnsi="Times New Roman" w:cs="Times New Roman"/>
                <w:sz w:val="22"/>
                <w:szCs w:val="22"/>
                <w:lang w:val="en-US"/>
              </w:rPr>
              <w:t xml:space="preserve">Tekan </w:t>
            </w:r>
            <w:proofErr w:type="spellStart"/>
            <w:r w:rsidRPr="008652FA">
              <w:rPr>
                <w:rFonts w:ascii="Times New Roman" w:hAnsi="Times New Roman" w:cs="Times New Roman"/>
                <w:sz w:val="22"/>
                <w:szCs w:val="22"/>
                <w:lang w:val="en-US"/>
              </w:rPr>
              <w:t>tombol</w:t>
            </w:r>
            <w:proofErr w:type="spellEnd"/>
            <w:r w:rsidRPr="008652FA">
              <w:rPr>
                <w:rFonts w:ascii="Times New Roman" w:hAnsi="Times New Roman" w:cs="Times New Roman"/>
                <w:sz w:val="22"/>
                <w:szCs w:val="22"/>
                <w:lang w:val="en-US"/>
              </w:rPr>
              <w:t xml:space="preserve"> </w:t>
            </w:r>
            <w:proofErr w:type="spellStart"/>
            <w:r w:rsidRPr="008652FA">
              <w:rPr>
                <w:rFonts w:ascii="Times New Roman" w:hAnsi="Times New Roman" w:cs="Times New Roman"/>
                <w:iCs/>
                <w:sz w:val="22"/>
                <w:szCs w:val="22"/>
                <w:lang w:val="en-US"/>
              </w:rPr>
              <w:t>tambahkan</w:t>
            </w:r>
            <w:proofErr w:type="spellEnd"/>
          </w:p>
        </w:tc>
        <w:tc>
          <w:tcPr>
            <w:tcW w:w="1629" w:type="dxa"/>
          </w:tcPr>
          <w:p w14:paraId="7CB8B15E" w14:textId="7A291B30" w:rsidR="00DB5A1A" w:rsidRPr="008652FA" w:rsidRDefault="004800F3" w:rsidP="00F51A0E">
            <w:pPr>
              <w:spacing w:after="200" w:line="276" w:lineRule="auto"/>
              <w:jc w:val="center"/>
              <w:rPr>
                <w:rFonts w:ascii="Times New Roman" w:eastAsia="SimSun" w:hAnsi="Times New Roman" w:cs="Times New Roman"/>
                <w:sz w:val="22"/>
                <w:szCs w:val="22"/>
                <w:lang w:val="en-ID"/>
              </w:rPr>
            </w:pPr>
            <w:r w:rsidRPr="008652FA">
              <w:rPr>
                <w:rFonts w:ascii="Times New Roman" w:hAnsi="Times New Roman" w:cs="Times New Roman"/>
                <w:sz w:val="22"/>
                <w:szCs w:val="22"/>
              </w:rPr>
              <w:t>Muncul peringatan “</w:t>
            </w:r>
            <w:proofErr w:type="spellStart"/>
            <w:r w:rsidR="00531B22" w:rsidRPr="008652FA">
              <w:rPr>
                <w:rFonts w:ascii="Times New Roman" w:hAnsi="Times New Roman" w:cs="Times New Roman"/>
                <w:iCs/>
                <w:sz w:val="22"/>
                <w:szCs w:val="22"/>
                <w:lang w:val="en-US"/>
              </w:rPr>
              <w:t>n</w:t>
            </w:r>
            <w:r w:rsidR="007E55CE" w:rsidRPr="008652FA">
              <w:rPr>
                <w:rFonts w:ascii="Times New Roman" w:hAnsi="Times New Roman" w:cs="Times New Roman"/>
                <w:iCs/>
                <w:sz w:val="22"/>
                <w:szCs w:val="22"/>
                <w:lang w:val="en-US"/>
              </w:rPr>
              <w:t>ama</w:t>
            </w:r>
            <w:proofErr w:type="spellEnd"/>
            <w:r w:rsidR="007E55CE" w:rsidRPr="008652FA">
              <w:rPr>
                <w:rFonts w:ascii="Times New Roman" w:hAnsi="Times New Roman" w:cs="Times New Roman"/>
                <w:iCs/>
                <w:sz w:val="22"/>
                <w:szCs w:val="22"/>
                <w:lang w:val="en-US"/>
              </w:rPr>
              <w:t xml:space="preserve"> </w:t>
            </w:r>
            <w:proofErr w:type="spellStart"/>
            <w:r w:rsidR="007E55CE" w:rsidRPr="008652FA">
              <w:rPr>
                <w:rFonts w:ascii="Times New Roman" w:hAnsi="Times New Roman" w:cs="Times New Roman"/>
                <w:iCs/>
                <w:sz w:val="22"/>
                <w:szCs w:val="22"/>
                <w:lang w:val="en-US"/>
              </w:rPr>
              <w:t>barang</w:t>
            </w:r>
            <w:proofErr w:type="spellEnd"/>
            <w:r w:rsidR="007E55CE" w:rsidRPr="008652FA">
              <w:rPr>
                <w:rFonts w:ascii="Times New Roman" w:hAnsi="Times New Roman" w:cs="Times New Roman"/>
                <w:iCs/>
                <w:sz w:val="22"/>
                <w:szCs w:val="22"/>
                <w:lang w:val="en-US"/>
              </w:rPr>
              <w:t xml:space="preserve"> </w:t>
            </w:r>
            <w:proofErr w:type="spellStart"/>
            <w:r w:rsidR="00DB5A1A" w:rsidRPr="008652FA">
              <w:rPr>
                <w:rFonts w:ascii="Times New Roman" w:hAnsi="Times New Roman" w:cs="Times New Roman"/>
                <w:iCs/>
                <w:sz w:val="22"/>
                <w:szCs w:val="22"/>
                <w:lang w:val="en-US"/>
              </w:rPr>
              <w:t>harus</w:t>
            </w:r>
            <w:proofErr w:type="spellEnd"/>
            <w:r w:rsidR="00DB5A1A" w:rsidRPr="008652FA">
              <w:rPr>
                <w:rFonts w:ascii="Times New Roman" w:hAnsi="Times New Roman" w:cs="Times New Roman"/>
                <w:iCs/>
                <w:sz w:val="22"/>
                <w:szCs w:val="22"/>
                <w:lang w:val="en-US"/>
              </w:rPr>
              <w:t xml:space="preserve"> </w:t>
            </w:r>
            <w:proofErr w:type="spellStart"/>
            <w:r w:rsidR="00DB5A1A" w:rsidRPr="008652FA">
              <w:rPr>
                <w:rFonts w:ascii="Times New Roman" w:hAnsi="Times New Roman" w:cs="Times New Roman"/>
                <w:iCs/>
                <w:sz w:val="22"/>
                <w:szCs w:val="22"/>
                <w:lang w:val="en-US"/>
              </w:rPr>
              <w:t>diisi</w:t>
            </w:r>
            <w:proofErr w:type="spellEnd"/>
            <w:r w:rsidRPr="008652FA">
              <w:rPr>
                <w:rFonts w:ascii="Times New Roman" w:hAnsi="Times New Roman" w:cs="Times New Roman"/>
                <w:iCs/>
                <w:sz w:val="22"/>
                <w:szCs w:val="22"/>
                <w:lang w:val="en-US"/>
              </w:rPr>
              <w:t>”</w:t>
            </w:r>
          </w:p>
        </w:tc>
        <w:tc>
          <w:tcPr>
            <w:tcW w:w="1085" w:type="dxa"/>
          </w:tcPr>
          <w:p w14:paraId="54796526" w14:textId="77777777" w:rsidR="00DB5A1A" w:rsidRPr="008652FA" w:rsidRDefault="00DB5A1A" w:rsidP="00F51A0E">
            <w:pPr>
              <w:pStyle w:val="ListParagraph"/>
              <w:ind w:left="0"/>
              <w:jc w:val="center"/>
              <w:rPr>
                <w:rFonts w:ascii="Times New Roman" w:hAnsi="Times New Roman" w:cs="Times New Roman"/>
                <w:sz w:val="22"/>
                <w:szCs w:val="22"/>
                <w:lang w:val="en-US"/>
              </w:rPr>
            </w:pPr>
            <w:proofErr w:type="spellStart"/>
            <w:r w:rsidRPr="008652FA">
              <w:rPr>
                <w:rFonts w:ascii="Times New Roman" w:hAnsi="Times New Roman" w:cs="Times New Roman"/>
                <w:sz w:val="22"/>
                <w:szCs w:val="22"/>
                <w:lang w:val="en-US"/>
              </w:rPr>
              <w:t>Sesuai</w:t>
            </w:r>
            <w:proofErr w:type="spellEnd"/>
            <w:r w:rsidRPr="008652FA">
              <w:rPr>
                <w:rFonts w:ascii="Times New Roman" w:hAnsi="Times New Roman" w:cs="Times New Roman"/>
                <w:sz w:val="22"/>
                <w:szCs w:val="22"/>
                <w:lang w:val="en-US"/>
              </w:rPr>
              <w:t xml:space="preserve"> </w:t>
            </w:r>
            <w:proofErr w:type="spellStart"/>
            <w:r w:rsidRPr="008652FA">
              <w:rPr>
                <w:rFonts w:ascii="Times New Roman" w:hAnsi="Times New Roman" w:cs="Times New Roman"/>
                <w:sz w:val="22"/>
                <w:szCs w:val="22"/>
                <w:lang w:val="en-US"/>
              </w:rPr>
              <w:t>harapan</w:t>
            </w:r>
            <w:proofErr w:type="spellEnd"/>
          </w:p>
        </w:tc>
        <w:tc>
          <w:tcPr>
            <w:tcW w:w="894" w:type="dxa"/>
          </w:tcPr>
          <w:p w14:paraId="3B4F96DE" w14:textId="77777777" w:rsidR="00201F99" w:rsidRPr="008652FA" w:rsidRDefault="00201F99" w:rsidP="00F51A0E">
            <w:pPr>
              <w:pStyle w:val="ListParagraph"/>
              <w:ind w:left="0"/>
              <w:jc w:val="center"/>
              <w:rPr>
                <w:rFonts w:ascii="Times New Roman" w:hAnsi="Times New Roman" w:cs="Times New Roman"/>
                <w:sz w:val="22"/>
                <w:szCs w:val="22"/>
                <w:lang w:val="en-US"/>
              </w:rPr>
            </w:pPr>
            <w:r w:rsidRPr="008652FA">
              <w:rPr>
                <w:rFonts w:ascii="Times New Roman" w:hAnsi="Times New Roman" w:cs="Times New Roman"/>
                <w:sz w:val="22"/>
                <w:szCs w:val="22"/>
                <w:lang w:val="en-US"/>
              </w:rPr>
              <w:t>Valid</w:t>
            </w:r>
          </w:p>
          <w:p w14:paraId="502A4256" w14:textId="05C03F78" w:rsidR="00DB5A1A" w:rsidRPr="008652FA" w:rsidRDefault="00DB5A1A" w:rsidP="00F51A0E">
            <w:pPr>
              <w:pStyle w:val="ListParagraph"/>
              <w:ind w:left="0"/>
              <w:jc w:val="center"/>
              <w:rPr>
                <w:rFonts w:ascii="Times New Roman" w:hAnsi="Times New Roman" w:cs="Times New Roman"/>
                <w:sz w:val="22"/>
                <w:szCs w:val="22"/>
                <w:lang w:val="en-US"/>
              </w:rPr>
            </w:pPr>
          </w:p>
        </w:tc>
      </w:tr>
      <w:tr w:rsidR="007E55CE" w14:paraId="5A3345C9" w14:textId="77777777" w:rsidTr="004D76A4">
        <w:trPr>
          <w:jc w:val="center"/>
        </w:trPr>
        <w:tc>
          <w:tcPr>
            <w:tcW w:w="576" w:type="dxa"/>
          </w:tcPr>
          <w:p w14:paraId="7066EC8A" w14:textId="0BECF399" w:rsidR="007E55CE" w:rsidRPr="00201874" w:rsidRDefault="004800F3" w:rsidP="007E55CE">
            <w:pPr>
              <w:pStyle w:val="ListParagraph"/>
              <w:spacing w:line="480" w:lineRule="auto"/>
              <w:ind w:left="0"/>
              <w:jc w:val="center"/>
              <w:rPr>
                <w:rFonts w:ascii="Times New Roman" w:hAnsi="Times New Roman" w:cs="Times New Roman"/>
                <w:lang w:val="en-US"/>
              </w:rPr>
            </w:pPr>
            <w:r>
              <w:rPr>
                <w:rFonts w:ascii="Times New Roman" w:hAnsi="Times New Roman" w:cs="Times New Roman"/>
                <w:lang w:val="en-US"/>
              </w:rPr>
              <w:t>3</w:t>
            </w:r>
          </w:p>
        </w:tc>
        <w:tc>
          <w:tcPr>
            <w:tcW w:w="1696" w:type="dxa"/>
          </w:tcPr>
          <w:p w14:paraId="378D6D68" w14:textId="04F6BA7C" w:rsidR="007E55CE" w:rsidRPr="008652FA" w:rsidRDefault="004800F3" w:rsidP="00F51A0E">
            <w:pPr>
              <w:spacing w:after="200" w:line="276" w:lineRule="auto"/>
              <w:jc w:val="center"/>
              <w:rPr>
                <w:rFonts w:ascii="Times New Roman" w:eastAsia="SimSun" w:hAnsi="Times New Roman" w:cs="Times New Roman"/>
                <w:sz w:val="22"/>
                <w:szCs w:val="22"/>
                <w:lang w:val="en-ID"/>
              </w:rPr>
            </w:pPr>
            <w:r w:rsidRPr="008652FA">
              <w:rPr>
                <w:rFonts w:ascii="Times New Roman" w:hAnsi="Times New Roman" w:cs="Times New Roman"/>
                <w:sz w:val="22"/>
                <w:szCs w:val="22"/>
              </w:rPr>
              <w:t xml:space="preserve">Mengisi semua form kecuali </w:t>
            </w:r>
            <w:r w:rsidR="007E55CE" w:rsidRPr="008652FA">
              <w:rPr>
                <w:rFonts w:ascii="Times New Roman" w:hAnsi="Times New Roman" w:cs="Times New Roman"/>
                <w:sz w:val="22"/>
                <w:szCs w:val="22"/>
              </w:rPr>
              <w:t>foto barang</w:t>
            </w:r>
          </w:p>
        </w:tc>
        <w:tc>
          <w:tcPr>
            <w:tcW w:w="914" w:type="dxa"/>
          </w:tcPr>
          <w:p w14:paraId="47AB119D" w14:textId="06C524B4" w:rsidR="007E55CE" w:rsidRPr="008652FA" w:rsidRDefault="007E55CE" w:rsidP="00F51A0E">
            <w:pPr>
              <w:pStyle w:val="ListParagraph"/>
              <w:ind w:left="0"/>
              <w:jc w:val="center"/>
              <w:rPr>
                <w:rFonts w:ascii="Times New Roman" w:hAnsi="Times New Roman" w:cs="Times New Roman"/>
                <w:sz w:val="22"/>
                <w:szCs w:val="22"/>
                <w:lang w:val="en-US"/>
              </w:rPr>
            </w:pPr>
            <w:r w:rsidRPr="008652FA">
              <w:rPr>
                <w:rFonts w:ascii="Times New Roman" w:hAnsi="Times New Roman" w:cs="Times New Roman"/>
                <w:sz w:val="22"/>
                <w:szCs w:val="22"/>
                <w:lang w:val="en-US"/>
              </w:rPr>
              <w:t xml:space="preserve">Tekan </w:t>
            </w:r>
            <w:proofErr w:type="spellStart"/>
            <w:r w:rsidRPr="008652FA">
              <w:rPr>
                <w:rFonts w:ascii="Times New Roman" w:hAnsi="Times New Roman" w:cs="Times New Roman"/>
                <w:sz w:val="22"/>
                <w:szCs w:val="22"/>
                <w:lang w:val="en-US"/>
              </w:rPr>
              <w:t>tombol</w:t>
            </w:r>
            <w:proofErr w:type="spellEnd"/>
            <w:r w:rsidRPr="008652FA">
              <w:rPr>
                <w:rFonts w:ascii="Times New Roman" w:hAnsi="Times New Roman" w:cs="Times New Roman"/>
                <w:sz w:val="22"/>
                <w:szCs w:val="22"/>
                <w:lang w:val="en-US"/>
              </w:rPr>
              <w:t xml:space="preserve"> </w:t>
            </w:r>
            <w:proofErr w:type="spellStart"/>
            <w:r w:rsidRPr="008652FA">
              <w:rPr>
                <w:rFonts w:ascii="Times New Roman" w:hAnsi="Times New Roman" w:cs="Times New Roman"/>
                <w:iCs/>
                <w:sz w:val="22"/>
                <w:szCs w:val="22"/>
                <w:lang w:val="en-US"/>
              </w:rPr>
              <w:t>tambahkan</w:t>
            </w:r>
            <w:proofErr w:type="spellEnd"/>
          </w:p>
        </w:tc>
        <w:tc>
          <w:tcPr>
            <w:tcW w:w="1629" w:type="dxa"/>
          </w:tcPr>
          <w:p w14:paraId="08CF7DEB" w14:textId="1205635B" w:rsidR="007E55CE" w:rsidRPr="008652FA" w:rsidRDefault="00F51A0E" w:rsidP="00F51A0E">
            <w:pPr>
              <w:pStyle w:val="ListParagraph"/>
              <w:ind w:left="0"/>
              <w:jc w:val="center"/>
              <w:rPr>
                <w:rFonts w:ascii="Times New Roman" w:hAnsi="Times New Roman" w:cs="Times New Roman"/>
                <w:iCs/>
                <w:sz w:val="22"/>
                <w:szCs w:val="22"/>
                <w:lang w:val="en-US"/>
              </w:rPr>
            </w:pPr>
            <w:r w:rsidRPr="008652FA">
              <w:rPr>
                <w:rFonts w:ascii="Times New Roman" w:hAnsi="Times New Roman" w:cs="Times New Roman"/>
                <w:sz w:val="22"/>
                <w:szCs w:val="22"/>
              </w:rPr>
              <w:t xml:space="preserve">Muncul peringatan </w:t>
            </w:r>
            <w:r w:rsidR="004800F3" w:rsidRPr="008652FA">
              <w:rPr>
                <w:rFonts w:ascii="Times New Roman" w:hAnsi="Times New Roman" w:cs="Times New Roman"/>
                <w:iCs/>
                <w:sz w:val="22"/>
                <w:szCs w:val="22"/>
                <w:lang w:val="en-US"/>
              </w:rPr>
              <w:t>“</w:t>
            </w:r>
            <w:proofErr w:type="spellStart"/>
            <w:r w:rsidR="007E55CE" w:rsidRPr="008652FA">
              <w:rPr>
                <w:rFonts w:ascii="Times New Roman" w:hAnsi="Times New Roman" w:cs="Times New Roman"/>
                <w:iCs/>
                <w:sz w:val="22"/>
                <w:szCs w:val="22"/>
                <w:lang w:val="en-US"/>
              </w:rPr>
              <w:t>no</w:t>
            </w:r>
            <w:proofErr w:type="spellEnd"/>
            <w:r w:rsidR="005441C5" w:rsidRPr="008652FA">
              <w:rPr>
                <w:rFonts w:ascii="Times New Roman" w:hAnsi="Times New Roman" w:cs="Times New Roman"/>
                <w:iCs/>
                <w:sz w:val="22"/>
                <w:szCs w:val="22"/>
                <w:lang w:val="en-US"/>
              </w:rPr>
              <w:t xml:space="preserve"> </w:t>
            </w:r>
            <w:r w:rsidR="007E55CE" w:rsidRPr="008652FA">
              <w:rPr>
                <w:rFonts w:ascii="Times New Roman" w:hAnsi="Times New Roman" w:cs="Times New Roman"/>
                <w:iCs/>
                <w:sz w:val="22"/>
                <w:szCs w:val="22"/>
                <w:lang w:val="en-US"/>
              </w:rPr>
              <w:t>file selected</w:t>
            </w:r>
            <w:r w:rsidR="004800F3" w:rsidRPr="008652FA">
              <w:rPr>
                <w:rFonts w:ascii="Times New Roman" w:hAnsi="Times New Roman" w:cs="Times New Roman"/>
                <w:iCs/>
                <w:sz w:val="22"/>
                <w:szCs w:val="22"/>
                <w:lang w:val="en-US"/>
              </w:rPr>
              <w:t>”</w:t>
            </w:r>
          </w:p>
        </w:tc>
        <w:tc>
          <w:tcPr>
            <w:tcW w:w="1085" w:type="dxa"/>
          </w:tcPr>
          <w:p w14:paraId="1B1E5799" w14:textId="122F90D6" w:rsidR="007E55CE" w:rsidRPr="008652FA" w:rsidRDefault="007E55CE" w:rsidP="00F51A0E">
            <w:pPr>
              <w:pStyle w:val="ListParagraph"/>
              <w:ind w:left="0"/>
              <w:jc w:val="center"/>
              <w:rPr>
                <w:rFonts w:ascii="Times New Roman" w:hAnsi="Times New Roman" w:cs="Times New Roman"/>
                <w:sz w:val="22"/>
                <w:szCs w:val="22"/>
                <w:lang w:val="en-US"/>
              </w:rPr>
            </w:pPr>
            <w:proofErr w:type="spellStart"/>
            <w:r w:rsidRPr="008652FA">
              <w:rPr>
                <w:rFonts w:ascii="Times New Roman" w:hAnsi="Times New Roman" w:cs="Times New Roman"/>
                <w:sz w:val="22"/>
                <w:szCs w:val="22"/>
                <w:lang w:val="en-US"/>
              </w:rPr>
              <w:t>Sesuai</w:t>
            </w:r>
            <w:proofErr w:type="spellEnd"/>
            <w:r w:rsidRPr="008652FA">
              <w:rPr>
                <w:rFonts w:ascii="Times New Roman" w:hAnsi="Times New Roman" w:cs="Times New Roman"/>
                <w:sz w:val="22"/>
                <w:szCs w:val="22"/>
                <w:lang w:val="en-US"/>
              </w:rPr>
              <w:t xml:space="preserve"> </w:t>
            </w:r>
            <w:proofErr w:type="spellStart"/>
            <w:r w:rsidRPr="008652FA">
              <w:rPr>
                <w:rFonts w:ascii="Times New Roman" w:hAnsi="Times New Roman" w:cs="Times New Roman"/>
                <w:sz w:val="22"/>
                <w:szCs w:val="22"/>
                <w:lang w:val="en-US"/>
              </w:rPr>
              <w:t>harapan</w:t>
            </w:r>
            <w:proofErr w:type="spellEnd"/>
          </w:p>
        </w:tc>
        <w:tc>
          <w:tcPr>
            <w:tcW w:w="894" w:type="dxa"/>
          </w:tcPr>
          <w:p w14:paraId="45D41598" w14:textId="77777777" w:rsidR="007E55CE" w:rsidRPr="008652FA" w:rsidRDefault="007E55CE" w:rsidP="00F51A0E">
            <w:pPr>
              <w:pStyle w:val="ListParagraph"/>
              <w:ind w:left="0"/>
              <w:jc w:val="center"/>
              <w:rPr>
                <w:rFonts w:ascii="Times New Roman" w:hAnsi="Times New Roman" w:cs="Times New Roman"/>
                <w:sz w:val="22"/>
                <w:szCs w:val="22"/>
                <w:lang w:val="en-US"/>
              </w:rPr>
            </w:pPr>
            <w:r w:rsidRPr="008652FA">
              <w:rPr>
                <w:rFonts w:ascii="Times New Roman" w:hAnsi="Times New Roman" w:cs="Times New Roman"/>
                <w:sz w:val="22"/>
                <w:szCs w:val="22"/>
                <w:lang w:val="en-US"/>
              </w:rPr>
              <w:t>Valid</w:t>
            </w:r>
          </w:p>
          <w:p w14:paraId="76133709" w14:textId="77777777" w:rsidR="007E55CE" w:rsidRPr="008652FA" w:rsidRDefault="007E55CE" w:rsidP="00F51A0E">
            <w:pPr>
              <w:pStyle w:val="ListParagraph"/>
              <w:ind w:left="0"/>
              <w:jc w:val="center"/>
              <w:rPr>
                <w:rFonts w:ascii="Times New Roman" w:hAnsi="Times New Roman" w:cs="Times New Roman"/>
                <w:sz w:val="22"/>
                <w:szCs w:val="22"/>
                <w:lang w:val="en-US"/>
              </w:rPr>
            </w:pPr>
          </w:p>
        </w:tc>
      </w:tr>
      <w:tr w:rsidR="007E55CE" w14:paraId="5F99B0B2" w14:textId="77777777" w:rsidTr="004D76A4">
        <w:trPr>
          <w:jc w:val="center"/>
        </w:trPr>
        <w:tc>
          <w:tcPr>
            <w:tcW w:w="576" w:type="dxa"/>
          </w:tcPr>
          <w:p w14:paraId="797379C5" w14:textId="6E9F682F" w:rsidR="007E55CE" w:rsidRPr="00201874" w:rsidRDefault="004800F3" w:rsidP="007E55CE">
            <w:pPr>
              <w:pStyle w:val="ListParagraph"/>
              <w:spacing w:line="480" w:lineRule="auto"/>
              <w:ind w:left="0"/>
              <w:jc w:val="center"/>
              <w:rPr>
                <w:rFonts w:ascii="Times New Roman" w:hAnsi="Times New Roman" w:cs="Times New Roman"/>
                <w:lang w:val="en-US"/>
              </w:rPr>
            </w:pPr>
            <w:r>
              <w:rPr>
                <w:rFonts w:ascii="Times New Roman" w:hAnsi="Times New Roman" w:cs="Times New Roman"/>
                <w:lang w:val="en-US"/>
              </w:rPr>
              <w:t>4</w:t>
            </w:r>
          </w:p>
        </w:tc>
        <w:tc>
          <w:tcPr>
            <w:tcW w:w="1696" w:type="dxa"/>
          </w:tcPr>
          <w:p w14:paraId="5E13775C" w14:textId="0081B05C" w:rsidR="007E55CE" w:rsidRPr="008652FA" w:rsidRDefault="007E55CE" w:rsidP="00F51A0E">
            <w:pPr>
              <w:pStyle w:val="ListParagraph"/>
              <w:ind w:left="0"/>
              <w:jc w:val="center"/>
              <w:rPr>
                <w:rFonts w:ascii="Times New Roman" w:hAnsi="Times New Roman" w:cs="Times New Roman"/>
                <w:sz w:val="22"/>
                <w:szCs w:val="22"/>
              </w:rPr>
            </w:pPr>
            <w:r w:rsidRPr="008652FA">
              <w:rPr>
                <w:rFonts w:ascii="Times New Roman" w:hAnsi="Times New Roman" w:cs="Times New Roman"/>
                <w:sz w:val="22"/>
                <w:szCs w:val="22"/>
              </w:rPr>
              <w:t>Gunakan Barang Untuk Dipinjam “Ya”</w:t>
            </w:r>
          </w:p>
        </w:tc>
        <w:tc>
          <w:tcPr>
            <w:tcW w:w="914" w:type="dxa"/>
          </w:tcPr>
          <w:p w14:paraId="2BD6DF29" w14:textId="0A25F617" w:rsidR="007E55CE" w:rsidRPr="008652FA" w:rsidRDefault="007E55CE" w:rsidP="00F51A0E">
            <w:pPr>
              <w:pStyle w:val="ListParagraph"/>
              <w:ind w:left="0"/>
              <w:jc w:val="center"/>
              <w:rPr>
                <w:rFonts w:ascii="Times New Roman" w:hAnsi="Times New Roman" w:cs="Times New Roman"/>
                <w:sz w:val="22"/>
                <w:szCs w:val="22"/>
                <w:lang w:val="en-US"/>
              </w:rPr>
            </w:pPr>
            <w:r w:rsidRPr="008652FA">
              <w:rPr>
                <w:rFonts w:ascii="Times New Roman" w:hAnsi="Times New Roman" w:cs="Times New Roman"/>
                <w:sz w:val="22"/>
                <w:szCs w:val="22"/>
                <w:lang w:val="en-US"/>
              </w:rPr>
              <w:t xml:space="preserve">Tekan </w:t>
            </w:r>
            <w:proofErr w:type="spellStart"/>
            <w:r w:rsidRPr="008652FA">
              <w:rPr>
                <w:rFonts w:ascii="Times New Roman" w:hAnsi="Times New Roman" w:cs="Times New Roman"/>
                <w:sz w:val="22"/>
                <w:szCs w:val="22"/>
                <w:lang w:val="en-US"/>
              </w:rPr>
              <w:t>tombol</w:t>
            </w:r>
            <w:proofErr w:type="spellEnd"/>
            <w:r w:rsidRPr="008652FA">
              <w:rPr>
                <w:rFonts w:ascii="Times New Roman" w:hAnsi="Times New Roman" w:cs="Times New Roman"/>
                <w:sz w:val="22"/>
                <w:szCs w:val="22"/>
                <w:lang w:val="en-US"/>
              </w:rPr>
              <w:t xml:space="preserve"> </w:t>
            </w:r>
            <w:proofErr w:type="spellStart"/>
            <w:r w:rsidRPr="008652FA">
              <w:rPr>
                <w:rFonts w:ascii="Times New Roman" w:hAnsi="Times New Roman" w:cs="Times New Roman"/>
                <w:iCs/>
                <w:sz w:val="22"/>
                <w:szCs w:val="22"/>
                <w:lang w:val="en-US"/>
              </w:rPr>
              <w:t>tambahkan</w:t>
            </w:r>
            <w:proofErr w:type="spellEnd"/>
          </w:p>
        </w:tc>
        <w:tc>
          <w:tcPr>
            <w:tcW w:w="1629" w:type="dxa"/>
          </w:tcPr>
          <w:p w14:paraId="6D3C0075" w14:textId="2DA01416" w:rsidR="007E55CE" w:rsidRPr="008652FA" w:rsidRDefault="004800F3" w:rsidP="00F51A0E">
            <w:pPr>
              <w:spacing w:after="200" w:line="276" w:lineRule="auto"/>
              <w:jc w:val="center"/>
              <w:rPr>
                <w:rFonts w:ascii="Times New Roman" w:eastAsia="SimSun" w:hAnsi="Times New Roman" w:cs="Times New Roman"/>
                <w:sz w:val="22"/>
                <w:szCs w:val="22"/>
                <w:lang w:val="en-ID"/>
              </w:rPr>
            </w:pPr>
            <w:r w:rsidRPr="008652FA">
              <w:rPr>
                <w:rFonts w:ascii="Times New Roman" w:hAnsi="Times New Roman" w:cs="Times New Roman"/>
                <w:sz w:val="22"/>
                <w:szCs w:val="22"/>
              </w:rPr>
              <w:t xml:space="preserve">Muncul </w:t>
            </w:r>
            <w:r w:rsidR="007E55CE" w:rsidRPr="008652FA">
              <w:rPr>
                <w:rFonts w:ascii="Times New Roman" w:hAnsi="Times New Roman" w:cs="Times New Roman"/>
                <w:iCs/>
                <w:sz w:val="22"/>
                <w:szCs w:val="22"/>
                <w:lang w:val="en-US"/>
              </w:rPr>
              <w:t xml:space="preserve">“Ya” </w:t>
            </w:r>
            <w:r w:rsidR="00531B22" w:rsidRPr="008652FA">
              <w:rPr>
                <w:rFonts w:ascii="Times New Roman" w:hAnsi="Times New Roman" w:cs="Times New Roman"/>
                <w:sz w:val="22"/>
                <w:szCs w:val="22"/>
              </w:rPr>
              <w:t>g</w:t>
            </w:r>
            <w:r w:rsidR="007E55CE" w:rsidRPr="008652FA">
              <w:rPr>
                <w:rFonts w:ascii="Times New Roman" w:hAnsi="Times New Roman" w:cs="Times New Roman"/>
                <w:sz w:val="22"/>
                <w:szCs w:val="22"/>
              </w:rPr>
              <w:t xml:space="preserve">unakan </w:t>
            </w:r>
            <w:r w:rsidR="00531B22" w:rsidRPr="008652FA">
              <w:rPr>
                <w:rFonts w:ascii="Times New Roman" w:hAnsi="Times New Roman" w:cs="Times New Roman"/>
                <w:sz w:val="22"/>
                <w:szCs w:val="22"/>
              </w:rPr>
              <w:t>b</w:t>
            </w:r>
            <w:r w:rsidR="007E55CE" w:rsidRPr="008652FA">
              <w:rPr>
                <w:rFonts w:ascii="Times New Roman" w:hAnsi="Times New Roman" w:cs="Times New Roman"/>
                <w:sz w:val="22"/>
                <w:szCs w:val="22"/>
              </w:rPr>
              <w:t xml:space="preserve">arang </w:t>
            </w:r>
            <w:r w:rsidR="00531B22" w:rsidRPr="008652FA">
              <w:rPr>
                <w:rFonts w:ascii="Times New Roman" w:hAnsi="Times New Roman" w:cs="Times New Roman"/>
                <w:sz w:val="22"/>
                <w:szCs w:val="22"/>
              </w:rPr>
              <w:t>u</w:t>
            </w:r>
            <w:r w:rsidR="007E55CE" w:rsidRPr="008652FA">
              <w:rPr>
                <w:rFonts w:ascii="Times New Roman" w:hAnsi="Times New Roman" w:cs="Times New Roman"/>
                <w:sz w:val="22"/>
                <w:szCs w:val="22"/>
              </w:rPr>
              <w:t xml:space="preserve">ntuk </w:t>
            </w:r>
            <w:r w:rsidR="00531B22" w:rsidRPr="008652FA">
              <w:rPr>
                <w:rFonts w:ascii="Times New Roman" w:hAnsi="Times New Roman" w:cs="Times New Roman"/>
                <w:sz w:val="22"/>
                <w:szCs w:val="22"/>
              </w:rPr>
              <w:t>d</w:t>
            </w:r>
            <w:r w:rsidR="007E55CE" w:rsidRPr="008652FA">
              <w:rPr>
                <w:rFonts w:ascii="Times New Roman" w:hAnsi="Times New Roman" w:cs="Times New Roman"/>
                <w:sz w:val="22"/>
                <w:szCs w:val="22"/>
              </w:rPr>
              <w:t>ipinjam</w:t>
            </w:r>
          </w:p>
        </w:tc>
        <w:tc>
          <w:tcPr>
            <w:tcW w:w="1085" w:type="dxa"/>
          </w:tcPr>
          <w:p w14:paraId="31EA7D2B" w14:textId="5D421C11" w:rsidR="007E55CE" w:rsidRPr="008652FA" w:rsidRDefault="007E55CE" w:rsidP="00F51A0E">
            <w:pPr>
              <w:pStyle w:val="ListParagraph"/>
              <w:ind w:left="0"/>
              <w:jc w:val="center"/>
              <w:rPr>
                <w:rFonts w:ascii="Times New Roman" w:hAnsi="Times New Roman" w:cs="Times New Roman"/>
                <w:sz w:val="22"/>
                <w:szCs w:val="22"/>
                <w:lang w:val="en-US"/>
              </w:rPr>
            </w:pPr>
            <w:proofErr w:type="spellStart"/>
            <w:r w:rsidRPr="008652FA">
              <w:rPr>
                <w:rFonts w:ascii="Times New Roman" w:hAnsi="Times New Roman" w:cs="Times New Roman"/>
                <w:sz w:val="22"/>
                <w:szCs w:val="22"/>
                <w:lang w:val="en-US"/>
              </w:rPr>
              <w:t>Sesuai</w:t>
            </w:r>
            <w:proofErr w:type="spellEnd"/>
            <w:r w:rsidRPr="008652FA">
              <w:rPr>
                <w:rFonts w:ascii="Times New Roman" w:hAnsi="Times New Roman" w:cs="Times New Roman"/>
                <w:sz w:val="22"/>
                <w:szCs w:val="22"/>
                <w:lang w:val="en-US"/>
              </w:rPr>
              <w:t xml:space="preserve"> </w:t>
            </w:r>
            <w:proofErr w:type="spellStart"/>
            <w:r w:rsidRPr="008652FA">
              <w:rPr>
                <w:rFonts w:ascii="Times New Roman" w:hAnsi="Times New Roman" w:cs="Times New Roman"/>
                <w:sz w:val="22"/>
                <w:szCs w:val="22"/>
                <w:lang w:val="en-US"/>
              </w:rPr>
              <w:t>harapan</w:t>
            </w:r>
            <w:proofErr w:type="spellEnd"/>
          </w:p>
        </w:tc>
        <w:tc>
          <w:tcPr>
            <w:tcW w:w="894" w:type="dxa"/>
          </w:tcPr>
          <w:p w14:paraId="4C3BAAE4" w14:textId="77777777" w:rsidR="007E55CE" w:rsidRPr="008652FA" w:rsidRDefault="007E55CE" w:rsidP="00F51A0E">
            <w:pPr>
              <w:pStyle w:val="ListParagraph"/>
              <w:ind w:left="0"/>
              <w:jc w:val="center"/>
              <w:rPr>
                <w:rFonts w:ascii="Times New Roman" w:hAnsi="Times New Roman" w:cs="Times New Roman"/>
                <w:sz w:val="22"/>
                <w:szCs w:val="22"/>
                <w:lang w:val="en-US"/>
              </w:rPr>
            </w:pPr>
            <w:r w:rsidRPr="008652FA">
              <w:rPr>
                <w:rFonts w:ascii="Times New Roman" w:hAnsi="Times New Roman" w:cs="Times New Roman"/>
                <w:sz w:val="22"/>
                <w:szCs w:val="22"/>
                <w:lang w:val="en-US"/>
              </w:rPr>
              <w:t>Valid</w:t>
            </w:r>
          </w:p>
          <w:p w14:paraId="0BD0AD6C" w14:textId="77777777" w:rsidR="007E55CE" w:rsidRPr="008652FA" w:rsidRDefault="007E55CE" w:rsidP="00F51A0E">
            <w:pPr>
              <w:pStyle w:val="ListParagraph"/>
              <w:ind w:left="0"/>
              <w:jc w:val="center"/>
              <w:rPr>
                <w:rFonts w:ascii="Times New Roman" w:hAnsi="Times New Roman" w:cs="Times New Roman"/>
                <w:sz w:val="22"/>
                <w:szCs w:val="22"/>
                <w:lang w:val="en-US"/>
              </w:rPr>
            </w:pPr>
          </w:p>
        </w:tc>
      </w:tr>
      <w:tr w:rsidR="007E55CE" w14:paraId="174AB871" w14:textId="77777777" w:rsidTr="004D76A4">
        <w:trPr>
          <w:jc w:val="center"/>
        </w:trPr>
        <w:tc>
          <w:tcPr>
            <w:tcW w:w="576" w:type="dxa"/>
          </w:tcPr>
          <w:p w14:paraId="69CF7AEB" w14:textId="7A28C70C" w:rsidR="007E55CE" w:rsidRDefault="00F51A0E" w:rsidP="007E55CE">
            <w:pPr>
              <w:pStyle w:val="ListParagraph"/>
              <w:spacing w:line="480" w:lineRule="auto"/>
              <w:ind w:left="0"/>
              <w:jc w:val="center"/>
              <w:rPr>
                <w:rFonts w:ascii="Times New Roman" w:hAnsi="Times New Roman" w:cs="Times New Roman"/>
                <w:lang w:val="en-US"/>
              </w:rPr>
            </w:pPr>
            <w:r>
              <w:rPr>
                <w:rFonts w:ascii="Times New Roman" w:hAnsi="Times New Roman" w:cs="Times New Roman"/>
                <w:lang w:val="en-US"/>
              </w:rPr>
              <w:t>5</w:t>
            </w:r>
          </w:p>
        </w:tc>
        <w:tc>
          <w:tcPr>
            <w:tcW w:w="1696" w:type="dxa"/>
          </w:tcPr>
          <w:p w14:paraId="57AB7079" w14:textId="471A9C04" w:rsidR="007E55CE" w:rsidRPr="008652FA" w:rsidRDefault="007E55CE" w:rsidP="00F51A0E">
            <w:pPr>
              <w:pStyle w:val="ListParagraph"/>
              <w:ind w:left="0"/>
              <w:jc w:val="center"/>
              <w:rPr>
                <w:rFonts w:ascii="Times New Roman" w:hAnsi="Times New Roman" w:cs="Times New Roman"/>
                <w:sz w:val="22"/>
                <w:szCs w:val="22"/>
              </w:rPr>
            </w:pPr>
            <w:r w:rsidRPr="008652FA">
              <w:rPr>
                <w:rFonts w:ascii="Times New Roman" w:hAnsi="Times New Roman" w:cs="Times New Roman"/>
                <w:sz w:val="22"/>
                <w:szCs w:val="22"/>
              </w:rPr>
              <w:t>Gunakan Barang Untuk Dipinjam “Tidak”</w:t>
            </w:r>
          </w:p>
        </w:tc>
        <w:tc>
          <w:tcPr>
            <w:tcW w:w="914" w:type="dxa"/>
          </w:tcPr>
          <w:p w14:paraId="6706A965" w14:textId="261509A2" w:rsidR="007E55CE" w:rsidRPr="008652FA" w:rsidRDefault="007E55CE" w:rsidP="00F51A0E">
            <w:pPr>
              <w:pStyle w:val="ListParagraph"/>
              <w:ind w:left="0"/>
              <w:jc w:val="center"/>
              <w:rPr>
                <w:rFonts w:ascii="Times New Roman" w:hAnsi="Times New Roman" w:cs="Times New Roman"/>
                <w:sz w:val="22"/>
                <w:szCs w:val="22"/>
                <w:lang w:val="en-US"/>
              </w:rPr>
            </w:pPr>
            <w:r w:rsidRPr="008652FA">
              <w:rPr>
                <w:rFonts w:ascii="Times New Roman" w:hAnsi="Times New Roman" w:cs="Times New Roman"/>
                <w:sz w:val="22"/>
                <w:szCs w:val="22"/>
                <w:lang w:val="en-US"/>
              </w:rPr>
              <w:t xml:space="preserve">Tekan </w:t>
            </w:r>
            <w:proofErr w:type="spellStart"/>
            <w:r w:rsidRPr="008652FA">
              <w:rPr>
                <w:rFonts w:ascii="Times New Roman" w:hAnsi="Times New Roman" w:cs="Times New Roman"/>
                <w:sz w:val="22"/>
                <w:szCs w:val="22"/>
                <w:lang w:val="en-US"/>
              </w:rPr>
              <w:t>tombol</w:t>
            </w:r>
            <w:proofErr w:type="spellEnd"/>
            <w:r w:rsidRPr="008652FA">
              <w:rPr>
                <w:rFonts w:ascii="Times New Roman" w:hAnsi="Times New Roman" w:cs="Times New Roman"/>
                <w:sz w:val="22"/>
                <w:szCs w:val="22"/>
                <w:lang w:val="en-US"/>
              </w:rPr>
              <w:t xml:space="preserve"> </w:t>
            </w:r>
            <w:proofErr w:type="spellStart"/>
            <w:r w:rsidRPr="008652FA">
              <w:rPr>
                <w:rFonts w:ascii="Times New Roman" w:hAnsi="Times New Roman" w:cs="Times New Roman"/>
                <w:iCs/>
                <w:sz w:val="22"/>
                <w:szCs w:val="22"/>
                <w:lang w:val="en-US"/>
              </w:rPr>
              <w:t>tambahkan</w:t>
            </w:r>
            <w:proofErr w:type="spellEnd"/>
          </w:p>
        </w:tc>
        <w:tc>
          <w:tcPr>
            <w:tcW w:w="1629" w:type="dxa"/>
          </w:tcPr>
          <w:p w14:paraId="059D86EC" w14:textId="17D2DAA6" w:rsidR="007E55CE" w:rsidRPr="008652FA" w:rsidRDefault="00F51A0E" w:rsidP="00F51A0E">
            <w:pPr>
              <w:spacing w:after="200" w:line="276" w:lineRule="auto"/>
              <w:jc w:val="center"/>
              <w:rPr>
                <w:rFonts w:ascii="Times New Roman" w:eastAsia="SimSun" w:hAnsi="Times New Roman" w:cs="Times New Roman"/>
                <w:sz w:val="22"/>
                <w:szCs w:val="22"/>
                <w:lang w:val="en-ID"/>
              </w:rPr>
            </w:pPr>
            <w:r w:rsidRPr="008652FA">
              <w:rPr>
                <w:rFonts w:ascii="Times New Roman" w:hAnsi="Times New Roman" w:cs="Times New Roman"/>
                <w:sz w:val="22"/>
                <w:szCs w:val="22"/>
              </w:rPr>
              <w:t xml:space="preserve">Muncul </w:t>
            </w:r>
            <w:r w:rsidR="007E55CE" w:rsidRPr="008652FA">
              <w:rPr>
                <w:rFonts w:ascii="Times New Roman" w:hAnsi="Times New Roman" w:cs="Times New Roman"/>
                <w:iCs/>
                <w:sz w:val="22"/>
                <w:szCs w:val="22"/>
                <w:lang w:val="en-US"/>
              </w:rPr>
              <w:t>“</w:t>
            </w:r>
            <w:r w:rsidR="004A07A3" w:rsidRPr="008652FA">
              <w:rPr>
                <w:rFonts w:ascii="Times New Roman" w:hAnsi="Times New Roman" w:cs="Times New Roman"/>
                <w:iCs/>
                <w:sz w:val="22"/>
                <w:szCs w:val="22"/>
                <w:lang w:val="en-US"/>
              </w:rPr>
              <w:t>Tidak</w:t>
            </w:r>
            <w:r w:rsidR="007E55CE" w:rsidRPr="008652FA">
              <w:rPr>
                <w:rFonts w:ascii="Times New Roman" w:hAnsi="Times New Roman" w:cs="Times New Roman"/>
                <w:iCs/>
                <w:sz w:val="22"/>
                <w:szCs w:val="22"/>
                <w:lang w:val="en-US"/>
              </w:rPr>
              <w:t xml:space="preserve">” </w:t>
            </w:r>
            <w:r w:rsidR="00531B22" w:rsidRPr="008652FA">
              <w:rPr>
                <w:rFonts w:ascii="Times New Roman" w:hAnsi="Times New Roman" w:cs="Times New Roman"/>
                <w:sz w:val="22"/>
                <w:szCs w:val="22"/>
              </w:rPr>
              <w:t>g</w:t>
            </w:r>
            <w:r w:rsidR="007E55CE" w:rsidRPr="008652FA">
              <w:rPr>
                <w:rFonts w:ascii="Times New Roman" w:hAnsi="Times New Roman" w:cs="Times New Roman"/>
                <w:sz w:val="22"/>
                <w:szCs w:val="22"/>
              </w:rPr>
              <w:t xml:space="preserve">unakan </w:t>
            </w:r>
            <w:r w:rsidR="00531B22" w:rsidRPr="008652FA">
              <w:rPr>
                <w:rFonts w:ascii="Times New Roman" w:hAnsi="Times New Roman" w:cs="Times New Roman"/>
                <w:sz w:val="22"/>
                <w:szCs w:val="22"/>
              </w:rPr>
              <w:t>b</w:t>
            </w:r>
            <w:r w:rsidR="007E55CE" w:rsidRPr="008652FA">
              <w:rPr>
                <w:rFonts w:ascii="Times New Roman" w:hAnsi="Times New Roman" w:cs="Times New Roman"/>
                <w:sz w:val="22"/>
                <w:szCs w:val="22"/>
              </w:rPr>
              <w:t xml:space="preserve">arang </w:t>
            </w:r>
            <w:r w:rsidR="00531B22" w:rsidRPr="008652FA">
              <w:rPr>
                <w:rFonts w:ascii="Times New Roman" w:hAnsi="Times New Roman" w:cs="Times New Roman"/>
                <w:sz w:val="22"/>
                <w:szCs w:val="22"/>
              </w:rPr>
              <w:t>u</w:t>
            </w:r>
            <w:r w:rsidR="007E55CE" w:rsidRPr="008652FA">
              <w:rPr>
                <w:rFonts w:ascii="Times New Roman" w:hAnsi="Times New Roman" w:cs="Times New Roman"/>
                <w:sz w:val="22"/>
                <w:szCs w:val="22"/>
              </w:rPr>
              <w:t xml:space="preserve">ntuk </w:t>
            </w:r>
            <w:r w:rsidR="00531B22" w:rsidRPr="008652FA">
              <w:rPr>
                <w:rFonts w:ascii="Times New Roman" w:hAnsi="Times New Roman" w:cs="Times New Roman"/>
                <w:sz w:val="22"/>
                <w:szCs w:val="22"/>
              </w:rPr>
              <w:t>d</w:t>
            </w:r>
            <w:r w:rsidR="007E55CE" w:rsidRPr="008652FA">
              <w:rPr>
                <w:rFonts w:ascii="Times New Roman" w:hAnsi="Times New Roman" w:cs="Times New Roman"/>
                <w:sz w:val="22"/>
                <w:szCs w:val="22"/>
              </w:rPr>
              <w:t>ipinjam</w:t>
            </w:r>
          </w:p>
        </w:tc>
        <w:tc>
          <w:tcPr>
            <w:tcW w:w="1085" w:type="dxa"/>
          </w:tcPr>
          <w:p w14:paraId="074DCF8C" w14:textId="1D6521CE" w:rsidR="007E55CE" w:rsidRPr="008652FA" w:rsidRDefault="007E55CE" w:rsidP="00F51A0E">
            <w:pPr>
              <w:pStyle w:val="ListParagraph"/>
              <w:ind w:left="0"/>
              <w:jc w:val="center"/>
              <w:rPr>
                <w:rFonts w:ascii="Times New Roman" w:hAnsi="Times New Roman" w:cs="Times New Roman"/>
                <w:sz w:val="22"/>
                <w:szCs w:val="22"/>
                <w:lang w:val="en-US"/>
              </w:rPr>
            </w:pPr>
            <w:proofErr w:type="spellStart"/>
            <w:r w:rsidRPr="008652FA">
              <w:rPr>
                <w:rFonts w:ascii="Times New Roman" w:hAnsi="Times New Roman" w:cs="Times New Roman"/>
                <w:sz w:val="22"/>
                <w:szCs w:val="22"/>
                <w:lang w:val="en-US"/>
              </w:rPr>
              <w:t>Sesuai</w:t>
            </w:r>
            <w:proofErr w:type="spellEnd"/>
            <w:r w:rsidRPr="008652FA">
              <w:rPr>
                <w:rFonts w:ascii="Times New Roman" w:hAnsi="Times New Roman" w:cs="Times New Roman"/>
                <w:sz w:val="22"/>
                <w:szCs w:val="22"/>
                <w:lang w:val="en-US"/>
              </w:rPr>
              <w:t xml:space="preserve"> </w:t>
            </w:r>
            <w:proofErr w:type="spellStart"/>
            <w:r w:rsidRPr="008652FA">
              <w:rPr>
                <w:rFonts w:ascii="Times New Roman" w:hAnsi="Times New Roman" w:cs="Times New Roman"/>
                <w:sz w:val="22"/>
                <w:szCs w:val="22"/>
                <w:lang w:val="en-US"/>
              </w:rPr>
              <w:t>harapan</w:t>
            </w:r>
            <w:proofErr w:type="spellEnd"/>
          </w:p>
        </w:tc>
        <w:tc>
          <w:tcPr>
            <w:tcW w:w="894" w:type="dxa"/>
          </w:tcPr>
          <w:p w14:paraId="4BCEA6D7" w14:textId="77777777" w:rsidR="007E55CE" w:rsidRPr="008652FA" w:rsidRDefault="007E55CE" w:rsidP="00F51A0E">
            <w:pPr>
              <w:pStyle w:val="ListParagraph"/>
              <w:ind w:left="0"/>
              <w:jc w:val="center"/>
              <w:rPr>
                <w:rFonts w:ascii="Times New Roman" w:hAnsi="Times New Roman" w:cs="Times New Roman"/>
                <w:sz w:val="22"/>
                <w:szCs w:val="22"/>
                <w:lang w:val="en-US"/>
              </w:rPr>
            </w:pPr>
            <w:r w:rsidRPr="008652FA">
              <w:rPr>
                <w:rFonts w:ascii="Times New Roman" w:hAnsi="Times New Roman" w:cs="Times New Roman"/>
                <w:sz w:val="22"/>
                <w:szCs w:val="22"/>
                <w:lang w:val="en-US"/>
              </w:rPr>
              <w:t>Valid</w:t>
            </w:r>
          </w:p>
          <w:p w14:paraId="4F1FF018" w14:textId="77777777" w:rsidR="007E55CE" w:rsidRPr="008652FA" w:rsidRDefault="007E55CE" w:rsidP="00F51A0E">
            <w:pPr>
              <w:pStyle w:val="ListParagraph"/>
              <w:ind w:left="0"/>
              <w:jc w:val="center"/>
              <w:rPr>
                <w:rFonts w:ascii="Times New Roman" w:hAnsi="Times New Roman" w:cs="Times New Roman"/>
                <w:sz w:val="22"/>
                <w:szCs w:val="22"/>
                <w:lang w:val="en-US"/>
              </w:rPr>
            </w:pPr>
          </w:p>
        </w:tc>
      </w:tr>
      <w:tr w:rsidR="004A07A3" w14:paraId="69131F42" w14:textId="77777777" w:rsidTr="004D76A4">
        <w:trPr>
          <w:jc w:val="center"/>
        </w:trPr>
        <w:tc>
          <w:tcPr>
            <w:tcW w:w="576" w:type="dxa"/>
          </w:tcPr>
          <w:p w14:paraId="11BDDB12" w14:textId="1D893A35" w:rsidR="004A07A3" w:rsidRDefault="00F51A0E" w:rsidP="004A07A3">
            <w:pPr>
              <w:pStyle w:val="ListParagraph"/>
              <w:spacing w:line="480" w:lineRule="auto"/>
              <w:ind w:left="0"/>
              <w:jc w:val="center"/>
              <w:rPr>
                <w:rFonts w:ascii="Times New Roman" w:hAnsi="Times New Roman" w:cs="Times New Roman"/>
                <w:lang w:val="en-US"/>
              </w:rPr>
            </w:pPr>
            <w:r>
              <w:rPr>
                <w:rFonts w:ascii="Times New Roman" w:hAnsi="Times New Roman" w:cs="Times New Roman"/>
                <w:lang w:val="en-US"/>
              </w:rPr>
              <w:t>6</w:t>
            </w:r>
          </w:p>
        </w:tc>
        <w:tc>
          <w:tcPr>
            <w:tcW w:w="1696" w:type="dxa"/>
          </w:tcPr>
          <w:p w14:paraId="3B89FC95" w14:textId="34745E31" w:rsidR="004A07A3" w:rsidRPr="008652FA" w:rsidRDefault="00F51A0E" w:rsidP="00F51A0E">
            <w:pPr>
              <w:spacing w:after="200" w:line="276" w:lineRule="auto"/>
              <w:jc w:val="center"/>
              <w:rPr>
                <w:rFonts w:ascii="Times New Roman" w:eastAsia="SimSun" w:hAnsi="Times New Roman" w:cs="Times New Roman"/>
                <w:sz w:val="22"/>
                <w:szCs w:val="22"/>
                <w:lang w:val="en-ID"/>
              </w:rPr>
            </w:pPr>
            <w:r w:rsidRPr="008652FA">
              <w:rPr>
                <w:rFonts w:ascii="Times New Roman" w:hAnsi="Times New Roman" w:cs="Times New Roman"/>
                <w:sz w:val="22"/>
                <w:szCs w:val="22"/>
              </w:rPr>
              <w:t xml:space="preserve">Mengisi semua form kecuali </w:t>
            </w:r>
            <w:r w:rsidR="004A07A3" w:rsidRPr="008652FA">
              <w:rPr>
                <w:rFonts w:ascii="Times New Roman" w:hAnsi="Times New Roman" w:cs="Times New Roman"/>
                <w:sz w:val="22"/>
                <w:szCs w:val="22"/>
              </w:rPr>
              <w:t>Pilih kategori barang</w:t>
            </w:r>
          </w:p>
        </w:tc>
        <w:tc>
          <w:tcPr>
            <w:tcW w:w="914" w:type="dxa"/>
          </w:tcPr>
          <w:p w14:paraId="37ABBF10" w14:textId="3B43DF58" w:rsidR="004A07A3" w:rsidRPr="008652FA" w:rsidRDefault="004A07A3" w:rsidP="00F51A0E">
            <w:pPr>
              <w:pStyle w:val="ListParagraph"/>
              <w:ind w:left="0"/>
              <w:jc w:val="center"/>
              <w:rPr>
                <w:rFonts w:ascii="Times New Roman" w:hAnsi="Times New Roman" w:cs="Times New Roman"/>
                <w:sz w:val="22"/>
                <w:szCs w:val="22"/>
                <w:lang w:val="en-US"/>
              </w:rPr>
            </w:pPr>
            <w:r w:rsidRPr="008652FA">
              <w:rPr>
                <w:rFonts w:ascii="Times New Roman" w:hAnsi="Times New Roman" w:cs="Times New Roman"/>
                <w:sz w:val="22"/>
                <w:szCs w:val="22"/>
                <w:lang w:val="en-US"/>
              </w:rPr>
              <w:t xml:space="preserve">Tekan </w:t>
            </w:r>
            <w:proofErr w:type="spellStart"/>
            <w:r w:rsidRPr="008652FA">
              <w:rPr>
                <w:rFonts w:ascii="Times New Roman" w:hAnsi="Times New Roman" w:cs="Times New Roman"/>
                <w:sz w:val="22"/>
                <w:szCs w:val="22"/>
                <w:lang w:val="en-US"/>
              </w:rPr>
              <w:t>tombol</w:t>
            </w:r>
            <w:proofErr w:type="spellEnd"/>
            <w:r w:rsidRPr="008652FA">
              <w:rPr>
                <w:rFonts w:ascii="Times New Roman" w:hAnsi="Times New Roman" w:cs="Times New Roman"/>
                <w:sz w:val="22"/>
                <w:szCs w:val="22"/>
                <w:lang w:val="en-US"/>
              </w:rPr>
              <w:t xml:space="preserve"> </w:t>
            </w:r>
            <w:proofErr w:type="spellStart"/>
            <w:r w:rsidRPr="008652FA">
              <w:rPr>
                <w:rFonts w:ascii="Times New Roman" w:hAnsi="Times New Roman" w:cs="Times New Roman"/>
                <w:iCs/>
                <w:sz w:val="22"/>
                <w:szCs w:val="22"/>
                <w:lang w:val="en-US"/>
              </w:rPr>
              <w:t>tambahkan</w:t>
            </w:r>
            <w:proofErr w:type="spellEnd"/>
          </w:p>
        </w:tc>
        <w:tc>
          <w:tcPr>
            <w:tcW w:w="1629" w:type="dxa"/>
          </w:tcPr>
          <w:p w14:paraId="52CDA7F8" w14:textId="7D88CABE" w:rsidR="004A07A3" w:rsidRPr="008652FA" w:rsidRDefault="004A07A3" w:rsidP="00F51A0E">
            <w:pPr>
              <w:pStyle w:val="ListParagraph"/>
              <w:ind w:left="0"/>
              <w:jc w:val="center"/>
              <w:rPr>
                <w:rFonts w:ascii="Times New Roman" w:hAnsi="Times New Roman" w:cs="Times New Roman"/>
                <w:iCs/>
                <w:sz w:val="22"/>
                <w:szCs w:val="22"/>
                <w:lang w:val="en-US"/>
              </w:rPr>
            </w:pPr>
            <w:proofErr w:type="spellStart"/>
            <w:r w:rsidRPr="008652FA">
              <w:rPr>
                <w:rFonts w:ascii="Times New Roman" w:hAnsi="Times New Roman" w:cs="Times New Roman"/>
                <w:iCs/>
                <w:sz w:val="22"/>
                <w:szCs w:val="22"/>
                <w:lang w:val="en-US"/>
              </w:rPr>
              <w:t>M</w:t>
            </w:r>
            <w:r w:rsidR="00F51A0E" w:rsidRPr="008652FA">
              <w:rPr>
                <w:rFonts w:ascii="Times New Roman" w:hAnsi="Times New Roman" w:cs="Times New Roman"/>
                <w:iCs/>
                <w:sz w:val="22"/>
                <w:szCs w:val="22"/>
                <w:lang w:val="en-US"/>
              </w:rPr>
              <w:t>uncul</w:t>
            </w:r>
            <w:proofErr w:type="spellEnd"/>
            <w:r w:rsidR="00F51A0E" w:rsidRPr="008652FA">
              <w:rPr>
                <w:rFonts w:ascii="Times New Roman" w:hAnsi="Times New Roman" w:cs="Times New Roman"/>
                <w:iCs/>
                <w:sz w:val="22"/>
                <w:szCs w:val="22"/>
                <w:lang w:val="en-US"/>
              </w:rPr>
              <w:t xml:space="preserve"> </w:t>
            </w:r>
            <w:proofErr w:type="spellStart"/>
            <w:r w:rsidR="00F51A0E" w:rsidRPr="008652FA">
              <w:rPr>
                <w:rFonts w:ascii="Times New Roman" w:hAnsi="Times New Roman" w:cs="Times New Roman"/>
                <w:iCs/>
                <w:sz w:val="22"/>
                <w:szCs w:val="22"/>
                <w:lang w:val="en-US"/>
              </w:rPr>
              <w:t>peringatan</w:t>
            </w:r>
            <w:proofErr w:type="spellEnd"/>
            <w:r w:rsidR="00F51A0E" w:rsidRPr="008652FA">
              <w:rPr>
                <w:rFonts w:ascii="Times New Roman" w:hAnsi="Times New Roman" w:cs="Times New Roman"/>
                <w:iCs/>
                <w:sz w:val="22"/>
                <w:szCs w:val="22"/>
                <w:lang w:val="en-US"/>
              </w:rPr>
              <w:t xml:space="preserve"> “</w:t>
            </w:r>
            <w:proofErr w:type="spellStart"/>
            <w:r w:rsidRPr="008652FA">
              <w:rPr>
                <w:rFonts w:ascii="Times New Roman" w:hAnsi="Times New Roman" w:cs="Times New Roman"/>
                <w:iCs/>
                <w:sz w:val="22"/>
                <w:szCs w:val="22"/>
                <w:lang w:val="en-US"/>
              </w:rPr>
              <w:t>kategori</w:t>
            </w:r>
            <w:proofErr w:type="spellEnd"/>
            <w:r w:rsidRPr="008652FA">
              <w:rPr>
                <w:rFonts w:ascii="Times New Roman" w:hAnsi="Times New Roman" w:cs="Times New Roman"/>
                <w:iCs/>
                <w:sz w:val="22"/>
                <w:szCs w:val="22"/>
                <w:lang w:val="en-US"/>
              </w:rPr>
              <w:t xml:space="preserve"> </w:t>
            </w:r>
            <w:proofErr w:type="spellStart"/>
            <w:r w:rsidRPr="008652FA">
              <w:rPr>
                <w:rFonts w:ascii="Times New Roman" w:hAnsi="Times New Roman" w:cs="Times New Roman"/>
                <w:iCs/>
                <w:sz w:val="22"/>
                <w:szCs w:val="22"/>
                <w:lang w:val="en-US"/>
              </w:rPr>
              <w:t>barang</w:t>
            </w:r>
            <w:proofErr w:type="spellEnd"/>
            <w:r w:rsidRPr="008652FA">
              <w:rPr>
                <w:rFonts w:ascii="Times New Roman" w:hAnsi="Times New Roman" w:cs="Times New Roman"/>
                <w:iCs/>
                <w:sz w:val="22"/>
                <w:szCs w:val="22"/>
                <w:lang w:val="en-US"/>
              </w:rPr>
              <w:t xml:space="preserve"> </w:t>
            </w:r>
            <w:proofErr w:type="spellStart"/>
            <w:r w:rsidRPr="008652FA">
              <w:rPr>
                <w:rFonts w:ascii="Times New Roman" w:hAnsi="Times New Roman" w:cs="Times New Roman"/>
                <w:iCs/>
                <w:sz w:val="22"/>
                <w:szCs w:val="22"/>
                <w:lang w:val="en-US"/>
              </w:rPr>
              <w:t>harus</w:t>
            </w:r>
            <w:proofErr w:type="spellEnd"/>
            <w:r w:rsidRPr="008652FA">
              <w:rPr>
                <w:rFonts w:ascii="Times New Roman" w:hAnsi="Times New Roman" w:cs="Times New Roman"/>
                <w:iCs/>
                <w:sz w:val="22"/>
                <w:szCs w:val="22"/>
                <w:lang w:val="en-US"/>
              </w:rPr>
              <w:t xml:space="preserve"> </w:t>
            </w:r>
            <w:proofErr w:type="spellStart"/>
            <w:r w:rsidRPr="008652FA">
              <w:rPr>
                <w:rFonts w:ascii="Times New Roman" w:hAnsi="Times New Roman" w:cs="Times New Roman"/>
                <w:iCs/>
                <w:sz w:val="22"/>
                <w:szCs w:val="22"/>
                <w:lang w:val="en-US"/>
              </w:rPr>
              <w:t>diisi</w:t>
            </w:r>
            <w:proofErr w:type="spellEnd"/>
            <w:r w:rsidR="00F51A0E" w:rsidRPr="008652FA">
              <w:rPr>
                <w:rFonts w:ascii="Times New Roman" w:hAnsi="Times New Roman" w:cs="Times New Roman"/>
                <w:iCs/>
                <w:sz w:val="22"/>
                <w:szCs w:val="22"/>
                <w:lang w:val="en-US"/>
              </w:rPr>
              <w:t>”</w:t>
            </w:r>
          </w:p>
        </w:tc>
        <w:tc>
          <w:tcPr>
            <w:tcW w:w="1085" w:type="dxa"/>
          </w:tcPr>
          <w:p w14:paraId="36B1C929" w14:textId="52BF628C" w:rsidR="004A07A3" w:rsidRPr="008652FA" w:rsidRDefault="004A07A3" w:rsidP="00F51A0E">
            <w:pPr>
              <w:pStyle w:val="ListParagraph"/>
              <w:ind w:left="0"/>
              <w:jc w:val="center"/>
              <w:rPr>
                <w:rFonts w:ascii="Times New Roman" w:hAnsi="Times New Roman" w:cs="Times New Roman"/>
                <w:sz w:val="22"/>
                <w:szCs w:val="22"/>
                <w:lang w:val="en-US"/>
              </w:rPr>
            </w:pPr>
            <w:proofErr w:type="spellStart"/>
            <w:r w:rsidRPr="008652FA">
              <w:rPr>
                <w:rFonts w:ascii="Times New Roman" w:hAnsi="Times New Roman" w:cs="Times New Roman"/>
                <w:sz w:val="22"/>
                <w:szCs w:val="22"/>
                <w:lang w:val="en-US"/>
              </w:rPr>
              <w:t>Sesuai</w:t>
            </w:r>
            <w:proofErr w:type="spellEnd"/>
            <w:r w:rsidRPr="008652FA">
              <w:rPr>
                <w:rFonts w:ascii="Times New Roman" w:hAnsi="Times New Roman" w:cs="Times New Roman"/>
                <w:sz w:val="22"/>
                <w:szCs w:val="22"/>
                <w:lang w:val="en-US"/>
              </w:rPr>
              <w:t xml:space="preserve"> </w:t>
            </w:r>
            <w:proofErr w:type="spellStart"/>
            <w:r w:rsidRPr="008652FA">
              <w:rPr>
                <w:rFonts w:ascii="Times New Roman" w:hAnsi="Times New Roman" w:cs="Times New Roman"/>
                <w:sz w:val="22"/>
                <w:szCs w:val="22"/>
                <w:lang w:val="en-US"/>
              </w:rPr>
              <w:t>harapan</w:t>
            </w:r>
            <w:proofErr w:type="spellEnd"/>
          </w:p>
        </w:tc>
        <w:tc>
          <w:tcPr>
            <w:tcW w:w="894" w:type="dxa"/>
          </w:tcPr>
          <w:p w14:paraId="1334693B" w14:textId="77777777" w:rsidR="004A07A3" w:rsidRPr="008652FA" w:rsidRDefault="004A07A3" w:rsidP="00F51A0E">
            <w:pPr>
              <w:pStyle w:val="ListParagraph"/>
              <w:ind w:left="0"/>
              <w:jc w:val="center"/>
              <w:rPr>
                <w:rFonts w:ascii="Times New Roman" w:hAnsi="Times New Roman" w:cs="Times New Roman"/>
                <w:sz w:val="22"/>
                <w:szCs w:val="22"/>
                <w:lang w:val="en-US"/>
              </w:rPr>
            </w:pPr>
            <w:r w:rsidRPr="008652FA">
              <w:rPr>
                <w:rFonts w:ascii="Times New Roman" w:hAnsi="Times New Roman" w:cs="Times New Roman"/>
                <w:sz w:val="22"/>
                <w:szCs w:val="22"/>
                <w:lang w:val="en-US"/>
              </w:rPr>
              <w:t>Valid</w:t>
            </w:r>
          </w:p>
          <w:p w14:paraId="68838BB2" w14:textId="77777777" w:rsidR="004A07A3" w:rsidRPr="008652FA" w:rsidRDefault="004A07A3" w:rsidP="00F51A0E">
            <w:pPr>
              <w:pStyle w:val="ListParagraph"/>
              <w:ind w:left="0"/>
              <w:jc w:val="center"/>
              <w:rPr>
                <w:rFonts w:ascii="Times New Roman" w:hAnsi="Times New Roman" w:cs="Times New Roman"/>
                <w:sz w:val="22"/>
                <w:szCs w:val="22"/>
                <w:lang w:val="en-US"/>
              </w:rPr>
            </w:pPr>
          </w:p>
          <w:p w14:paraId="3B2116B0" w14:textId="77777777" w:rsidR="004A07A3" w:rsidRPr="008652FA" w:rsidRDefault="004A07A3" w:rsidP="00F51A0E">
            <w:pPr>
              <w:pStyle w:val="ListParagraph"/>
              <w:ind w:left="0"/>
              <w:jc w:val="center"/>
              <w:rPr>
                <w:rFonts w:ascii="Times New Roman" w:hAnsi="Times New Roman" w:cs="Times New Roman"/>
                <w:sz w:val="22"/>
                <w:szCs w:val="22"/>
                <w:lang w:val="en-US"/>
              </w:rPr>
            </w:pPr>
          </w:p>
          <w:p w14:paraId="0D63B2A0" w14:textId="77777777" w:rsidR="004A07A3" w:rsidRPr="008652FA" w:rsidRDefault="004A07A3" w:rsidP="00F51A0E">
            <w:pPr>
              <w:pStyle w:val="ListParagraph"/>
              <w:ind w:left="0"/>
              <w:jc w:val="center"/>
              <w:rPr>
                <w:rFonts w:ascii="Times New Roman" w:hAnsi="Times New Roman" w:cs="Times New Roman"/>
                <w:sz w:val="22"/>
                <w:szCs w:val="22"/>
                <w:lang w:val="en-US"/>
              </w:rPr>
            </w:pPr>
          </w:p>
          <w:p w14:paraId="56ACEB68" w14:textId="77777777" w:rsidR="004A07A3" w:rsidRPr="008652FA" w:rsidRDefault="004A07A3" w:rsidP="00F51A0E">
            <w:pPr>
              <w:pStyle w:val="ListParagraph"/>
              <w:ind w:left="0"/>
              <w:jc w:val="center"/>
              <w:rPr>
                <w:rFonts w:ascii="Times New Roman" w:hAnsi="Times New Roman" w:cs="Times New Roman"/>
                <w:sz w:val="22"/>
                <w:szCs w:val="22"/>
                <w:lang w:val="en-US"/>
              </w:rPr>
            </w:pPr>
          </w:p>
          <w:p w14:paraId="5D7EEB3B" w14:textId="77777777" w:rsidR="004A07A3" w:rsidRPr="008652FA" w:rsidRDefault="004A07A3" w:rsidP="00F51A0E">
            <w:pPr>
              <w:pStyle w:val="ListParagraph"/>
              <w:ind w:left="0"/>
              <w:jc w:val="center"/>
              <w:rPr>
                <w:rFonts w:ascii="Times New Roman" w:hAnsi="Times New Roman" w:cs="Times New Roman"/>
                <w:sz w:val="22"/>
                <w:szCs w:val="22"/>
                <w:lang w:val="en-US"/>
              </w:rPr>
            </w:pPr>
          </w:p>
        </w:tc>
      </w:tr>
      <w:tr w:rsidR="00F51A0E" w14:paraId="63C24F82" w14:textId="77777777" w:rsidTr="004D76A4">
        <w:trPr>
          <w:jc w:val="center"/>
        </w:trPr>
        <w:tc>
          <w:tcPr>
            <w:tcW w:w="576" w:type="dxa"/>
          </w:tcPr>
          <w:p w14:paraId="32D3484D" w14:textId="45176E4E" w:rsidR="00F51A0E" w:rsidRDefault="00F51A0E" w:rsidP="00F51A0E">
            <w:pPr>
              <w:pStyle w:val="ListParagraph"/>
              <w:spacing w:line="480" w:lineRule="auto"/>
              <w:ind w:left="0"/>
              <w:jc w:val="center"/>
              <w:rPr>
                <w:rFonts w:ascii="Times New Roman" w:hAnsi="Times New Roman" w:cs="Times New Roman"/>
                <w:lang w:val="en-US"/>
              </w:rPr>
            </w:pPr>
            <w:r>
              <w:rPr>
                <w:rFonts w:ascii="Times New Roman" w:hAnsi="Times New Roman" w:cs="Times New Roman"/>
                <w:lang w:val="en-US"/>
              </w:rPr>
              <w:t>7</w:t>
            </w:r>
          </w:p>
        </w:tc>
        <w:tc>
          <w:tcPr>
            <w:tcW w:w="1696" w:type="dxa"/>
          </w:tcPr>
          <w:p w14:paraId="6E897C00" w14:textId="15F76075" w:rsidR="00F51A0E" w:rsidRPr="008652FA" w:rsidRDefault="00F51A0E" w:rsidP="00F51A0E">
            <w:pPr>
              <w:pStyle w:val="ListParagraph"/>
              <w:ind w:left="0"/>
              <w:jc w:val="center"/>
              <w:rPr>
                <w:rFonts w:ascii="Times New Roman" w:hAnsi="Times New Roman" w:cs="Times New Roman"/>
                <w:sz w:val="22"/>
                <w:szCs w:val="22"/>
              </w:rPr>
            </w:pPr>
            <w:r w:rsidRPr="008652FA">
              <w:rPr>
                <w:rFonts w:ascii="Times New Roman" w:hAnsi="Times New Roman" w:cs="Times New Roman"/>
                <w:sz w:val="22"/>
                <w:szCs w:val="22"/>
              </w:rPr>
              <w:t>Mengisi semua form kecuali kode kategori barang</w:t>
            </w:r>
          </w:p>
        </w:tc>
        <w:tc>
          <w:tcPr>
            <w:tcW w:w="914" w:type="dxa"/>
          </w:tcPr>
          <w:p w14:paraId="2B66F786" w14:textId="3BF2ABAF" w:rsidR="00F51A0E" w:rsidRPr="008652FA" w:rsidRDefault="00F51A0E" w:rsidP="00F51A0E">
            <w:pPr>
              <w:pStyle w:val="ListParagraph"/>
              <w:ind w:left="0"/>
              <w:jc w:val="center"/>
              <w:rPr>
                <w:rFonts w:ascii="Times New Roman" w:hAnsi="Times New Roman" w:cs="Times New Roman"/>
                <w:sz w:val="22"/>
                <w:szCs w:val="22"/>
                <w:lang w:val="en-US"/>
              </w:rPr>
            </w:pPr>
            <w:r w:rsidRPr="008652FA">
              <w:rPr>
                <w:rFonts w:ascii="Times New Roman" w:hAnsi="Times New Roman" w:cs="Times New Roman"/>
                <w:sz w:val="22"/>
                <w:szCs w:val="22"/>
                <w:lang w:val="en-US"/>
              </w:rPr>
              <w:t xml:space="preserve">Tekan </w:t>
            </w:r>
            <w:proofErr w:type="spellStart"/>
            <w:r w:rsidRPr="008652FA">
              <w:rPr>
                <w:rFonts w:ascii="Times New Roman" w:hAnsi="Times New Roman" w:cs="Times New Roman"/>
                <w:sz w:val="22"/>
                <w:szCs w:val="22"/>
                <w:lang w:val="en-US"/>
              </w:rPr>
              <w:t>tombol</w:t>
            </w:r>
            <w:proofErr w:type="spellEnd"/>
            <w:r w:rsidRPr="008652FA">
              <w:rPr>
                <w:rFonts w:ascii="Times New Roman" w:hAnsi="Times New Roman" w:cs="Times New Roman"/>
                <w:sz w:val="22"/>
                <w:szCs w:val="22"/>
                <w:lang w:val="en-US"/>
              </w:rPr>
              <w:t xml:space="preserve"> </w:t>
            </w:r>
            <w:proofErr w:type="spellStart"/>
            <w:r w:rsidRPr="008652FA">
              <w:rPr>
                <w:rFonts w:ascii="Times New Roman" w:hAnsi="Times New Roman" w:cs="Times New Roman"/>
                <w:iCs/>
                <w:sz w:val="22"/>
                <w:szCs w:val="22"/>
                <w:lang w:val="en-US"/>
              </w:rPr>
              <w:t>tambahkan</w:t>
            </w:r>
            <w:proofErr w:type="spellEnd"/>
          </w:p>
        </w:tc>
        <w:tc>
          <w:tcPr>
            <w:tcW w:w="1629" w:type="dxa"/>
          </w:tcPr>
          <w:p w14:paraId="28329C55" w14:textId="496BE12B" w:rsidR="00F51A0E" w:rsidRPr="008652FA" w:rsidRDefault="00F51A0E" w:rsidP="00F51A0E">
            <w:pPr>
              <w:pStyle w:val="ListParagraph"/>
              <w:ind w:left="0"/>
              <w:jc w:val="center"/>
              <w:rPr>
                <w:rFonts w:ascii="Times New Roman" w:hAnsi="Times New Roman" w:cs="Times New Roman"/>
                <w:iCs/>
                <w:sz w:val="22"/>
                <w:szCs w:val="22"/>
                <w:lang w:val="en-US"/>
              </w:rPr>
            </w:pPr>
            <w:proofErr w:type="spellStart"/>
            <w:r w:rsidRPr="008652FA">
              <w:rPr>
                <w:rFonts w:ascii="Times New Roman" w:hAnsi="Times New Roman" w:cs="Times New Roman"/>
                <w:iCs/>
                <w:sz w:val="22"/>
                <w:szCs w:val="22"/>
                <w:lang w:val="en-US"/>
              </w:rPr>
              <w:t>Muncul</w:t>
            </w:r>
            <w:proofErr w:type="spellEnd"/>
            <w:r w:rsidRPr="008652FA">
              <w:rPr>
                <w:rFonts w:ascii="Times New Roman" w:hAnsi="Times New Roman" w:cs="Times New Roman"/>
                <w:iCs/>
                <w:sz w:val="22"/>
                <w:szCs w:val="22"/>
                <w:lang w:val="en-US"/>
              </w:rPr>
              <w:t xml:space="preserve"> “</w:t>
            </w:r>
            <w:proofErr w:type="spellStart"/>
            <w:r w:rsidRPr="008652FA">
              <w:rPr>
                <w:rFonts w:ascii="Times New Roman" w:hAnsi="Times New Roman" w:cs="Times New Roman"/>
                <w:iCs/>
                <w:sz w:val="22"/>
                <w:szCs w:val="22"/>
                <w:lang w:val="en-US"/>
              </w:rPr>
              <w:t>kode</w:t>
            </w:r>
            <w:proofErr w:type="spellEnd"/>
            <w:r w:rsidRPr="008652FA">
              <w:rPr>
                <w:rFonts w:ascii="Times New Roman" w:hAnsi="Times New Roman" w:cs="Times New Roman"/>
                <w:iCs/>
                <w:sz w:val="22"/>
                <w:szCs w:val="22"/>
                <w:lang w:val="en-US"/>
              </w:rPr>
              <w:t xml:space="preserve"> </w:t>
            </w:r>
            <w:proofErr w:type="spellStart"/>
            <w:r w:rsidRPr="008652FA">
              <w:rPr>
                <w:rFonts w:ascii="Times New Roman" w:hAnsi="Times New Roman" w:cs="Times New Roman"/>
                <w:iCs/>
                <w:sz w:val="22"/>
                <w:szCs w:val="22"/>
                <w:lang w:val="en-US"/>
              </w:rPr>
              <w:t>kategori</w:t>
            </w:r>
            <w:proofErr w:type="spellEnd"/>
            <w:r w:rsidRPr="008652FA">
              <w:rPr>
                <w:rFonts w:ascii="Times New Roman" w:hAnsi="Times New Roman" w:cs="Times New Roman"/>
                <w:iCs/>
                <w:sz w:val="22"/>
                <w:szCs w:val="22"/>
                <w:lang w:val="en-US"/>
              </w:rPr>
              <w:t xml:space="preserve"> </w:t>
            </w:r>
            <w:proofErr w:type="spellStart"/>
            <w:r w:rsidRPr="008652FA">
              <w:rPr>
                <w:rFonts w:ascii="Times New Roman" w:hAnsi="Times New Roman" w:cs="Times New Roman"/>
                <w:iCs/>
                <w:sz w:val="22"/>
                <w:szCs w:val="22"/>
                <w:lang w:val="en-US"/>
              </w:rPr>
              <w:t>kosong</w:t>
            </w:r>
            <w:proofErr w:type="spellEnd"/>
            <w:r w:rsidRPr="008652FA">
              <w:rPr>
                <w:rFonts w:ascii="Times New Roman" w:hAnsi="Times New Roman" w:cs="Times New Roman"/>
                <w:iCs/>
                <w:sz w:val="22"/>
                <w:szCs w:val="22"/>
                <w:lang w:val="en-US"/>
              </w:rPr>
              <w:t>”</w:t>
            </w:r>
          </w:p>
        </w:tc>
        <w:tc>
          <w:tcPr>
            <w:tcW w:w="1085" w:type="dxa"/>
          </w:tcPr>
          <w:p w14:paraId="38A43BC0" w14:textId="10D96C19" w:rsidR="00F51A0E" w:rsidRPr="008652FA" w:rsidRDefault="00F51A0E" w:rsidP="00F51A0E">
            <w:pPr>
              <w:pStyle w:val="ListParagraph"/>
              <w:ind w:left="0"/>
              <w:jc w:val="center"/>
              <w:rPr>
                <w:rFonts w:ascii="Times New Roman" w:hAnsi="Times New Roman" w:cs="Times New Roman"/>
                <w:sz w:val="22"/>
                <w:szCs w:val="22"/>
                <w:lang w:val="en-US"/>
              </w:rPr>
            </w:pPr>
            <w:proofErr w:type="spellStart"/>
            <w:r w:rsidRPr="008652FA">
              <w:rPr>
                <w:rFonts w:ascii="Times New Roman" w:hAnsi="Times New Roman" w:cs="Times New Roman"/>
                <w:sz w:val="22"/>
                <w:szCs w:val="22"/>
                <w:lang w:val="en-US"/>
              </w:rPr>
              <w:t>Sesuai</w:t>
            </w:r>
            <w:proofErr w:type="spellEnd"/>
            <w:r w:rsidRPr="008652FA">
              <w:rPr>
                <w:rFonts w:ascii="Times New Roman" w:hAnsi="Times New Roman" w:cs="Times New Roman"/>
                <w:sz w:val="22"/>
                <w:szCs w:val="22"/>
                <w:lang w:val="en-US"/>
              </w:rPr>
              <w:t xml:space="preserve"> </w:t>
            </w:r>
            <w:proofErr w:type="spellStart"/>
            <w:r w:rsidRPr="008652FA">
              <w:rPr>
                <w:rFonts w:ascii="Times New Roman" w:hAnsi="Times New Roman" w:cs="Times New Roman"/>
                <w:sz w:val="22"/>
                <w:szCs w:val="22"/>
                <w:lang w:val="en-US"/>
              </w:rPr>
              <w:t>harapan</w:t>
            </w:r>
            <w:proofErr w:type="spellEnd"/>
          </w:p>
        </w:tc>
        <w:tc>
          <w:tcPr>
            <w:tcW w:w="894" w:type="dxa"/>
          </w:tcPr>
          <w:p w14:paraId="0014B30F" w14:textId="77777777" w:rsidR="00F51A0E" w:rsidRPr="008652FA" w:rsidRDefault="00F51A0E" w:rsidP="00F51A0E">
            <w:pPr>
              <w:pStyle w:val="ListParagraph"/>
              <w:ind w:left="0"/>
              <w:jc w:val="center"/>
              <w:rPr>
                <w:rFonts w:ascii="Times New Roman" w:hAnsi="Times New Roman" w:cs="Times New Roman"/>
                <w:sz w:val="22"/>
                <w:szCs w:val="22"/>
                <w:lang w:val="en-US"/>
              </w:rPr>
            </w:pPr>
            <w:r w:rsidRPr="008652FA">
              <w:rPr>
                <w:rFonts w:ascii="Times New Roman" w:hAnsi="Times New Roman" w:cs="Times New Roman"/>
                <w:sz w:val="22"/>
                <w:szCs w:val="22"/>
                <w:lang w:val="en-US"/>
              </w:rPr>
              <w:t>Valid</w:t>
            </w:r>
          </w:p>
          <w:p w14:paraId="0F950A8C" w14:textId="77777777" w:rsidR="00F51A0E" w:rsidRPr="008652FA" w:rsidRDefault="00F51A0E" w:rsidP="00F51A0E">
            <w:pPr>
              <w:pStyle w:val="ListParagraph"/>
              <w:ind w:left="0"/>
              <w:jc w:val="center"/>
              <w:rPr>
                <w:rFonts w:ascii="Times New Roman" w:hAnsi="Times New Roman" w:cs="Times New Roman"/>
                <w:sz w:val="22"/>
                <w:szCs w:val="22"/>
                <w:lang w:val="en-US"/>
              </w:rPr>
            </w:pPr>
          </w:p>
        </w:tc>
      </w:tr>
      <w:tr w:rsidR="00F51A0E" w14:paraId="540859D1" w14:textId="77777777" w:rsidTr="004D76A4">
        <w:trPr>
          <w:jc w:val="center"/>
        </w:trPr>
        <w:tc>
          <w:tcPr>
            <w:tcW w:w="576" w:type="dxa"/>
          </w:tcPr>
          <w:p w14:paraId="66A88551" w14:textId="2EEF8E90" w:rsidR="00F51A0E" w:rsidRDefault="00F51A0E" w:rsidP="00F51A0E">
            <w:pPr>
              <w:pStyle w:val="ListParagraph"/>
              <w:spacing w:line="480" w:lineRule="auto"/>
              <w:ind w:left="0"/>
              <w:jc w:val="center"/>
              <w:rPr>
                <w:rFonts w:ascii="Times New Roman" w:hAnsi="Times New Roman" w:cs="Times New Roman"/>
                <w:lang w:val="en-US"/>
              </w:rPr>
            </w:pPr>
            <w:r>
              <w:rPr>
                <w:rFonts w:ascii="Times New Roman" w:hAnsi="Times New Roman" w:cs="Times New Roman"/>
                <w:lang w:val="en-US"/>
              </w:rPr>
              <w:t>8</w:t>
            </w:r>
          </w:p>
        </w:tc>
        <w:tc>
          <w:tcPr>
            <w:tcW w:w="1696" w:type="dxa"/>
          </w:tcPr>
          <w:p w14:paraId="67DE3DBF" w14:textId="2EA8B5B3" w:rsidR="00F51A0E" w:rsidRPr="008652FA" w:rsidRDefault="00F51A0E" w:rsidP="00F51A0E">
            <w:pPr>
              <w:jc w:val="center"/>
              <w:rPr>
                <w:rFonts w:ascii="Times New Roman" w:eastAsia="SimSun" w:hAnsi="Times New Roman" w:cs="Times New Roman"/>
                <w:sz w:val="22"/>
                <w:szCs w:val="22"/>
                <w:lang w:val="en-ID"/>
              </w:rPr>
            </w:pPr>
            <w:r w:rsidRPr="008652FA">
              <w:rPr>
                <w:rFonts w:ascii="Times New Roman" w:hAnsi="Times New Roman" w:cs="Times New Roman"/>
                <w:sz w:val="22"/>
                <w:szCs w:val="22"/>
              </w:rPr>
              <w:t>Mengisi semua form tambah barang</w:t>
            </w:r>
          </w:p>
          <w:p w14:paraId="6A0F7321" w14:textId="77777777" w:rsidR="00F51A0E" w:rsidRPr="008652FA" w:rsidRDefault="00F51A0E" w:rsidP="00F51A0E">
            <w:pPr>
              <w:pStyle w:val="ListParagraph"/>
              <w:ind w:left="0"/>
              <w:jc w:val="center"/>
              <w:rPr>
                <w:rFonts w:ascii="Times New Roman" w:hAnsi="Times New Roman" w:cs="Times New Roman"/>
                <w:sz w:val="22"/>
                <w:szCs w:val="22"/>
              </w:rPr>
            </w:pPr>
          </w:p>
        </w:tc>
        <w:tc>
          <w:tcPr>
            <w:tcW w:w="914" w:type="dxa"/>
          </w:tcPr>
          <w:p w14:paraId="6DC098BF" w14:textId="2411BFE1" w:rsidR="00F51A0E" w:rsidRPr="008652FA" w:rsidRDefault="00F51A0E" w:rsidP="00F51A0E">
            <w:pPr>
              <w:pStyle w:val="ListParagraph"/>
              <w:ind w:left="0"/>
              <w:jc w:val="center"/>
              <w:rPr>
                <w:rFonts w:ascii="Times New Roman" w:hAnsi="Times New Roman" w:cs="Times New Roman"/>
                <w:sz w:val="22"/>
                <w:szCs w:val="22"/>
                <w:lang w:val="en-US"/>
              </w:rPr>
            </w:pPr>
            <w:r w:rsidRPr="008652FA">
              <w:rPr>
                <w:rFonts w:ascii="Times New Roman" w:hAnsi="Times New Roman" w:cs="Times New Roman"/>
                <w:sz w:val="22"/>
                <w:szCs w:val="22"/>
                <w:lang w:val="en-US"/>
              </w:rPr>
              <w:t xml:space="preserve">Tekan </w:t>
            </w:r>
            <w:proofErr w:type="spellStart"/>
            <w:r w:rsidRPr="008652FA">
              <w:rPr>
                <w:rFonts w:ascii="Times New Roman" w:hAnsi="Times New Roman" w:cs="Times New Roman"/>
                <w:sz w:val="22"/>
                <w:szCs w:val="22"/>
                <w:lang w:val="en-US"/>
              </w:rPr>
              <w:t>tombol</w:t>
            </w:r>
            <w:proofErr w:type="spellEnd"/>
            <w:r w:rsidRPr="008652FA">
              <w:rPr>
                <w:rFonts w:ascii="Times New Roman" w:hAnsi="Times New Roman" w:cs="Times New Roman"/>
                <w:sz w:val="22"/>
                <w:szCs w:val="22"/>
                <w:lang w:val="en-US"/>
              </w:rPr>
              <w:t xml:space="preserve"> </w:t>
            </w:r>
            <w:proofErr w:type="spellStart"/>
            <w:r w:rsidRPr="008652FA">
              <w:rPr>
                <w:rFonts w:ascii="Times New Roman" w:hAnsi="Times New Roman" w:cs="Times New Roman"/>
                <w:iCs/>
                <w:sz w:val="22"/>
                <w:szCs w:val="22"/>
                <w:lang w:val="en-US"/>
              </w:rPr>
              <w:t>tambahkan</w:t>
            </w:r>
            <w:proofErr w:type="spellEnd"/>
          </w:p>
        </w:tc>
        <w:tc>
          <w:tcPr>
            <w:tcW w:w="1629" w:type="dxa"/>
          </w:tcPr>
          <w:p w14:paraId="10B0B679" w14:textId="4AAA169F" w:rsidR="00F51A0E" w:rsidRPr="008652FA" w:rsidRDefault="00F51A0E" w:rsidP="00F51A0E">
            <w:pPr>
              <w:pStyle w:val="ListParagraph"/>
              <w:ind w:left="0"/>
              <w:jc w:val="center"/>
              <w:rPr>
                <w:rFonts w:ascii="Times New Roman" w:hAnsi="Times New Roman" w:cs="Times New Roman"/>
                <w:iCs/>
                <w:sz w:val="22"/>
                <w:szCs w:val="22"/>
                <w:lang w:val="en-US"/>
              </w:rPr>
            </w:pPr>
            <w:proofErr w:type="spellStart"/>
            <w:r w:rsidRPr="008652FA">
              <w:rPr>
                <w:rFonts w:ascii="Times New Roman" w:hAnsi="Times New Roman" w:cs="Times New Roman"/>
                <w:iCs/>
                <w:sz w:val="22"/>
                <w:szCs w:val="22"/>
                <w:lang w:val="en-US"/>
              </w:rPr>
              <w:t>Muncul</w:t>
            </w:r>
            <w:proofErr w:type="spellEnd"/>
            <w:r w:rsidRPr="008652FA">
              <w:rPr>
                <w:rFonts w:ascii="Times New Roman" w:hAnsi="Times New Roman" w:cs="Times New Roman"/>
                <w:iCs/>
                <w:sz w:val="22"/>
                <w:szCs w:val="22"/>
                <w:lang w:val="en-US"/>
              </w:rPr>
              <w:t xml:space="preserve"> </w:t>
            </w:r>
            <w:proofErr w:type="spellStart"/>
            <w:r w:rsidRPr="008652FA">
              <w:rPr>
                <w:rFonts w:ascii="Times New Roman" w:hAnsi="Times New Roman" w:cs="Times New Roman"/>
                <w:iCs/>
                <w:sz w:val="22"/>
                <w:szCs w:val="22"/>
                <w:lang w:val="en-US"/>
              </w:rPr>
              <w:t>semua</w:t>
            </w:r>
            <w:proofErr w:type="spellEnd"/>
            <w:r w:rsidRPr="008652FA">
              <w:rPr>
                <w:rFonts w:ascii="Times New Roman" w:hAnsi="Times New Roman" w:cs="Times New Roman"/>
                <w:iCs/>
                <w:sz w:val="22"/>
                <w:szCs w:val="22"/>
                <w:lang w:val="en-US"/>
              </w:rPr>
              <w:t xml:space="preserve"> data </w:t>
            </w:r>
            <w:proofErr w:type="spellStart"/>
            <w:r w:rsidRPr="008652FA">
              <w:rPr>
                <w:rFonts w:ascii="Times New Roman" w:hAnsi="Times New Roman" w:cs="Times New Roman"/>
                <w:iCs/>
                <w:sz w:val="22"/>
                <w:szCs w:val="22"/>
                <w:lang w:val="en-US"/>
              </w:rPr>
              <w:t>tambah</w:t>
            </w:r>
            <w:proofErr w:type="spellEnd"/>
            <w:r w:rsidRPr="008652FA">
              <w:rPr>
                <w:rFonts w:ascii="Times New Roman" w:hAnsi="Times New Roman" w:cs="Times New Roman"/>
                <w:iCs/>
                <w:sz w:val="22"/>
                <w:szCs w:val="22"/>
                <w:lang w:val="en-US"/>
              </w:rPr>
              <w:t xml:space="preserve"> </w:t>
            </w:r>
            <w:proofErr w:type="spellStart"/>
            <w:r w:rsidRPr="008652FA">
              <w:rPr>
                <w:rFonts w:ascii="Times New Roman" w:hAnsi="Times New Roman" w:cs="Times New Roman"/>
                <w:iCs/>
                <w:sz w:val="22"/>
                <w:szCs w:val="22"/>
                <w:lang w:val="en-US"/>
              </w:rPr>
              <w:t>barang</w:t>
            </w:r>
            <w:proofErr w:type="spellEnd"/>
          </w:p>
        </w:tc>
        <w:tc>
          <w:tcPr>
            <w:tcW w:w="1085" w:type="dxa"/>
          </w:tcPr>
          <w:p w14:paraId="665506C3" w14:textId="4FE1F652" w:rsidR="00F51A0E" w:rsidRPr="008652FA" w:rsidRDefault="00F51A0E" w:rsidP="00F51A0E">
            <w:pPr>
              <w:pStyle w:val="ListParagraph"/>
              <w:ind w:left="0"/>
              <w:jc w:val="center"/>
              <w:rPr>
                <w:rFonts w:ascii="Times New Roman" w:hAnsi="Times New Roman" w:cs="Times New Roman"/>
                <w:sz w:val="22"/>
                <w:szCs w:val="22"/>
                <w:lang w:val="en-US"/>
              </w:rPr>
            </w:pPr>
            <w:proofErr w:type="spellStart"/>
            <w:r w:rsidRPr="008652FA">
              <w:rPr>
                <w:rFonts w:ascii="Times New Roman" w:hAnsi="Times New Roman" w:cs="Times New Roman"/>
                <w:sz w:val="22"/>
                <w:szCs w:val="22"/>
                <w:lang w:val="en-US"/>
              </w:rPr>
              <w:t>Sesuai</w:t>
            </w:r>
            <w:proofErr w:type="spellEnd"/>
            <w:r w:rsidRPr="008652FA">
              <w:rPr>
                <w:rFonts w:ascii="Times New Roman" w:hAnsi="Times New Roman" w:cs="Times New Roman"/>
                <w:sz w:val="22"/>
                <w:szCs w:val="22"/>
                <w:lang w:val="en-US"/>
              </w:rPr>
              <w:t xml:space="preserve"> </w:t>
            </w:r>
            <w:proofErr w:type="spellStart"/>
            <w:r w:rsidRPr="008652FA">
              <w:rPr>
                <w:rFonts w:ascii="Times New Roman" w:hAnsi="Times New Roman" w:cs="Times New Roman"/>
                <w:sz w:val="22"/>
                <w:szCs w:val="22"/>
                <w:lang w:val="en-US"/>
              </w:rPr>
              <w:t>harapan</w:t>
            </w:r>
            <w:proofErr w:type="spellEnd"/>
          </w:p>
        </w:tc>
        <w:tc>
          <w:tcPr>
            <w:tcW w:w="894" w:type="dxa"/>
          </w:tcPr>
          <w:p w14:paraId="2AB3750B" w14:textId="77777777" w:rsidR="00F51A0E" w:rsidRPr="008652FA" w:rsidRDefault="00F51A0E" w:rsidP="00F51A0E">
            <w:pPr>
              <w:pStyle w:val="ListParagraph"/>
              <w:ind w:left="0"/>
              <w:jc w:val="center"/>
              <w:rPr>
                <w:rFonts w:ascii="Times New Roman" w:hAnsi="Times New Roman" w:cs="Times New Roman"/>
                <w:sz w:val="22"/>
                <w:szCs w:val="22"/>
                <w:lang w:val="en-US"/>
              </w:rPr>
            </w:pPr>
            <w:r w:rsidRPr="008652FA">
              <w:rPr>
                <w:rFonts w:ascii="Times New Roman" w:hAnsi="Times New Roman" w:cs="Times New Roman"/>
                <w:sz w:val="22"/>
                <w:szCs w:val="22"/>
                <w:lang w:val="en-US"/>
              </w:rPr>
              <w:t>Valid</w:t>
            </w:r>
          </w:p>
          <w:p w14:paraId="66F159A1" w14:textId="77777777" w:rsidR="00F51A0E" w:rsidRPr="008652FA" w:rsidRDefault="00F51A0E" w:rsidP="00F51A0E">
            <w:pPr>
              <w:pStyle w:val="ListParagraph"/>
              <w:ind w:left="0"/>
              <w:jc w:val="center"/>
              <w:rPr>
                <w:rFonts w:ascii="Times New Roman" w:hAnsi="Times New Roman" w:cs="Times New Roman"/>
                <w:sz w:val="22"/>
                <w:szCs w:val="22"/>
                <w:lang w:val="en-US"/>
              </w:rPr>
            </w:pPr>
          </w:p>
        </w:tc>
      </w:tr>
    </w:tbl>
    <w:p w14:paraId="0952D9D9" w14:textId="77777777" w:rsidR="004D76A4" w:rsidRDefault="004D76A4" w:rsidP="004D76A4">
      <w:pPr>
        <w:spacing w:after="0" w:line="480" w:lineRule="auto"/>
        <w:ind w:firstLine="720"/>
        <w:rPr>
          <w:rFonts w:ascii="Times New Roman" w:hAnsi="Times New Roman" w:cs="Times New Roman"/>
          <w:sz w:val="24"/>
          <w:szCs w:val="24"/>
          <w:lang w:val="en-US"/>
        </w:rPr>
      </w:pPr>
    </w:p>
    <w:p w14:paraId="61E50C4C" w14:textId="369FB7F9" w:rsidR="00803F00" w:rsidRPr="008652FA" w:rsidRDefault="00817373" w:rsidP="00F51A0E">
      <w:pPr>
        <w:spacing w:line="480" w:lineRule="auto"/>
        <w:ind w:firstLine="720"/>
        <w:jc w:val="both"/>
        <w:rPr>
          <w:rFonts w:ascii="Times New Roman" w:eastAsia="SimSun" w:hAnsi="Times New Roman"/>
          <w:sz w:val="24"/>
          <w:szCs w:val="24"/>
          <w:lang w:val="en-ID"/>
        </w:rPr>
      </w:pPr>
      <w:r w:rsidRPr="008652FA">
        <w:rPr>
          <w:rFonts w:ascii="Times New Roman" w:hAnsi="Times New Roman"/>
          <w:sz w:val="24"/>
          <w:szCs w:val="24"/>
        </w:rPr>
        <w:t>Pada tahap pengujian halaman tambah barang, untuk menambah data barang maka pengelola sarpras harus menekan tombol tambahkan pada halaman tambah barang dan mengisi data yang akan ditambahkan pada form tambah barang. Setelah mengisi semua data yang akan ditambahkan, tekan tombol tambahkan untuk menyimpan data. Jika proses pengisian data sudah terisi semua, maka proses penyimpanan barang berhasil dan data akan tersimpan didalam database.</w:t>
      </w:r>
      <w:r w:rsidR="00F51A0E" w:rsidRPr="008652FA">
        <w:rPr>
          <w:rFonts w:ascii="Times New Roman" w:hAnsi="Times New Roman"/>
          <w:sz w:val="24"/>
          <w:szCs w:val="24"/>
        </w:rPr>
        <w:t xml:space="preserve"> Jika ada </w:t>
      </w:r>
      <w:r w:rsidR="00F51A0E" w:rsidRPr="008652FA">
        <w:rPr>
          <w:rFonts w:ascii="Times New Roman" w:hAnsi="Times New Roman"/>
          <w:sz w:val="24"/>
          <w:szCs w:val="24"/>
        </w:rPr>
        <w:lastRenderedPageBreak/>
        <w:t>salah satu form data yang belum terisi akan menampilkan form kosong atau peringatan data harus disi.</w:t>
      </w:r>
      <w:r w:rsidRPr="008652FA">
        <w:rPr>
          <w:rFonts w:ascii="Times New Roman" w:hAnsi="Times New Roman"/>
          <w:sz w:val="24"/>
          <w:szCs w:val="24"/>
        </w:rPr>
        <w:t xml:space="preserve"> </w:t>
      </w:r>
    </w:p>
    <w:p w14:paraId="61F45AE2" w14:textId="18F7403E" w:rsidR="00803F00" w:rsidRPr="008652FA" w:rsidRDefault="00803F00" w:rsidP="00803F00">
      <w:pPr>
        <w:pStyle w:val="ListParagraph"/>
        <w:numPr>
          <w:ilvl w:val="0"/>
          <w:numId w:val="68"/>
        </w:numPr>
        <w:spacing w:before="100" w:beforeAutospacing="1" w:after="100" w:afterAutospacing="1"/>
        <w:ind w:left="0" w:hanging="284"/>
        <w:jc w:val="both"/>
        <w:rPr>
          <w:rFonts w:ascii="Times New Roman" w:hAnsi="Times New Roman" w:cs="Times New Roman"/>
          <w:iCs/>
          <w:sz w:val="24"/>
          <w:szCs w:val="24"/>
          <w:lang w:val="en-US"/>
        </w:rPr>
      </w:pPr>
      <w:r w:rsidRPr="008652FA">
        <w:rPr>
          <w:rFonts w:ascii="Times New Roman" w:hAnsi="Times New Roman" w:cs="Times New Roman"/>
          <w:sz w:val="24"/>
          <w:szCs w:val="24"/>
        </w:rPr>
        <w:t xml:space="preserve">Pengujian </w:t>
      </w:r>
      <w:r w:rsidRPr="008652FA">
        <w:rPr>
          <w:rFonts w:ascii="Times New Roman" w:hAnsi="Times New Roman" w:cs="Times New Roman"/>
          <w:i/>
          <w:sz w:val="24"/>
          <w:szCs w:val="24"/>
        </w:rPr>
        <w:t xml:space="preserve">Black Box </w:t>
      </w:r>
      <w:r w:rsidRPr="008652FA">
        <w:rPr>
          <w:rFonts w:ascii="Times New Roman" w:hAnsi="Times New Roman" w:cs="Times New Roman"/>
          <w:iCs/>
          <w:sz w:val="24"/>
          <w:szCs w:val="24"/>
        </w:rPr>
        <w:t>Edit</w:t>
      </w:r>
      <w:r w:rsidRPr="008652FA">
        <w:rPr>
          <w:rFonts w:ascii="Times New Roman" w:hAnsi="Times New Roman" w:cs="Times New Roman"/>
          <w:i/>
          <w:sz w:val="24"/>
          <w:szCs w:val="24"/>
        </w:rPr>
        <w:t xml:space="preserve"> </w:t>
      </w:r>
      <w:r w:rsidR="00FB293A" w:rsidRPr="008652FA">
        <w:rPr>
          <w:rFonts w:ascii="Times New Roman" w:hAnsi="Times New Roman" w:cs="Times New Roman"/>
          <w:iCs/>
          <w:sz w:val="24"/>
          <w:szCs w:val="24"/>
        </w:rPr>
        <w:t>Barang</w:t>
      </w:r>
    </w:p>
    <w:p w14:paraId="2D7EC284" w14:textId="093C9FE4" w:rsidR="005E0D32" w:rsidRPr="008652FA" w:rsidRDefault="003F54FE" w:rsidP="00803F00">
      <w:pPr>
        <w:spacing w:before="100" w:beforeAutospacing="1" w:after="100" w:afterAutospacing="1" w:line="480" w:lineRule="auto"/>
        <w:ind w:firstLine="720"/>
        <w:jc w:val="both"/>
        <w:rPr>
          <w:rFonts w:ascii="Times New Roman" w:hAnsi="Times New Roman" w:cs="Times New Roman"/>
          <w:iCs/>
          <w:sz w:val="24"/>
          <w:szCs w:val="24"/>
          <w:lang w:val="en-US"/>
        </w:rPr>
      </w:pPr>
      <w:r w:rsidRPr="008652FA">
        <w:rPr>
          <w:rFonts w:ascii="Times New Roman" w:hAnsi="Times New Roman" w:cs="Times New Roman"/>
          <w:sz w:val="24"/>
          <w:szCs w:val="24"/>
        </w:rPr>
        <w:t>Tabel 4.</w:t>
      </w:r>
      <w:r w:rsidR="00FB293A" w:rsidRPr="008652FA">
        <w:rPr>
          <w:rFonts w:ascii="Times New Roman" w:hAnsi="Times New Roman" w:cs="Times New Roman"/>
          <w:sz w:val="24"/>
          <w:szCs w:val="24"/>
        </w:rPr>
        <w:t>5</w:t>
      </w:r>
      <w:r w:rsidR="005143DE" w:rsidRPr="008652FA">
        <w:rPr>
          <w:rFonts w:ascii="Times New Roman" w:hAnsi="Times New Roman" w:cs="Times New Roman"/>
          <w:sz w:val="24"/>
          <w:szCs w:val="24"/>
        </w:rPr>
        <w:t xml:space="preserve"> </w:t>
      </w:r>
      <w:r w:rsidRPr="008652FA">
        <w:rPr>
          <w:rFonts w:ascii="Times New Roman" w:hAnsi="Times New Roman" w:cs="Times New Roman"/>
          <w:sz w:val="24"/>
          <w:szCs w:val="24"/>
        </w:rPr>
        <w:t xml:space="preserve">merupakan tabel yang menampilkan pengujian </w:t>
      </w:r>
      <w:r w:rsidRPr="008652FA">
        <w:rPr>
          <w:rFonts w:ascii="Times New Roman" w:hAnsi="Times New Roman" w:cs="Times New Roman"/>
          <w:i/>
          <w:sz w:val="24"/>
          <w:szCs w:val="24"/>
        </w:rPr>
        <w:t>black box</w:t>
      </w:r>
      <w:r w:rsidR="005143DE" w:rsidRPr="008652FA">
        <w:rPr>
          <w:rFonts w:ascii="Times New Roman" w:hAnsi="Times New Roman" w:cs="Times New Roman"/>
          <w:i/>
          <w:sz w:val="24"/>
          <w:szCs w:val="24"/>
        </w:rPr>
        <w:t xml:space="preserve"> </w:t>
      </w:r>
      <w:r w:rsidR="005143DE" w:rsidRPr="008652FA">
        <w:rPr>
          <w:rFonts w:ascii="Times New Roman" w:hAnsi="Times New Roman" w:cs="Times New Roman"/>
          <w:iCs/>
          <w:sz w:val="24"/>
          <w:szCs w:val="24"/>
        </w:rPr>
        <w:t>edit</w:t>
      </w:r>
      <w:r w:rsidR="005143DE" w:rsidRPr="008652FA">
        <w:rPr>
          <w:rFonts w:ascii="Times New Roman" w:hAnsi="Times New Roman" w:cs="Times New Roman"/>
          <w:i/>
          <w:sz w:val="24"/>
          <w:szCs w:val="24"/>
        </w:rPr>
        <w:t xml:space="preserve"> </w:t>
      </w:r>
      <w:r w:rsidR="00FB293A" w:rsidRPr="008652FA">
        <w:rPr>
          <w:rFonts w:ascii="Times New Roman" w:hAnsi="Times New Roman" w:cs="Times New Roman"/>
          <w:iCs/>
          <w:sz w:val="24"/>
          <w:szCs w:val="24"/>
        </w:rPr>
        <w:t>tambah barang</w:t>
      </w:r>
      <w:r w:rsidR="005143DE" w:rsidRPr="008652FA">
        <w:rPr>
          <w:rFonts w:ascii="Times New Roman" w:hAnsi="Times New Roman" w:cs="Times New Roman"/>
          <w:iCs/>
          <w:sz w:val="24"/>
          <w:szCs w:val="24"/>
        </w:rPr>
        <w:t xml:space="preserve"> pengelola </w:t>
      </w:r>
      <w:proofErr w:type="spellStart"/>
      <w:r w:rsidRPr="008652FA">
        <w:rPr>
          <w:rFonts w:ascii="Times New Roman" w:hAnsi="Times New Roman" w:cs="Times New Roman"/>
          <w:iCs/>
          <w:sz w:val="24"/>
          <w:szCs w:val="24"/>
          <w:lang w:val="en-US"/>
        </w:rPr>
        <w:t>sarpras</w:t>
      </w:r>
      <w:proofErr w:type="spellEnd"/>
      <w:r w:rsidRPr="008652FA">
        <w:rPr>
          <w:rFonts w:ascii="Times New Roman" w:hAnsi="Times New Roman" w:cs="Times New Roman"/>
          <w:iCs/>
          <w:sz w:val="24"/>
          <w:szCs w:val="24"/>
          <w:lang w:val="en-US"/>
        </w:rPr>
        <w:t>.</w:t>
      </w:r>
    </w:p>
    <w:p w14:paraId="1496917A" w14:textId="5BE7F6B6" w:rsidR="003F54FE" w:rsidRDefault="005143DE" w:rsidP="005143DE">
      <w:pPr>
        <w:pStyle w:val="Caption"/>
        <w:rPr>
          <w:i/>
          <w:szCs w:val="24"/>
        </w:rPr>
      </w:pPr>
      <w:r w:rsidRPr="008652FA">
        <w:rPr>
          <w:szCs w:val="24"/>
        </w:rPr>
        <w:t xml:space="preserve"> </w:t>
      </w:r>
      <w:bookmarkStart w:id="132" w:name="_Toc165525595"/>
      <w:bookmarkStart w:id="133" w:name="_Toc166480538"/>
      <w:r w:rsidRPr="008652FA">
        <w:rPr>
          <w:szCs w:val="24"/>
        </w:rPr>
        <w:t xml:space="preserve">Tabel 4. </w:t>
      </w:r>
      <w:r w:rsidR="009D43E4" w:rsidRPr="008652FA">
        <w:rPr>
          <w:szCs w:val="24"/>
        </w:rPr>
        <w:fldChar w:fldCharType="begin"/>
      </w:r>
      <w:r w:rsidR="009D43E4" w:rsidRPr="008652FA">
        <w:rPr>
          <w:szCs w:val="24"/>
        </w:rPr>
        <w:instrText xml:space="preserve"> SEQ Tabel_4. \* ARABIC </w:instrText>
      </w:r>
      <w:r w:rsidR="009D43E4" w:rsidRPr="008652FA">
        <w:rPr>
          <w:szCs w:val="24"/>
        </w:rPr>
        <w:fldChar w:fldCharType="separate"/>
      </w:r>
      <w:r w:rsidR="00871F4B">
        <w:rPr>
          <w:noProof/>
          <w:szCs w:val="24"/>
        </w:rPr>
        <w:t>5</w:t>
      </w:r>
      <w:r w:rsidR="009D43E4" w:rsidRPr="008652FA">
        <w:rPr>
          <w:szCs w:val="24"/>
        </w:rPr>
        <w:fldChar w:fldCharType="end"/>
      </w:r>
      <w:r w:rsidRPr="008652FA">
        <w:rPr>
          <w:szCs w:val="24"/>
        </w:rPr>
        <w:t xml:space="preserve"> </w:t>
      </w:r>
      <w:r w:rsidR="00FB293A" w:rsidRPr="008652FA">
        <w:rPr>
          <w:i/>
          <w:iCs w:val="0"/>
          <w:color w:val="auto"/>
          <w:szCs w:val="24"/>
        </w:rPr>
        <w:t>Black Box</w:t>
      </w:r>
      <w:r w:rsidR="00FB293A" w:rsidRPr="008652FA">
        <w:rPr>
          <w:color w:val="auto"/>
          <w:szCs w:val="24"/>
        </w:rPr>
        <w:t xml:space="preserve"> </w:t>
      </w:r>
      <w:r w:rsidRPr="008652FA">
        <w:rPr>
          <w:iCs w:val="0"/>
          <w:color w:val="auto"/>
          <w:szCs w:val="24"/>
        </w:rPr>
        <w:t xml:space="preserve">Edit </w:t>
      </w:r>
      <w:r w:rsidR="00FB293A" w:rsidRPr="008652FA">
        <w:rPr>
          <w:iCs w:val="0"/>
          <w:color w:val="auto"/>
          <w:szCs w:val="24"/>
        </w:rPr>
        <w:t>Barang</w:t>
      </w:r>
      <w:bookmarkEnd w:id="132"/>
      <w:bookmarkEnd w:id="133"/>
    </w:p>
    <w:p w14:paraId="6F579EFA" w14:textId="77777777" w:rsidR="003F54FE" w:rsidRDefault="003F54FE" w:rsidP="003F54FE">
      <w:pPr>
        <w:spacing w:after="0" w:line="240" w:lineRule="auto"/>
        <w:rPr>
          <w:rFonts w:ascii="Times New Roman" w:hAnsi="Times New Roman" w:cs="Times New Roman"/>
          <w:sz w:val="24"/>
          <w:szCs w:val="24"/>
          <w:lang w:val="en-US"/>
        </w:rPr>
      </w:pPr>
    </w:p>
    <w:tbl>
      <w:tblPr>
        <w:tblStyle w:val="TableGrid"/>
        <w:tblW w:w="0" w:type="auto"/>
        <w:jc w:val="center"/>
        <w:tblLayout w:type="fixed"/>
        <w:tblLook w:val="04A0" w:firstRow="1" w:lastRow="0" w:firstColumn="1" w:lastColumn="0" w:noHBand="0" w:noVBand="1"/>
      </w:tblPr>
      <w:tblGrid>
        <w:gridCol w:w="576"/>
        <w:gridCol w:w="1696"/>
        <w:gridCol w:w="914"/>
        <w:gridCol w:w="1629"/>
        <w:gridCol w:w="1085"/>
        <w:gridCol w:w="894"/>
      </w:tblGrid>
      <w:tr w:rsidR="005143DE" w14:paraId="59C466BE" w14:textId="77777777" w:rsidTr="00375A50">
        <w:trPr>
          <w:trHeight w:val="657"/>
          <w:tblHeader/>
          <w:jc w:val="center"/>
        </w:trPr>
        <w:tc>
          <w:tcPr>
            <w:tcW w:w="576" w:type="dxa"/>
          </w:tcPr>
          <w:p w14:paraId="5190C2EB" w14:textId="77777777" w:rsidR="005143DE" w:rsidRPr="00A3273D" w:rsidRDefault="005143DE" w:rsidP="00825BFA">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NO</w:t>
            </w:r>
          </w:p>
        </w:tc>
        <w:tc>
          <w:tcPr>
            <w:tcW w:w="1696" w:type="dxa"/>
          </w:tcPr>
          <w:p w14:paraId="39928A9D" w14:textId="77777777" w:rsidR="005143DE" w:rsidRPr="00A3273D" w:rsidRDefault="005143DE" w:rsidP="00825BFA">
            <w:pPr>
              <w:pStyle w:val="ListParagraph"/>
              <w:ind w:left="0"/>
              <w:jc w:val="center"/>
              <w:rPr>
                <w:rFonts w:ascii="Times New Roman" w:hAnsi="Times New Roman" w:cs="Times New Roman"/>
                <w:b/>
                <w:sz w:val="24"/>
                <w:szCs w:val="24"/>
                <w:lang w:val="en-US"/>
              </w:rPr>
            </w:pPr>
            <w:proofErr w:type="spellStart"/>
            <w:r w:rsidRPr="00A3273D">
              <w:rPr>
                <w:rFonts w:ascii="Times New Roman" w:hAnsi="Times New Roman" w:cs="Times New Roman"/>
                <w:b/>
                <w:sz w:val="24"/>
                <w:szCs w:val="24"/>
                <w:lang w:val="en-US"/>
              </w:rPr>
              <w:t>Skenario</w:t>
            </w:r>
            <w:proofErr w:type="spellEnd"/>
            <w:r w:rsidRPr="00A3273D">
              <w:rPr>
                <w:rFonts w:ascii="Times New Roman" w:hAnsi="Times New Roman" w:cs="Times New Roman"/>
                <w:b/>
                <w:sz w:val="24"/>
                <w:szCs w:val="24"/>
                <w:lang w:val="en-US"/>
              </w:rPr>
              <w:t xml:space="preserve"> </w:t>
            </w:r>
            <w:proofErr w:type="spellStart"/>
            <w:r w:rsidRPr="00A3273D">
              <w:rPr>
                <w:rFonts w:ascii="Times New Roman" w:hAnsi="Times New Roman" w:cs="Times New Roman"/>
                <w:b/>
                <w:sz w:val="24"/>
                <w:szCs w:val="24"/>
                <w:lang w:val="en-US"/>
              </w:rPr>
              <w:t>Pengujian</w:t>
            </w:r>
            <w:proofErr w:type="spellEnd"/>
          </w:p>
        </w:tc>
        <w:tc>
          <w:tcPr>
            <w:tcW w:w="914" w:type="dxa"/>
          </w:tcPr>
          <w:p w14:paraId="45DC6953" w14:textId="77777777" w:rsidR="005143DE" w:rsidRPr="00A3273D" w:rsidRDefault="005143DE" w:rsidP="00825BFA">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Test Case</w:t>
            </w:r>
          </w:p>
        </w:tc>
        <w:tc>
          <w:tcPr>
            <w:tcW w:w="1629" w:type="dxa"/>
          </w:tcPr>
          <w:p w14:paraId="33C16926" w14:textId="77777777" w:rsidR="005143DE" w:rsidRPr="00A3273D" w:rsidRDefault="005143DE" w:rsidP="00825BFA">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 xml:space="preserve">Hasil yang </w:t>
            </w:r>
            <w:proofErr w:type="spellStart"/>
            <w:r w:rsidRPr="00A3273D">
              <w:rPr>
                <w:rFonts w:ascii="Times New Roman" w:hAnsi="Times New Roman" w:cs="Times New Roman"/>
                <w:b/>
                <w:sz w:val="24"/>
                <w:szCs w:val="24"/>
                <w:lang w:val="en-US"/>
              </w:rPr>
              <w:t>Diharapkan</w:t>
            </w:r>
            <w:proofErr w:type="spellEnd"/>
          </w:p>
        </w:tc>
        <w:tc>
          <w:tcPr>
            <w:tcW w:w="1085" w:type="dxa"/>
          </w:tcPr>
          <w:p w14:paraId="1DEBA209" w14:textId="77777777" w:rsidR="005143DE" w:rsidRPr="00A3273D" w:rsidRDefault="005143DE" w:rsidP="00825BFA">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 xml:space="preserve">Hasil </w:t>
            </w:r>
            <w:proofErr w:type="spellStart"/>
            <w:r w:rsidRPr="00A3273D">
              <w:rPr>
                <w:rFonts w:ascii="Times New Roman" w:hAnsi="Times New Roman" w:cs="Times New Roman"/>
                <w:b/>
                <w:sz w:val="24"/>
                <w:szCs w:val="24"/>
                <w:lang w:val="en-US"/>
              </w:rPr>
              <w:t>Pengujian</w:t>
            </w:r>
            <w:proofErr w:type="spellEnd"/>
          </w:p>
        </w:tc>
        <w:tc>
          <w:tcPr>
            <w:tcW w:w="894" w:type="dxa"/>
          </w:tcPr>
          <w:p w14:paraId="73B3F4D4" w14:textId="77777777" w:rsidR="005143DE" w:rsidRPr="00A3273D" w:rsidRDefault="005143DE" w:rsidP="00825BFA">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Status</w:t>
            </w:r>
          </w:p>
        </w:tc>
      </w:tr>
      <w:tr w:rsidR="005143DE" w14:paraId="30A94CD9" w14:textId="77777777" w:rsidTr="00375A50">
        <w:trPr>
          <w:jc w:val="center"/>
        </w:trPr>
        <w:tc>
          <w:tcPr>
            <w:tcW w:w="576" w:type="dxa"/>
          </w:tcPr>
          <w:p w14:paraId="5EA67F6F" w14:textId="77777777" w:rsidR="005143DE" w:rsidRPr="00AF1398" w:rsidRDefault="005143DE" w:rsidP="00825BFA">
            <w:pPr>
              <w:pStyle w:val="ListParagraph"/>
              <w:spacing w:line="480" w:lineRule="auto"/>
              <w:ind w:left="0"/>
              <w:jc w:val="center"/>
              <w:rPr>
                <w:rFonts w:ascii="Times New Roman" w:hAnsi="Times New Roman" w:cs="Times New Roman"/>
                <w:sz w:val="22"/>
                <w:szCs w:val="22"/>
                <w:lang w:val="en-US"/>
              </w:rPr>
            </w:pPr>
            <w:r w:rsidRPr="00AF1398">
              <w:rPr>
                <w:rFonts w:ascii="Times New Roman" w:hAnsi="Times New Roman" w:cs="Times New Roman"/>
                <w:sz w:val="22"/>
                <w:szCs w:val="22"/>
                <w:lang w:val="en-US"/>
              </w:rPr>
              <w:t>1</w:t>
            </w:r>
          </w:p>
        </w:tc>
        <w:tc>
          <w:tcPr>
            <w:tcW w:w="1696" w:type="dxa"/>
          </w:tcPr>
          <w:p w14:paraId="34739B31" w14:textId="6A1ACD5C" w:rsidR="005143DE" w:rsidRPr="00501E8C" w:rsidRDefault="005143DE" w:rsidP="00501E8C">
            <w:pPr>
              <w:pStyle w:val="ListParagraph"/>
              <w:ind w:left="0"/>
              <w:jc w:val="center"/>
              <w:rPr>
                <w:rFonts w:ascii="Times New Roman" w:hAnsi="Times New Roman" w:cs="Times New Roman"/>
                <w:sz w:val="22"/>
                <w:szCs w:val="22"/>
                <w:lang w:val="en-US"/>
              </w:rPr>
            </w:pPr>
            <w:proofErr w:type="spellStart"/>
            <w:r w:rsidRPr="00501E8C">
              <w:rPr>
                <w:rFonts w:ascii="Times New Roman" w:hAnsi="Times New Roman" w:cs="Times New Roman"/>
                <w:sz w:val="22"/>
                <w:szCs w:val="22"/>
                <w:lang w:val="en-US"/>
              </w:rPr>
              <w:t>Mengedit</w:t>
            </w:r>
            <w:proofErr w:type="spellEnd"/>
            <w:r w:rsidRPr="00501E8C">
              <w:rPr>
                <w:rFonts w:ascii="Times New Roman" w:hAnsi="Times New Roman" w:cs="Times New Roman"/>
                <w:sz w:val="22"/>
                <w:szCs w:val="22"/>
                <w:lang w:val="en-US"/>
              </w:rPr>
              <w:t xml:space="preserve"> </w:t>
            </w:r>
            <w:proofErr w:type="spellStart"/>
            <w:r w:rsidRPr="00501E8C">
              <w:rPr>
                <w:rFonts w:ascii="Times New Roman" w:hAnsi="Times New Roman" w:cs="Times New Roman"/>
                <w:sz w:val="22"/>
                <w:szCs w:val="22"/>
                <w:lang w:val="en-US"/>
              </w:rPr>
              <w:t>semua</w:t>
            </w:r>
            <w:proofErr w:type="spellEnd"/>
            <w:r w:rsidRPr="00501E8C">
              <w:rPr>
                <w:rFonts w:ascii="Times New Roman" w:hAnsi="Times New Roman" w:cs="Times New Roman"/>
                <w:sz w:val="22"/>
                <w:szCs w:val="22"/>
                <w:lang w:val="en-US"/>
              </w:rPr>
              <w:t xml:space="preserve"> form</w:t>
            </w:r>
            <w:r w:rsidR="00FB293A" w:rsidRPr="00501E8C">
              <w:rPr>
                <w:rFonts w:ascii="Times New Roman" w:hAnsi="Times New Roman" w:cs="Times New Roman"/>
                <w:sz w:val="22"/>
                <w:szCs w:val="22"/>
                <w:lang w:val="en-US"/>
              </w:rPr>
              <w:t xml:space="preserve"> </w:t>
            </w:r>
            <w:proofErr w:type="spellStart"/>
            <w:r w:rsidR="00FB293A" w:rsidRPr="00501E8C">
              <w:rPr>
                <w:rFonts w:ascii="Times New Roman" w:hAnsi="Times New Roman" w:cs="Times New Roman"/>
                <w:sz w:val="22"/>
                <w:szCs w:val="22"/>
                <w:lang w:val="en-US"/>
              </w:rPr>
              <w:t>barang</w:t>
            </w:r>
            <w:proofErr w:type="spellEnd"/>
          </w:p>
        </w:tc>
        <w:tc>
          <w:tcPr>
            <w:tcW w:w="914" w:type="dxa"/>
          </w:tcPr>
          <w:p w14:paraId="521586C8" w14:textId="77777777" w:rsidR="005143DE" w:rsidRPr="00501E8C" w:rsidRDefault="005143DE" w:rsidP="00501E8C">
            <w:pPr>
              <w:pStyle w:val="ListParagraph"/>
              <w:ind w:left="0"/>
              <w:jc w:val="center"/>
              <w:rPr>
                <w:rFonts w:ascii="Times New Roman" w:hAnsi="Times New Roman" w:cs="Times New Roman"/>
                <w:sz w:val="22"/>
                <w:szCs w:val="22"/>
                <w:lang w:val="en-US"/>
              </w:rPr>
            </w:pPr>
            <w:r w:rsidRPr="00501E8C">
              <w:rPr>
                <w:rFonts w:ascii="Times New Roman" w:hAnsi="Times New Roman" w:cs="Times New Roman"/>
                <w:sz w:val="22"/>
                <w:szCs w:val="22"/>
                <w:lang w:val="en-US"/>
              </w:rPr>
              <w:t xml:space="preserve">Tekan </w:t>
            </w:r>
            <w:proofErr w:type="spellStart"/>
            <w:r w:rsidRPr="00501E8C">
              <w:rPr>
                <w:rFonts w:ascii="Times New Roman" w:hAnsi="Times New Roman" w:cs="Times New Roman"/>
                <w:sz w:val="22"/>
                <w:szCs w:val="22"/>
                <w:lang w:val="en-US"/>
              </w:rPr>
              <w:t>tombol</w:t>
            </w:r>
            <w:proofErr w:type="spellEnd"/>
            <w:r w:rsidRPr="00501E8C">
              <w:rPr>
                <w:rFonts w:ascii="Times New Roman" w:hAnsi="Times New Roman" w:cs="Times New Roman"/>
                <w:sz w:val="22"/>
                <w:szCs w:val="22"/>
                <w:lang w:val="en-US"/>
              </w:rPr>
              <w:t xml:space="preserve"> </w:t>
            </w:r>
            <w:proofErr w:type="spellStart"/>
            <w:r w:rsidRPr="00501E8C">
              <w:rPr>
                <w:rFonts w:ascii="Times New Roman" w:hAnsi="Times New Roman" w:cs="Times New Roman"/>
                <w:sz w:val="22"/>
                <w:szCs w:val="22"/>
                <w:lang w:val="en-US"/>
              </w:rPr>
              <w:t>simpan</w:t>
            </w:r>
            <w:proofErr w:type="spellEnd"/>
          </w:p>
        </w:tc>
        <w:tc>
          <w:tcPr>
            <w:tcW w:w="1629" w:type="dxa"/>
          </w:tcPr>
          <w:p w14:paraId="1EE09AA6" w14:textId="0615F924" w:rsidR="005143DE" w:rsidRPr="00501E8C" w:rsidRDefault="00FB293A" w:rsidP="00501E8C">
            <w:pPr>
              <w:pStyle w:val="ListParagraph"/>
              <w:ind w:left="0"/>
              <w:jc w:val="center"/>
              <w:rPr>
                <w:rFonts w:ascii="Times New Roman" w:hAnsi="Times New Roman" w:cs="Times New Roman"/>
                <w:sz w:val="22"/>
                <w:szCs w:val="22"/>
                <w:lang w:val="en-US"/>
              </w:rPr>
            </w:pPr>
            <w:proofErr w:type="spellStart"/>
            <w:r w:rsidRPr="00501E8C">
              <w:rPr>
                <w:rFonts w:ascii="Times New Roman" w:hAnsi="Times New Roman" w:cs="Times New Roman"/>
                <w:sz w:val="22"/>
                <w:szCs w:val="22"/>
                <w:lang w:val="en-US"/>
              </w:rPr>
              <w:t>Muncul</w:t>
            </w:r>
            <w:proofErr w:type="spellEnd"/>
            <w:r w:rsidRPr="00501E8C">
              <w:rPr>
                <w:rFonts w:ascii="Times New Roman" w:hAnsi="Times New Roman" w:cs="Times New Roman"/>
                <w:sz w:val="22"/>
                <w:szCs w:val="22"/>
                <w:lang w:val="en-US"/>
              </w:rPr>
              <w:t xml:space="preserve"> “</w:t>
            </w:r>
            <w:proofErr w:type="spellStart"/>
            <w:r w:rsidR="00531B22">
              <w:rPr>
                <w:rFonts w:ascii="Times New Roman" w:hAnsi="Times New Roman" w:cs="Times New Roman"/>
                <w:sz w:val="22"/>
                <w:szCs w:val="22"/>
                <w:lang w:val="en-US"/>
              </w:rPr>
              <w:t>b</w:t>
            </w:r>
            <w:r w:rsidRPr="00501E8C">
              <w:rPr>
                <w:rFonts w:ascii="Times New Roman" w:hAnsi="Times New Roman" w:cs="Times New Roman"/>
                <w:sz w:val="22"/>
                <w:szCs w:val="22"/>
                <w:lang w:val="en-US"/>
              </w:rPr>
              <w:t>arang</w:t>
            </w:r>
            <w:proofErr w:type="spellEnd"/>
            <w:r w:rsidRPr="00501E8C">
              <w:rPr>
                <w:rFonts w:ascii="Times New Roman" w:hAnsi="Times New Roman" w:cs="Times New Roman"/>
                <w:sz w:val="22"/>
                <w:szCs w:val="22"/>
                <w:lang w:val="en-US"/>
              </w:rPr>
              <w:t xml:space="preserve"> </w:t>
            </w:r>
            <w:proofErr w:type="spellStart"/>
            <w:r w:rsidR="00531B22">
              <w:rPr>
                <w:rFonts w:ascii="Times New Roman" w:hAnsi="Times New Roman" w:cs="Times New Roman"/>
                <w:sz w:val="22"/>
                <w:szCs w:val="22"/>
                <w:lang w:val="en-US"/>
              </w:rPr>
              <w:t>b</w:t>
            </w:r>
            <w:r w:rsidRPr="00501E8C">
              <w:rPr>
                <w:rFonts w:ascii="Times New Roman" w:hAnsi="Times New Roman" w:cs="Times New Roman"/>
                <w:sz w:val="22"/>
                <w:szCs w:val="22"/>
                <w:lang w:val="en-US"/>
              </w:rPr>
              <w:t>erhasil</w:t>
            </w:r>
            <w:proofErr w:type="spellEnd"/>
            <w:r w:rsidRPr="00501E8C">
              <w:rPr>
                <w:rFonts w:ascii="Times New Roman" w:hAnsi="Times New Roman" w:cs="Times New Roman"/>
                <w:sz w:val="22"/>
                <w:szCs w:val="22"/>
                <w:lang w:val="en-US"/>
              </w:rPr>
              <w:t xml:space="preserve"> </w:t>
            </w:r>
            <w:proofErr w:type="spellStart"/>
            <w:r w:rsidRPr="00501E8C">
              <w:rPr>
                <w:rFonts w:ascii="Times New Roman" w:hAnsi="Times New Roman" w:cs="Times New Roman"/>
                <w:sz w:val="22"/>
                <w:szCs w:val="22"/>
                <w:lang w:val="en-US"/>
              </w:rPr>
              <w:t>disimpan</w:t>
            </w:r>
            <w:proofErr w:type="spellEnd"/>
            <w:r w:rsidRPr="00501E8C">
              <w:rPr>
                <w:rFonts w:ascii="Times New Roman" w:hAnsi="Times New Roman" w:cs="Times New Roman"/>
                <w:sz w:val="22"/>
                <w:szCs w:val="22"/>
                <w:lang w:val="en-US"/>
              </w:rPr>
              <w:t>”</w:t>
            </w:r>
          </w:p>
        </w:tc>
        <w:tc>
          <w:tcPr>
            <w:tcW w:w="1085" w:type="dxa"/>
          </w:tcPr>
          <w:p w14:paraId="29998CAD" w14:textId="77777777" w:rsidR="005143DE" w:rsidRPr="00501E8C" w:rsidRDefault="005143DE" w:rsidP="00501E8C">
            <w:pPr>
              <w:pStyle w:val="ListParagraph"/>
              <w:ind w:left="0"/>
              <w:jc w:val="center"/>
              <w:rPr>
                <w:rFonts w:ascii="Times New Roman" w:hAnsi="Times New Roman" w:cs="Times New Roman"/>
                <w:sz w:val="22"/>
                <w:szCs w:val="22"/>
                <w:lang w:val="en-US"/>
              </w:rPr>
            </w:pPr>
            <w:proofErr w:type="spellStart"/>
            <w:r w:rsidRPr="00501E8C">
              <w:rPr>
                <w:rFonts w:ascii="Times New Roman" w:hAnsi="Times New Roman" w:cs="Times New Roman"/>
                <w:sz w:val="22"/>
                <w:szCs w:val="22"/>
                <w:lang w:val="en-US"/>
              </w:rPr>
              <w:t>Sesuai</w:t>
            </w:r>
            <w:proofErr w:type="spellEnd"/>
            <w:r w:rsidRPr="00501E8C">
              <w:rPr>
                <w:rFonts w:ascii="Times New Roman" w:hAnsi="Times New Roman" w:cs="Times New Roman"/>
                <w:sz w:val="22"/>
                <w:szCs w:val="22"/>
                <w:lang w:val="en-US"/>
              </w:rPr>
              <w:t xml:space="preserve"> </w:t>
            </w:r>
            <w:proofErr w:type="spellStart"/>
            <w:r w:rsidRPr="00501E8C">
              <w:rPr>
                <w:rFonts w:ascii="Times New Roman" w:hAnsi="Times New Roman" w:cs="Times New Roman"/>
                <w:sz w:val="22"/>
                <w:szCs w:val="22"/>
                <w:lang w:val="en-US"/>
              </w:rPr>
              <w:t>harapan</w:t>
            </w:r>
            <w:proofErr w:type="spellEnd"/>
          </w:p>
        </w:tc>
        <w:tc>
          <w:tcPr>
            <w:tcW w:w="894" w:type="dxa"/>
          </w:tcPr>
          <w:p w14:paraId="7163339F" w14:textId="77777777" w:rsidR="00201F99" w:rsidRPr="00501E8C" w:rsidRDefault="00201F99" w:rsidP="00501E8C">
            <w:pPr>
              <w:pStyle w:val="ListParagraph"/>
              <w:ind w:left="0"/>
              <w:jc w:val="center"/>
              <w:rPr>
                <w:rFonts w:ascii="Times New Roman" w:hAnsi="Times New Roman" w:cs="Times New Roman"/>
                <w:sz w:val="22"/>
                <w:szCs w:val="22"/>
                <w:lang w:val="en-US"/>
              </w:rPr>
            </w:pPr>
            <w:r w:rsidRPr="00501E8C">
              <w:rPr>
                <w:rFonts w:ascii="Times New Roman" w:hAnsi="Times New Roman" w:cs="Times New Roman"/>
                <w:sz w:val="22"/>
                <w:szCs w:val="22"/>
                <w:lang w:val="en-US"/>
              </w:rPr>
              <w:t>Valid</w:t>
            </w:r>
          </w:p>
          <w:p w14:paraId="02B68F6F" w14:textId="508AA184" w:rsidR="005143DE" w:rsidRPr="00501E8C" w:rsidRDefault="005143DE" w:rsidP="00501E8C">
            <w:pPr>
              <w:pStyle w:val="ListParagraph"/>
              <w:ind w:left="0"/>
              <w:jc w:val="center"/>
              <w:rPr>
                <w:rFonts w:ascii="Times New Roman" w:hAnsi="Times New Roman" w:cs="Times New Roman"/>
                <w:sz w:val="22"/>
                <w:szCs w:val="22"/>
                <w:lang w:val="en-US"/>
              </w:rPr>
            </w:pPr>
          </w:p>
        </w:tc>
      </w:tr>
      <w:tr w:rsidR="005143DE" w14:paraId="78BB1F7E" w14:textId="77777777" w:rsidTr="00375A50">
        <w:trPr>
          <w:jc w:val="center"/>
        </w:trPr>
        <w:tc>
          <w:tcPr>
            <w:tcW w:w="576" w:type="dxa"/>
          </w:tcPr>
          <w:p w14:paraId="69F5EB29" w14:textId="77777777" w:rsidR="005143DE" w:rsidRPr="00AF1398" w:rsidRDefault="005143DE" w:rsidP="00825BFA">
            <w:pPr>
              <w:pStyle w:val="ListParagraph"/>
              <w:spacing w:line="480" w:lineRule="auto"/>
              <w:ind w:left="0"/>
              <w:jc w:val="center"/>
              <w:rPr>
                <w:rFonts w:ascii="Times New Roman" w:hAnsi="Times New Roman" w:cs="Times New Roman"/>
                <w:sz w:val="22"/>
                <w:szCs w:val="22"/>
                <w:lang w:val="en-US"/>
              </w:rPr>
            </w:pPr>
            <w:r w:rsidRPr="00AF1398">
              <w:rPr>
                <w:rFonts w:ascii="Times New Roman" w:hAnsi="Times New Roman" w:cs="Times New Roman"/>
                <w:sz w:val="22"/>
                <w:szCs w:val="22"/>
                <w:lang w:val="en-US"/>
              </w:rPr>
              <w:t>2</w:t>
            </w:r>
          </w:p>
        </w:tc>
        <w:tc>
          <w:tcPr>
            <w:tcW w:w="1696" w:type="dxa"/>
          </w:tcPr>
          <w:p w14:paraId="1A4B7BEF" w14:textId="517E4DDF" w:rsidR="005143DE" w:rsidRPr="00501E8C" w:rsidRDefault="005143DE" w:rsidP="00501E8C">
            <w:pPr>
              <w:pStyle w:val="ListParagraph"/>
              <w:ind w:left="0"/>
              <w:jc w:val="center"/>
              <w:rPr>
                <w:rFonts w:ascii="Times New Roman" w:hAnsi="Times New Roman" w:cs="Times New Roman"/>
                <w:sz w:val="22"/>
                <w:szCs w:val="22"/>
                <w:lang w:val="en-US"/>
              </w:rPr>
            </w:pPr>
            <w:r w:rsidRPr="00501E8C">
              <w:rPr>
                <w:rFonts w:ascii="Times New Roman" w:hAnsi="Times New Roman" w:cs="Times New Roman"/>
                <w:sz w:val="22"/>
                <w:szCs w:val="22"/>
                <w:lang w:val="en-US"/>
              </w:rPr>
              <w:t xml:space="preserve">Hanya </w:t>
            </w:r>
            <w:proofErr w:type="spellStart"/>
            <w:r w:rsidRPr="00501E8C">
              <w:rPr>
                <w:rFonts w:ascii="Times New Roman" w:hAnsi="Times New Roman" w:cs="Times New Roman"/>
                <w:sz w:val="22"/>
                <w:szCs w:val="22"/>
                <w:lang w:val="en-US"/>
              </w:rPr>
              <w:t>mengedit</w:t>
            </w:r>
            <w:proofErr w:type="spellEnd"/>
            <w:r w:rsidRPr="00501E8C">
              <w:rPr>
                <w:rFonts w:ascii="Times New Roman" w:hAnsi="Times New Roman" w:cs="Times New Roman"/>
                <w:sz w:val="22"/>
                <w:szCs w:val="22"/>
                <w:lang w:val="en-US"/>
              </w:rPr>
              <w:t xml:space="preserve"> form </w:t>
            </w:r>
            <w:proofErr w:type="spellStart"/>
            <w:r w:rsidR="00375A50" w:rsidRPr="00501E8C">
              <w:rPr>
                <w:rFonts w:ascii="Times New Roman" w:hAnsi="Times New Roman" w:cs="Times New Roman"/>
                <w:sz w:val="22"/>
                <w:szCs w:val="22"/>
                <w:lang w:val="en-US"/>
              </w:rPr>
              <w:t>nama</w:t>
            </w:r>
            <w:proofErr w:type="spellEnd"/>
            <w:r w:rsidR="00375A50" w:rsidRPr="00501E8C">
              <w:rPr>
                <w:rFonts w:ascii="Times New Roman" w:hAnsi="Times New Roman" w:cs="Times New Roman"/>
                <w:sz w:val="22"/>
                <w:szCs w:val="22"/>
                <w:lang w:val="en-US"/>
              </w:rPr>
              <w:t xml:space="preserve"> </w:t>
            </w:r>
            <w:proofErr w:type="spellStart"/>
            <w:r w:rsidR="00FB293A" w:rsidRPr="00501E8C">
              <w:rPr>
                <w:rFonts w:ascii="Times New Roman" w:hAnsi="Times New Roman" w:cs="Times New Roman"/>
                <w:sz w:val="22"/>
                <w:szCs w:val="22"/>
                <w:lang w:val="en-US"/>
              </w:rPr>
              <w:t>barang</w:t>
            </w:r>
            <w:proofErr w:type="spellEnd"/>
          </w:p>
        </w:tc>
        <w:tc>
          <w:tcPr>
            <w:tcW w:w="914" w:type="dxa"/>
          </w:tcPr>
          <w:p w14:paraId="5CDE32D9" w14:textId="77777777" w:rsidR="005143DE" w:rsidRPr="00501E8C" w:rsidRDefault="005143DE" w:rsidP="00501E8C">
            <w:pPr>
              <w:pStyle w:val="ListParagraph"/>
              <w:ind w:left="0"/>
              <w:jc w:val="center"/>
              <w:rPr>
                <w:rFonts w:ascii="Times New Roman" w:hAnsi="Times New Roman" w:cs="Times New Roman"/>
                <w:sz w:val="22"/>
                <w:szCs w:val="22"/>
                <w:lang w:val="en-US"/>
              </w:rPr>
            </w:pPr>
            <w:r w:rsidRPr="00501E8C">
              <w:rPr>
                <w:rFonts w:ascii="Times New Roman" w:hAnsi="Times New Roman" w:cs="Times New Roman"/>
                <w:sz w:val="22"/>
                <w:szCs w:val="22"/>
                <w:lang w:val="en-US"/>
              </w:rPr>
              <w:t xml:space="preserve">Tekan </w:t>
            </w:r>
            <w:proofErr w:type="spellStart"/>
            <w:r w:rsidRPr="00501E8C">
              <w:rPr>
                <w:rFonts w:ascii="Times New Roman" w:hAnsi="Times New Roman" w:cs="Times New Roman"/>
                <w:sz w:val="22"/>
                <w:szCs w:val="22"/>
                <w:lang w:val="en-US"/>
              </w:rPr>
              <w:t>tombol</w:t>
            </w:r>
            <w:proofErr w:type="spellEnd"/>
            <w:r w:rsidRPr="00501E8C">
              <w:rPr>
                <w:rFonts w:ascii="Times New Roman" w:hAnsi="Times New Roman" w:cs="Times New Roman"/>
                <w:sz w:val="22"/>
                <w:szCs w:val="22"/>
                <w:lang w:val="en-US"/>
              </w:rPr>
              <w:t xml:space="preserve"> </w:t>
            </w:r>
            <w:proofErr w:type="spellStart"/>
            <w:r w:rsidRPr="00501E8C">
              <w:rPr>
                <w:rFonts w:ascii="Times New Roman" w:hAnsi="Times New Roman" w:cs="Times New Roman"/>
                <w:sz w:val="22"/>
                <w:szCs w:val="22"/>
                <w:lang w:val="en-US"/>
              </w:rPr>
              <w:t>simpan</w:t>
            </w:r>
            <w:proofErr w:type="spellEnd"/>
          </w:p>
        </w:tc>
        <w:tc>
          <w:tcPr>
            <w:tcW w:w="1629" w:type="dxa"/>
          </w:tcPr>
          <w:p w14:paraId="5351A36B" w14:textId="7B4FAAAB" w:rsidR="005143DE" w:rsidRPr="00501E8C" w:rsidRDefault="005143DE" w:rsidP="00501E8C">
            <w:pPr>
              <w:pStyle w:val="ListParagraph"/>
              <w:ind w:left="0"/>
              <w:jc w:val="center"/>
              <w:rPr>
                <w:rFonts w:ascii="Times New Roman" w:hAnsi="Times New Roman" w:cs="Times New Roman"/>
                <w:sz w:val="22"/>
                <w:szCs w:val="22"/>
                <w:lang w:val="en-US"/>
              </w:rPr>
            </w:pPr>
            <w:proofErr w:type="spellStart"/>
            <w:r w:rsidRPr="00501E8C">
              <w:rPr>
                <w:rFonts w:ascii="Times New Roman" w:hAnsi="Times New Roman" w:cs="Times New Roman"/>
                <w:sz w:val="22"/>
                <w:szCs w:val="22"/>
                <w:lang w:val="en-US"/>
              </w:rPr>
              <w:t>Muncul</w:t>
            </w:r>
            <w:proofErr w:type="spellEnd"/>
            <w:r w:rsidRPr="00501E8C">
              <w:rPr>
                <w:rFonts w:ascii="Times New Roman" w:hAnsi="Times New Roman" w:cs="Times New Roman"/>
                <w:sz w:val="22"/>
                <w:szCs w:val="22"/>
                <w:lang w:val="en-US"/>
              </w:rPr>
              <w:t xml:space="preserve"> “</w:t>
            </w:r>
            <w:proofErr w:type="spellStart"/>
            <w:r w:rsidR="00531B22">
              <w:rPr>
                <w:rFonts w:ascii="Times New Roman" w:hAnsi="Times New Roman" w:cs="Times New Roman"/>
                <w:sz w:val="22"/>
                <w:szCs w:val="22"/>
                <w:lang w:val="en-US"/>
              </w:rPr>
              <w:t>b</w:t>
            </w:r>
            <w:r w:rsidR="00FB293A" w:rsidRPr="00501E8C">
              <w:rPr>
                <w:rFonts w:ascii="Times New Roman" w:hAnsi="Times New Roman" w:cs="Times New Roman"/>
                <w:sz w:val="22"/>
                <w:szCs w:val="22"/>
                <w:lang w:val="en-US"/>
              </w:rPr>
              <w:t>arang</w:t>
            </w:r>
            <w:proofErr w:type="spellEnd"/>
            <w:r w:rsidR="00FB293A" w:rsidRPr="00501E8C">
              <w:rPr>
                <w:rFonts w:ascii="Times New Roman" w:hAnsi="Times New Roman" w:cs="Times New Roman"/>
                <w:sz w:val="22"/>
                <w:szCs w:val="22"/>
                <w:lang w:val="en-US"/>
              </w:rPr>
              <w:t xml:space="preserve"> </w:t>
            </w:r>
            <w:proofErr w:type="spellStart"/>
            <w:r w:rsidR="00531B22">
              <w:rPr>
                <w:rFonts w:ascii="Times New Roman" w:hAnsi="Times New Roman" w:cs="Times New Roman"/>
                <w:sz w:val="22"/>
                <w:szCs w:val="22"/>
                <w:lang w:val="en-US"/>
              </w:rPr>
              <w:t>b</w:t>
            </w:r>
            <w:r w:rsidRPr="00501E8C">
              <w:rPr>
                <w:rFonts w:ascii="Times New Roman" w:hAnsi="Times New Roman" w:cs="Times New Roman"/>
                <w:sz w:val="22"/>
                <w:szCs w:val="22"/>
                <w:lang w:val="en-US"/>
              </w:rPr>
              <w:t>erhasil</w:t>
            </w:r>
            <w:proofErr w:type="spellEnd"/>
            <w:r w:rsidRPr="00501E8C">
              <w:rPr>
                <w:rFonts w:ascii="Times New Roman" w:hAnsi="Times New Roman" w:cs="Times New Roman"/>
                <w:sz w:val="22"/>
                <w:szCs w:val="22"/>
                <w:lang w:val="en-US"/>
              </w:rPr>
              <w:t xml:space="preserve"> </w:t>
            </w:r>
            <w:proofErr w:type="spellStart"/>
            <w:r w:rsidRPr="00501E8C">
              <w:rPr>
                <w:rFonts w:ascii="Times New Roman" w:hAnsi="Times New Roman" w:cs="Times New Roman"/>
                <w:sz w:val="22"/>
                <w:szCs w:val="22"/>
                <w:lang w:val="en-US"/>
              </w:rPr>
              <w:t>disimpan</w:t>
            </w:r>
            <w:proofErr w:type="spellEnd"/>
            <w:r w:rsidRPr="00501E8C">
              <w:rPr>
                <w:rFonts w:ascii="Times New Roman" w:hAnsi="Times New Roman" w:cs="Times New Roman"/>
                <w:sz w:val="22"/>
                <w:szCs w:val="22"/>
                <w:lang w:val="en-US"/>
              </w:rPr>
              <w:t>”</w:t>
            </w:r>
          </w:p>
        </w:tc>
        <w:tc>
          <w:tcPr>
            <w:tcW w:w="1085" w:type="dxa"/>
          </w:tcPr>
          <w:p w14:paraId="7DF731FC" w14:textId="77777777" w:rsidR="005143DE" w:rsidRPr="00501E8C" w:rsidRDefault="005143DE" w:rsidP="00501E8C">
            <w:pPr>
              <w:pStyle w:val="ListParagraph"/>
              <w:ind w:left="0"/>
              <w:jc w:val="center"/>
              <w:rPr>
                <w:rFonts w:ascii="Times New Roman" w:hAnsi="Times New Roman" w:cs="Times New Roman"/>
                <w:sz w:val="22"/>
                <w:szCs w:val="22"/>
                <w:lang w:val="en-US"/>
              </w:rPr>
            </w:pPr>
            <w:proofErr w:type="spellStart"/>
            <w:r w:rsidRPr="00501E8C">
              <w:rPr>
                <w:rFonts w:ascii="Times New Roman" w:hAnsi="Times New Roman" w:cs="Times New Roman"/>
                <w:sz w:val="22"/>
                <w:szCs w:val="22"/>
                <w:lang w:val="en-US"/>
              </w:rPr>
              <w:t>Sesuai</w:t>
            </w:r>
            <w:proofErr w:type="spellEnd"/>
            <w:r w:rsidRPr="00501E8C">
              <w:rPr>
                <w:rFonts w:ascii="Times New Roman" w:hAnsi="Times New Roman" w:cs="Times New Roman"/>
                <w:sz w:val="22"/>
                <w:szCs w:val="22"/>
                <w:lang w:val="en-US"/>
              </w:rPr>
              <w:t xml:space="preserve"> </w:t>
            </w:r>
            <w:proofErr w:type="spellStart"/>
            <w:r w:rsidRPr="00501E8C">
              <w:rPr>
                <w:rFonts w:ascii="Times New Roman" w:hAnsi="Times New Roman" w:cs="Times New Roman"/>
                <w:sz w:val="22"/>
                <w:szCs w:val="22"/>
                <w:lang w:val="en-US"/>
              </w:rPr>
              <w:t>harapan</w:t>
            </w:r>
            <w:proofErr w:type="spellEnd"/>
          </w:p>
        </w:tc>
        <w:tc>
          <w:tcPr>
            <w:tcW w:w="894" w:type="dxa"/>
          </w:tcPr>
          <w:p w14:paraId="0534AAD7" w14:textId="77777777" w:rsidR="00201F99" w:rsidRPr="00501E8C" w:rsidRDefault="00201F99" w:rsidP="00501E8C">
            <w:pPr>
              <w:pStyle w:val="ListParagraph"/>
              <w:ind w:left="0"/>
              <w:jc w:val="center"/>
              <w:rPr>
                <w:rFonts w:ascii="Times New Roman" w:hAnsi="Times New Roman" w:cs="Times New Roman"/>
                <w:sz w:val="22"/>
                <w:szCs w:val="22"/>
                <w:lang w:val="en-US"/>
              </w:rPr>
            </w:pPr>
            <w:r w:rsidRPr="00501E8C">
              <w:rPr>
                <w:rFonts w:ascii="Times New Roman" w:hAnsi="Times New Roman" w:cs="Times New Roman"/>
                <w:sz w:val="22"/>
                <w:szCs w:val="22"/>
                <w:lang w:val="en-US"/>
              </w:rPr>
              <w:t>Valid</w:t>
            </w:r>
          </w:p>
          <w:p w14:paraId="0F4582E4" w14:textId="30213680" w:rsidR="005143DE" w:rsidRPr="00501E8C" w:rsidRDefault="005143DE" w:rsidP="00501E8C">
            <w:pPr>
              <w:pStyle w:val="ListParagraph"/>
              <w:ind w:left="0"/>
              <w:jc w:val="center"/>
              <w:rPr>
                <w:rFonts w:ascii="Times New Roman" w:hAnsi="Times New Roman" w:cs="Times New Roman"/>
                <w:sz w:val="22"/>
                <w:szCs w:val="22"/>
                <w:lang w:val="en-US"/>
              </w:rPr>
            </w:pPr>
          </w:p>
        </w:tc>
      </w:tr>
      <w:tr w:rsidR="005143DE" w14:paraId="59769C3C" w14:textId="77777777" w:rsidTr="00375A50">
        <w:trPr>
          <w:jc w:val="center"/>
        </w:trPr>
        <w:tc>
          <w:tcPr>
            <w:tcW w:w="576" w:type="dxa"/>
          </w:tcPr>
          <w:p w14:paraId="3DB42D98" w14:textId="77777777" w:rsidR="005143DE" w:rsidRPr="00AF1398" w:rsidRDefault="005143DE" w:rsidP="00825BFA">
            <w:pPr>
              <w:pStyle w:val="ListParagraph"/>
              <w:spacing w:line="480" w:lineRule="auto"/>
              <w:ind w:left="0"/>
              <w:jc w:val="center"/>
              <w:rPr>
                <w:rFonts w:ascii="Times New Roman" w:hAnsi="Times New Roman" w:cs="Times New Roman"/>
                <w:sz w:val="22"/>
                <w:szCs w:val="22"/>
                <w:lang w:val="en-US"/>
              </w:rPr>
            </w:pPr>
            <w:r w:rsidRPr="00AF1398">
              <w:rPr>
                <w:rFonts w:ascii="Times New Roman" w:hAnsi="Times New Roman" w:cs="Times New Roman"/>
                <w:sz w:val="22"/>
                <w:szCs w:val="22"/>
                <w:lang w:val="en-US"/>
              </w:rPr>
              <w:t>3</w:t>
            </w:r>
          </w:p>
        </w:tc>
        <w:tc>
          <w:tcPr>
            <w:tcW w:w="1696" w:type="dxa"/>
          </w:tcPr>
          <w:p w14:paraId="4445EDC5" w14:textId="406F5400" w:rsidR="005143DE" w:rsidRPr="00501E8C" w:rsidRDefault="005143DE" w:rsidP="00501E8C">
            <w:pPr>
              <w:pStyle w:val="ListParagraph"/>
              <w:ind w:left="0"/>
              <w:jc w:val="center"/>
              <w:rPr>
                <w:rFonts w:ascii="Times New Roman" w:hAnsi="Times New Roman" w:cs="Times New Roman"/>
                <w:sz w:val="22"/>
                <w:szCs w:val="22"/>
                <w:lang w:val="en-US"/>
              </w:rPr>
            </w:pPr>
            <w:r w:rsidRPr="00501E8C">
              <w:rPr>
                <w:rFonts w:ascii="Times New Roman" w:hAnsi="Times New Roman" w:cs="Times New Roman"/>
                <w:sz w:val="22"/>
                <w:szCs w:val="22"/>
                <w:lang w:val="en-US"/>
              </w:rPr>
              <w:t xml:space="preserve">Hanya </w:t>
            </w:r>
            <w:proofErr w:type="spellStart"/>
            <w:r w:rsidRPr="00501E8C">
              <w:rPr>
                <w:rFonts w:ascii="Times New Roman" w:hAnsi="Times New Roman" w:cs="Times New Roman"/>
                <w:sz w:val="22"/>
                <w:szCs w:val="22"/>
                <w:lang w:val="en-US"/>
              </w:rPr>
              <w:t>mengedit</w:t>
            </w:r>
            <w:proofErr w:type="spellEnd"/>
            <w:r w:rsidRPr="00501E8C">
              <w:rPr>
                <w:rFonts w:ascii="Times New Roman" w:hAnsi="Times New Roman" w:cs="Times New Roman"/>
                <w:sz w:val="22"/>
                <w:szCs w:val="22"/>
                <w:lang w:val="en-US"/>
              </w:rPr>
              <w:t xml:space="preserve"> form</w:t>
            </w:r>
            <w:r w:rsidR="00375A50" w:rsidRPr="00501E8C">
              <w:rPr>
                <w:rFonts w:ascii="Times New Roman" w:hAnsi="Times New Roman" w:cs="Times New Roman"/>
                <w:sz w:val="22"/>
                <w:szCs w:val="22"/>
                <w:lang w:val="en-US"/>
              </w:rPr>
              <w:t xml:space="preserve"> </w:t>
            </w:r>
            <w:proofErr w:type="spellStart"/>
            <w:r w:rsidR="00FB293A" w:rsidRPr="00501E8C">
              <w:rPr>
                <w:rFonts w:ascii="Times New Roman" w:hAnsi="Times New Roman" w:cs="Times New Roman"/>
                <w:sz w:val="22"/>
                <w:szCs w:val="22"/>
                <w:lang w:val="en-US"/>
              </w:rPr>
              <w:t>foto</w:t>
            </w:r>
            <w:proofErr w:type="spellEnd"/>
            <w:r w:rsidR="00FB293A" w:rsidRPr="00501E8C">
              <w:rPr>
                <w:rFonts w:ascii="Times New Roman" w:hAnsi="Times New Roman" w:cs="Times New Roman"/>
                <w:sz w:val="22"/>
                <w:szCs w:val="22"/>
                <w:lang w:val="en-US"/>
              </w:rPr>
              <w:t xml:space="preserve"> </w:t>
            </w:r>
            <w:proofErr w:type="spellStart"/>
            <w:r w:rsidR="00FB293A" w:rsidRPr="00501E8C">
              <w:rPr>
                <w:rFonts w:ascii="Times New Roman" w:hAnsi="Times New Roman" w:cs="Times New Roman"/>
                <w:sz w:val="22"/>
                <w:szCs w:val="22"/>
                <w:lang w:val="en-US"/>
              </w:rPr>
              <w:t>barang</w:t>
            </w:r>
            <w:proofErr w:type="spellEnd"/>
          </w:p>
        </w:tc>
        <w:tc>
          <w:tcPr>
            <w:tcW w:w="914" w:type="dxa"/>
          </w:tcPr>
          <w:p w14:paraId="49BF7855" w14:textId="77777777" w:rsidR="005143DE" w:rsidRPr="00501E8C" w:rsidRDefault="005143DE" w:rsidP="00501E8C">
            <w:pPr>
              <w:pStyle w:val="ListParagraph"/>
              <w:ind w:left="0"/>
              <w:jc w:val="center"/>
              <w:rPr>
                <w:rFonts w:ascii="Times New Roman" w:hAnsi="Times New Roman" w:cs="Times New Roman"/>
                <w:sz w:val="22"/>
                <w:szCs w:val="22"/>
                <w:lang w:val="en-US"/>
              </w:rPr>
            </w:pPr>
            <w:r w:rsidRPr="00501E8C">
              <w:rPr>
                <w:rFonts w:ascii="Times New Roman" w:hAnsi="Times New Roman" w:cs="Times New Roman"/>
                <w:sz w:val="22"/>
                <w:szCs w:val="22"/>
                <w:lang w:val="en-US"/>
              </w:rPr>
              <w:t xml:space="preserve">Tekan </w:t>
            </w:r>
            <w:proofErr w:type="spellStart"/>
            <w:r w:rsidRPr="00501E8C">
              <w:rPr>
                <w:rFonts w:ascii="Times New Roman" w:hAnsi="Times New Roman" w:cs="Times New Roman"/>
                <w:sz w:val="22"/>
                <w:szCs w:val="22"/>
                <w:lang w:val="en-US"/>
              </w:rPr>
              <w:t>tombol</w:t>
            </w:r>
            <w:proofErr w:type="spellEnd"/>
            <w:r w:rsidRPr="00501E8C">
              <w:rPr>
                <w:rFonts w:ascii="Times New Roman" w:hAnsi="Times New Roman" w:cs="Times New Roman"/>
                <w:sz w:val="22"/>
                <w:szCs w:val="22"/>
                <w:lang w:val="en-US"/>
              </w:rPr>
              <w:t xml:space="preserve"> </w:t>
            </w:r>
            <w:proofErr w:type="spellStart"/>
            <w:r w:rsidRPr="00501E8C">
              <w:rPr>
                <w:rFonts w:ascii="Times New Roman" w:hAnsi="Times New Roman" w:cs="Times New Roman"/>
                <w:sz w:val="22"/>
                <w:szCs w:val="22"/>
                <w:lang w:val="en-US"/>
              </w:rPr>
              <w:t>simpan</w:t>
            </w:r>
            <w:proofErr w:type="spellEnd"/>
          </w:p>
        </w:tc>
        <w:tc>
          <w:tcPr>
            <w:tcW w:w="1629" w:type="dxa"/>
          </w:tcPr>
          <w:p w14:paraId="51781F95" w14:textId="74B5C8B4" w:rsidR="005143DE" w:rsidRPr="00501E8C" w:rsidRDefault="00FB293A" w:rsidP="00501E8C">
            <w:pPr>
              <w:pStyle w:val="ListParagraph"/>
              <w:ind w:left="0"/>
              <w:jc w:val="center"/>
              <w:rPr>
                <w:rFonts w:ascii="Times New Roman" w:hAnsi="Times New Roman" w:cs="Times New Roman"/>
                <w:sz w:val="22"/>
                <w:szCs w:val="22"/>
                <w:lang w:val="en-US"/>
              </w:rPr>
            </w:pPr>
            <w:proofErr w:type="spellStart"/>
            <w:r w:rsidRPr="00501E8C">
              <w:rPr>
                <w:rFonts w:ascii="Times New Roman" w:hAnsi="Times New Roman" w:cs="Times New Roman"/>
                <w:sz w:val="22"/>
                <w:szCs w:val="22"/>
                <w:lang w:val="en-US"/>
              </w:rPr>
              <w:t>Muncul</w:t>
            </w:r>
            <w:proofErr w:type="spellEnd"/>
            <w:r w:rsidRPr="00501E8C">
              <w:rPr>
                <w:rFonts w:ascii="Times New Roman" w:hAnsi="Times New Roman" w:cs="Times New Roman"/>
                <w:sz w:val="22"/>
                <w:szCs w:val="22"/>
                <w:lang w:val="en-US"/>
              </w:rPr>
              <w:t xml:space="preserve"> “</w:t>
            </w:r>
            <w:proofErr w:type="spellStart"/>
            <w:r w:rsidR="00531B22">
              <w:rPr>
                <w:rFonts w:ascii="Times New Roman" w:hAnsi="Times New Roman" w:cs="Times New Roman"/>
                <w:sz w:val="22"/>
                <w:szCs w:val="22"/>
                <w:lang w:val="en-US"/>
              </w:rPr>
              <w:t>b</w:t>
            </w:r>
            <w:r w:rsidRPr="00501E8C">
              <w:rPr>
                <w:rFonts w:ascii="Times New Roman" w:hAnsi="Times New Roman" w:cs="Times New Roman"/>
                <w:sz w:val="22"/>
                <w:szCs w:val="22"/>
                <w:lang w:val="en-US"/>
              </w:rPr>
              <w:t>arang</w:t>
            </w:r>
            <w:proofErr w:type="spellEnd"/>
            <w:r w:rsidRPr="00501E8C">
              <w:rPr>
                <w:rFonts w:ascii="Times New Roman" w:hAnsi="Times New Roman" w:cs="Times New Roman"/>
                <w:sz w:val="22"/>
                <w:szCs w:val="22"/>
                <w:lang w:val="en-US"/>
              </w:rPr>
              <w:t xml:space="preserve"> </w:t>
            </w:r>
            <w:proofErr w:type="spellStart"/>
            <w:r w:rsidR="00531B22">
              <w:rPr>
                <w:rFonts w:ascii="Times New Roman" w:hAnsi="Times New Roman" w:cs="Times New Roman"/>
                <w:sz w:val="22"/>
                <w:szCs w:val="22"/>
                <w:lang w:val="en-US"/>
              </w:rPr>
              <w:t>b</w:t>
            </w:r>
            <w:r w:rsidRPr="00501E8C">
              <w:rPr>
                <w:rFonts w:ascii="Times New Roman" w:hAnsi="Times New Roman" w:cs="Times New Roman"/>
                <w:sz w:val="22"/>
                <w:szCs w:val="22"/>
                <w:lang w:val="en-US"/>
              </w:rPr>
              <w:t>erhasil</w:t>
            </w:r>
            <w:proofErr w:type="spellEnd"/>
            <w:r w:rsidRPr="00501E8C">
              <w:rPr>
                <w:rFonts w:ascii="Times New Roman" w:hAnsi="Times New Roman" w:cs="Times New Roman"/>
                <w:sz w:val="22"/>
                <w:szCs w:val="22"/>
                <w:lang w:val="en-US"/>
              </w:rPr>
              <w:t xml:space="preserve"> </w:t>
            </w:r>
            <w:proofErr w:type="spellStart"/>
            <w:r w:rsidRPr="00501E8C">
              <w:rPr>
                <w:rFonts w:ascii="Times New Roman" w:hAnsi="Times New Roman" w:cs="Times New Roman"/>
                <w:sz w:val="22"/>
                <w:szCs w:val="22"/>
                <w:lang w:val="en-US"/>
              </w:rPr>
              <w:t>disimpan</w:t>
            </w:r>
            <w:proofErr w:type="spellEnd"/>
            <w:r w:rsidRPr="00501E8C">
              <w:rPr>
                <w:rFonts w:ascii="Times New Roman" w:hAnsi="Times New Roman" w:cs="Times New Roman"/>
                <w:sz w:val="22"/>
                <w:szCs w:val="22"/>
                <w:lang w:val="en-US"/>
              </w:rPr>
              <w:t>”</w:t>
            </w:r>
          </w:p>
        </w:tc>
        <w:tc>
          <w:tcPr>
            <w:tcW w:w="1085" w:type="dxa"/>
          </w:tcPr>
          <w:p w14:paraId="086074A5" w14:textId="77777777" w:rsidR="005143DE" w:rsidRPr="00501E8C" w:rsidRDefault="005143DE" w:rsidP="00501E8C">
            <w:pPr>
              <w:pStyle w:val="ListParagraph"/>
              <w:ind w:left="0"/>
              <w:jc w:val="center"/>
              <w:rPr>
                <w:rFonts w:ascii="Times New Roman" w:hAnsi="Times New Roman" w:cs="Times New Roman"/>
                <w:sz w:val="22"/>
                <w:szCs w:val="22"/>
                <w:lang w:val="en-US"/>
              </w:rPr>
            </w:pPr>
            <w:proofErr w:type="spellStart"/>
            <w:r w:rsidRPr="00501E8C">
              <w:rPr>
                <w:rFonts w:ascii="Times New Roman" w:hAnsi="Times New Roman" w:cs="Times New Roman"/>
                <w:sz w:val="22"/>
                <w:szCs w:val="22"/>
                <w:lang w:val="en-US"/>
              </w:rPr>
              <w:t>Sesuai</w:t>
            </w:r>
            <w:proofErr w:type="spellEnd"/>
            <w:r w:rsidRPr="00501E8C">
              <w:rPr>
                <w:rFonts w:ascii="Times New Roman" w:hAnsi="Times New Roman" w:cs="Times New Roman"/>
                <w:sz w:val="22"/>
                <w:szCs w:val="22"/>
                <w:lang w:val="en-US"/>
              </w:rPr>
              <w:t xml:space="preserve"> </w:t>
            </w:r>
            <w:proofErr w:type="spellStart"/>
            <w:r w:rsidRPr="00501E8C">
              <w:rPr>
                <w:rFonts w:ascii="Times New Roman" w:hAnsi="Times New Roman" w:cs="Times New Roman"/>
                <w:sz w:val="22"/>
                <w:szCs w:val="22"/>
                <w:lang w:val="en-US"/>
              </w:rPr>
              <w:t>harapan</w:t>
            </w:r>
            <w:proofErr w:type="spellEnd"/>
          </w:p>
        </w:tc>
        <w:tc>
          <w:tcPr>
            <w:tcW w:w="894" w:type="dxa"/>
          </w:tcPr>
          <w:p w14:paraId="6C5FBEA2" w14:textId="77777777" w:rsidR="00201F99" w:rsidRPr="00501E8C" w:rsidRDefault="00201F99" w:rsidP="00501E8C">
            <w:pPr>
              <w:pStyle w:val="ListParagraph"/>
              <w:ind w:left="0"/>
              <w:jc w:val="center"/>
              <w:rPr>
                <w:rFonts w:ascii="Times New Roman" w:hAnsi="Times New Roman" w:cs="Times New Roman"/>
                <w:sz w:val="22"/>
                <w:szCs w:val="22"/>
                <w:lang w:val="en-US"/>
              </w:rPr>
            </w:pPr>
            <w:r w:rsidRPr="00501E8C">
              <w:rPr>
                <w:rFonts w:ascii="Times New Roman" w:hAnsi="Times New Roman" w:cs="Times New Roman"/>
                <w:sz w:val="22"/>
                <w:szCs w:val="22"/>
                <w:lang w:val="en-US"/>
              </w:rPr>
              <w:t>Valid</w:t>
            </w:r>
          </w:p>
          <w:p w14:paraId="7767856D" w14:textId="3FB06000" w:rsidR="005143DE" w:rsidRPr="00501E8C" w:rsidRDefault="005143DE" w:rsidP="00501E8C">
            <w:pPr>
              <w:pStyle w:val="ListParagraph"/>
              <w:ind w:left="0"/>
              <w:jc w:val="center"/>
              <w:rPr>
                <w:rFonts w:ascii="Times New Roman" w:hAnsi="Times New Roman" w:cs="Times New Roman"/>
                <w:sz w:val="22"/>
                <w:szCs w:val="22"/>
                <w:lang w:val="en-US"/>
              </w:rPr>
            </w:pPr>
          </w:p>
        </w:tc>
      </w:tr>
      <w:tr w:rsidR="00FB293A" w14:paraId="636E4F8F" w14:textId="77777777" w:rsidTr="00375A50">
        <w:trPr>
          <w:jc w:val="center"/>
        </w:trPr>
        <w:tc>
          <w:tcPr>
            <w:tcW w:w="576" w:type="dxa"/>
          </w:tcPr>
          <w:p w14:paraId="0AF692ED" w14:textId="74DFE9FB" w:rsidR="00FB293A" w:rsidRPr="00AF1398" w:rsidRDefault="00FB293A" w:rsidP="00FB293A">
            <w:pPr>
              <w:pStyle w:val="ListParagraph"/>
              <w:spacing w:line="480" w:lineRule="auto"/>
              <w:ind w:left="0"/>
              <w:jc w:val="center"/>
              <w:rPr>
                <w:rFonts w:ascii="Times New Roman" w:hAnsi="Times New Roman" w:cs="Times New Roman"/>
                <w:lang w:val="en-US"/>
              </w:rPr>
            </w:pPr>
            <w:r>
              <w:rPr>
                <w:rFonts w:ascii="Times New Roman" w:hAnsi="Times New Roman" w:cs="Times New Roman"/>
                <w:lang w:val="en-US"/>
              </w:rPr>
              <w:t>4</w:t>
            </w:r>
          </w:p>
        </w:tc>
        <w:tc>
          <w:tcPr>
            <w:tcW w:w="1696" w:type="dxa"/>
          </w:tcPr>
          <w:p w14:paraId="306F4133" w14:textId="2384626A" w:rsidR="00FB293A" w:rsidRPr="00501E8C" w:rsidRDefault="00FB293A" w:rsidP="00501E8C">
            <w:pPr>
              <w:pStyle w:val="ListParagraph"/>
              <w:ind w:left="0"/>
              <w:jc w:val="center"/>
              <w:rPr>
                <w:rFonts w:ascii="Times New Roman" w:hAnsi="Times New Roman" w:cs="Times New Roman"/>
                <w:sz w:val="22"/>
                <w:szCs w:val="22"/>
                <w:lang w:val="en-US"/>
              </w:rPr>
            </w:pPr>
            <w:r w:rsidRPr="00501E8C">
              <w:rPr>
                <w:rFonts w:ascii="Times New Roman" w:hAnsi="Times New Roman" w:cs="Times New Roman"/>
                <w:sz w:val="22"/>
                <w:szCs w:val="22"/>
                <w:lang w:val="en-US"/>
              </w:rPr>
              <w:t xml:space="preserve">Hanya </w:t>
            </w:r>
            <w:proofErr w:type="spellStart"/>
            <w:r w:rsidRPr="00501E8C">
              <w:rPr>
                <w:rFonts w:ascii="Times New Roman" w:hAnsi="Times New Roman" w:cs="Times New Roman"/>
                <w:sz w:val="22"/>
                <w:szCs w:val="22"/>
                <w:lang w:val="en-US"/>
              </w:rPr>
              <w:t>mengedit</w:t>
            </w:r>
            <w:proofErr w:type="spellEnd"/>
            <w:r w:rsidRPr="00501E8C">
              <w:rPr>
                <w:rFonts w:ascii="Times New Roman" w:hAnsi="Times New Roman" w:cs="Times New Roman"/>
                <w:sz w:val="22"/>
                <w:szCs w:val="22"/>
                <w:lang w:val="en-US"/>
              </w:rPr>
              <w:t xml:space="preserve"> </w:t>
            </w:r>
            <w:r w:rsidRPr="00501E8C">
              <w:rPr>
                <w:rFonts w:ascii="Times New Roman" w:hAnsi="Times New Roman" w:cs="Times New Roman"/>
                <w:sz w:val="22"/>
                <w:szCs w:val="22"/>
              </w:rPr>
              <w:t>Gunakan Produk Untuk Dipinjam “Ya”</w:t>
            </w:r>
          </w:p>
        </w:tc>
        <w:tc>
          <w:tcPr>
            <w:tcW w:w="914" w:type="dxa"/>
          </w:tcPr>
          <w:p w14:paraId="372516B9" w14:textId="08BA0AF6" w:rsidR="00FB293A" w:rsidRPr="00501E8C" w:rsidRDefault="00FB293A" w:rsidP="00501E8C">
            <w:pPr>
              <w:pStyle w:val="ListParagraph"/>
              <w:ind w:left="0"/>
              <w:jc w:val="center"/>
              <w:rPr>
                <w:rFonts w:ascii="Times New Roman" w:hAnsi="Times New Roman" w:cs="Times New Roman"/>
                <w:sz w:val="22"/>
                <w:szCs w:val="22"/>
                <w:lang w:val="en-US"/>
              </w:rPr>
            </w:pPr>
            <w:r w:rsidRPr="00501E8C">
              <w:rPr>
                <w:rFonts w:ascii="Times New Roman" w:hAnsi="Times New Roman" w:cs="Times New Roman"/>
                <w:sz w:val="22"/>
                <w:szCs w:val="22"/>
                <w:lang w:val="en-US"/>
              </w:rPr>
              <w:t xml:space="preserve">Tekan </w:t>
            </w:r>
            <w:proofErr w:type="spellStart"/>
            <w:r w:rsidRPr="00501E8C">
              <w:rPr>
                <w:rFonts w:ascii="Times New Roman" w:hAnsi="Times New Roman" w:cs="Times New Roman"/>
                <w:sz w:val="22"/>
                <w:szCs w:val="22"/>
                <w:lang w:val="en-US"/>
              </w:rPr>
              <w:t>tombol</w:t>
            </w:r>
            <w:proofErr w:type="spellEnd"/>
            <w:r w:rsidRPr="00501E8C">
              <w:rPr>
                <w:rFonts w:ascii="Times New Roman" w:hAnsi="Times New Roman" w:cs="Times New Roman"/>
                <w:sz w:val="22"/>
                <w:szCs w:val="22"/>
                <w:lang w:val="en-US"/>
              </w:rPr>
              <w:t xml:space="preserve"> </w:t>
            </w:r>
            <w:proofErr w:type="spellStart"/>
            <w:r w:rsidRPr="00501E8C">
              <w:rPr>
                <w:rFonts w:ascii="Times New Roman" w:hAnsi="Times New Roman" w:cs="Times New Roman"/>
                <w:sz w:val="22"/>
                <w:szCs w:val="22"/>
                <w:lang w:val="en-US"/>
              </w:rPr>
              <w:t>simpan</w:t>
            </w:r>
            <w:proofErr w:type="spellEnd"/>
          </w:p>
        </w:tc>
        <w:tc>
          <w:tcPr>
            <w:tcW w:w="1629" w:type="dxa"/>
          </w:tcPr>
          <w:p w14:paraId="24E57ED7" w14:textId="1423F541" w:rsidR="00FB293A" w:rsidRPr="00501E8C" w:rsidRDefault="00531B22" w:rsidP="00501E8C">
            <w:pPr>
              <w:pStyle w:val="ListParagraph"/>
              <w:ind w:left="0"/>
              <w:jc w:val="center"/>
              <w:rPr>
                <w:rFonts w:ascii="Times New Roman" w:hAnsi="Times New Roman" w:cs="Times New Roman"/>
                <w:sz w:val="22"/>
                <w:szCs w:val="22"/>
                <w:lang w:val="en-US"/>
              </w:rPr>
            </w:pPr>
            <w:proofErr w:type="spellStart"/>
            <w:r w:rsidRPr="00501E8C">
              <w:rPr>
                <w:rFonts w:ascii="Times New Roman" w:hAnsi="Times New Roman" w:cs="Times New Roman"/>
                <w:sz w:val="22"/>
                <w:szCs w:val="22"/>
                <w:lang w:val="en-US"/>
              </w:rPr>
              <w:t>Muncul</w:t>
            </w:r>
            <w:proofErr w:type="spellEnd"/>
            <w:r w:rsidRPr="00501E8C">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w:t>
            </w:r>
            <w:r w:rsidRPr="00501E8C">
              <w:rPr>
                <w:rFonts w:ascii="Times New Roman" w:hAnsi="Times New Roman" w:cs="Times New Roman"/>
                <w:sz w:val="22"/>
                <w:szCs w:val="22"/>
                <w:lang w:val="en-US"/>
              </w:rPr>
              <w:t>arang</w:t>
            </w:r>
            <w:proofErr w:type="spellEnd"/>
            <w:r w:rsidRPr="00501E8C">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w:t>
            </w:r>
            <w:r w:rsidRPr="00501E8C">
              <w:rPr>
                <w:rFonts w:ascii="Times New Roman" w:hAnsi="Times New Roman" w:cs="Times New Roman"/>
                <w:sz w:val="22"/>
                <w:szCs w:val="22"/>
                <w:lang w:val="en-US"/>
              </w:rPr>
              <w:t>erhasil</w:t>
            </w:r>
            <w:proofErr w:type="spellEnd"/>
            <w:r w:rsidRPr="00501E8C">
              <w:rPr>
                <w:rFonts w:ascii="Times New Roman" w:hAnsi="Times New Roman" w:cs="Times New Roman"/>
                <w:sz w:val="22"/>
                <w:szCs w:val="22"/>
                <w:lang w:val="en-US"/>
              </w:rPr>
              <w:t xml:space="preserve"> </w:t>
            </w:r>
            <w:proofErr w:type="spellStart"/>
            <w:r w:rsidRPr="00501E8C">
              <w:rPr>
                <w:rFonts w:ascii="Times New Roman" w:hAnsi="Times New Roman" w:cs="Times New Roman"/>
                <w:sz w:val="22"/>
                <w:szCs w:val="22"/>
                <w:lang w:val="en-US"/>
              </w:rPr>
              <w:t>disimpan</w:t>
            </w:r>
            <w:proofErr w:type="spellEnd"/>
            <w:r w:rsidRPr="00501E8C">
              <w:rPr>
                <w:rFonts w:ascii="Times New Roman" w:hAnsi="Times New Roman" w:cs="Times New Roman"/>
                <w:sz w:val="22"/>
                <w:szCs w:val="22"/>
                <w:lang w:val="en-US"/>
              </w:rPr>
              <w:t>”</w:t>
            </w:r>
          </w:p>
        </w:tc>
        <w:tc>
          <w:tcPr>
            <w:tcW w:w="1085" w:type="dxa"/>
          </w:tcPr>
          <w:p w14:paraId="133FCA76" w14:textId="7E7E771B" w:rsidR="00FB293A" w:rsidRPr="00501E8C" w:rsidRDefault="00FB293A" w:rsidP="00501E8C">
            <w:pPr>
              <w:pStyle w:val="ListParagraph"/>
              <w:ind w:left="0"/>
              <w:jc w:val="center"/>
              <w:rPr>
                <w:rFonts w:ascii="Times New Roman" w:hAnsi="Times New Roman" w:cs="Times New Roman"/>
                <w:sz w:val="22"/>
                <w:szCs w:val="22"/>
                <w:lang w:val="en-US"/>
              </w:rPr>
            </w:pPr>
            <w:proofErr w:type="spellStart"/>
            <w:r w:rsidRPr="00501E8C">
              <w:rPr>
                <w:rFonts w:ascii="Times New Roman" w:hAnsi="Times New Roman" w:cs="Times New Roman"/>
                <w:sz w:val="22"/>
                <w:szCs w:val="22"/>
                <w:lang w:val="en-US"/>
              </w:rPr>
              <w:t>Sesuai</w:t>
            </w:r>
            <w:proofErr w:type="spellEnd"/>
            <w:r w:rsidRPr="00501E8C">
              <w:rPr>
                <w:rFonts w:ascii="Times New Roman" w:hAnsi="Times New Roman" w:cs="Times New Roman"/>
                <w:sz w:val="22"/>
                <w:szCs w:val="22"/>
                <w:lang w:val="en-US"/>
              </w:rPr>
              <w:t xml:space="preserve"> </w:t>
            </w:r>
            <w:proofErr w:type="spellStart"/>
            <w:r w:rsidRPr="00501E8C">
              <w:rPr>
                <w:rFonts w:ascii="Times New Roman" w:hAnsi="Times New Roman" w:cs="Times New Roman"/>
                <w:sz w:val="22"/>
                <w:szCs w:val="22"/>
                <w:lang w:val="en-US"/>
              </w:rPr>
              <w:t>harapan</w:t>
            </w:r>
            <w:proofErr w:type="spellEnd"/>
          </w:p>
        </w:tc>
        <w:tc>
          <w:tcPr>
            <w:tcW w:w="894" w:type="dxa"/>
          </w:tcPr>
          <w:p w14:paraId="54AC48F5" w14:textId="77777777" w:rsidR="00FB293A" w:rsidRPr="00501E8C" w:rsidRDefault="00FB293A" w:rsidP="00501E8C">
            <w:pPr>
              <w:pStyle w:val="ListParagraph"/>
              <w:ind w:left="0"/>
              <w:jc w:val="center"/>
              <w:rPr>
                <w:rFonts w:ascii="Times New Roman" w:hAnsi="Times New Roman" w:cs="Times New Roman"/>
                <w:sz w:val="22"/>
                <w:szCs w:val="22"/>
                <w:lang w:val="en-US"/>
              </w:rPr>
            </w:pPr>
            <w:r w:rsidRPr="00501E8C">
              <w:rPr>
                <w:rFonts w:ascii="Times New Roman" w:hAnsi="Times New Roman" w:cs="Times New Roman"/>
                <w:sz w:val="22"/>
                <w:szCs w:val="22"/>
                <w:lang w:val="en-US"/>
              </w:rPr>
              <w:t>Valid</w:t>
            </w:r>
          </w:p>
          <w:p w14:paraId="1146C7DE" w14:textId="77777777" w:rsidR="00FB293A" w:rsidRPr="00501E8C" w:rsidRDefault="00FB293A" w:rsidP="00501E8C">
            <w:pPr>
              <w:pStyle w:val="ListParagraph"/>
              <w:ind w:left="0"/>
              <w:jc w:val="center"/>
              <w:rPr>
                <w:rFonts w:ascii="Times New Roman" w:hAnsi="Times New Roman" w:cs="Times New Roman"/>
                <w:sz w:val="22"/>
                <w:szCs w:val="22"/>
                <w:lang w:val="en-US"/>
              </w:rPr>
            </w:pPr>
          </w:p>
        </w:tc>
      </w:tr>
      <w:tr w:rsidR="00FB293A" w14:paraId="55E77106" w14:textId="77777777" w:rsidTr="00375A50">
        <w:trPr>
          <w:jc w:val="center"/>
        </w:trPr>
        <w:tc>
          <w:tcPr>
            <w:tcW w:w="576" w:type="dxa"/>
          </w:tcPr>
          <w:p w14:paraId="3CCA841A" w14:textId="28C032D5" w:rsidR="00FB293A" w:rsidRPr="00AF1398" w:rsidRDefault="00FB293A" w:rsidP="00FB293A">
            <w:pPr>
              <w:pStyle w:val="ListParagraph"/>
              <w:spacing w:line="480" w:lineRule="auto"/>
              <w:ind w:left="0"/>
              <w:jc w:val="center"/>
              <w:rPr>
                <w:rFonts w:ascii="Times New Roman" w:hAnsi="Times New Roman" w:cs="Times New Roman"/>
                <w:lang w:val="en-US"/>
              </w:rPr>
            </w:pPr>
            <w:r>
              <w:rPr>
                <w:rFonts w:ascii="Times New Roman" w:hAnsi="Times New Roman" w:cs="Times New Roman"/>
                <w:lang w:val="en-US"/>
              </w:rPr>
              <w:t>5</w:t>
            </w:r>
          </w:p>
        </w:tc>
        <w:tc>
          <w:tcPr>
            <w:tcW w:w="1696" w:type="dxa"/>
          </w:tcPr>
          <w:p w14:paraId="403ABE26" w14:textId="5B6CA91B" w:rsidR="00FB293A" w:rsidRPr="00501E8C" w:rsidRDefault="00FB293A" w:rsidP="00501E8C">
            <w:pPr>
              <w:pStyle w:val="ListParagraph"/>
              <w:ind w:left="0"/>
              <w:jc w:val="center"/>
              <w:rPr>
                <w:rFonts w:ascii="Times New Roman" w:hAnsi="Times New Roman" w:cs="Times New Roman"/>
                <w:sz w:val="22"/>
                <w:szCs w:val="22"/>
                <w:lang w:val="en-US"/>
              </w:rPr>
            </w:pPr>
            <w:r w:rsidRPr="00501E8C">
              <w:rPr>
                <w:rFonts w:ascii="Times New Roman" w:hAnsi="Times New Roman" w:cs="Times New Roman"/>
                <w:sz w:val="22"/>
                <w:szCs w:val="22"/>
                <w:lang w:val="en-US"/>
              </w:rPr>
              <w:t xml:space="preserve">Hanya </w:t>
            </w:r>
            <w:proofErr w:type="spellStart"/>
            <w:r w:rsidRPr="00501E8C">
              <w:rPr>
                <w:rFonts w:ascii="Times New Roman" w:hAnsi="Times New Roman" w:cs="Times New Roman"/>
                <w:sz w:val="22"/>
                <w:szCs w:val="22"/>
                <w:lang w:val="en-US"/>
              </w:rPr>
              <w:t>mengedit</w:t>
            </w:r>
            <w:proofErr w:type="spellEnd"/>
            <w:r w:rsidRPr="00501E8C">
              <w:rPr>
                <w:rFonts w:ascii="Times New Roman" w:hAnsi="Times New Roman" w:cs="Times New Roman"/>
                <w:sz w:val="22"/>
                <w:szCs w:val="22"/>
                <w:lang w:val="en-US"/>
              </w:rPr>
              <w:t xml:space="preserve"> </w:t>
            </w:r>
            <w:r w:rsidRPr="00501E8C">
              <w:rPr>
                <w:rFonts w:ascii="Times New Roman" w:hAnsi="Times New Roman" w:cs="Times New Roman"/>
                <w:sz w:val="22"/>
                <w:szCs w:val="22"/>
              </w:rPr>
              <w:t>Gunakan Produk Untuk Dipinjam “Tidak”</w:t>
            </w:r>
          </w:p>
        </w:tc>
        <w:tc>
          <w:tcPr>
            <w:tcW w:w="914" w:type="dxa"/>
          </w:tcPr>
          <w:p w14:paraId="289D9671" w14:textId="5220ECF5" w:rsidR="00FB293A" w:rsidRPr="00501E8C" w:rsidRDefault="00FB293A" w:rsidP="00501E8C">
            <w:pPr>
              <w:pStyle w:val="ListParagraph"/>
              <w:ind w:left="0"/>
              <w:jc w:val="center"/>
              <w:rPr>
                <w:rFonts w:ascii="Times New Roman" w:hAnsi="Times New Roman" w:cs="Times New Roman"/>
                <w:sz w:val="22"/>
                <w:szCs w:val="22"/>
                <w:lang w:val="en-US"/>
              </w:rPr>
            </w:pPr>
            <w:r w:rsidRPr="00501E8C">
              <w:rPr>
                <w:rFonts w:ascii="Times New Roman" w:hAnsi="Times New Roman" w:cs="Times New Roman"/>
                <w:sz w:val="22"/>
                <w:szCs w:val="22"/>
                <w:lang w:val="en-US"/>
              </w:rPr>
              <w:t xml:space="preserve">Tekan </w:t>
            </w:r>
            <w:proofErr w:type="spellStart"/>
            <w:r w:rsidRPr="00501E8C">
              <w:rPr>
                <w:rFonts w:ascii="Times New Roman" w:hAnsi="Times New Roman" w:cs="Times New Roman"/>
                <w:sz w:val="22"/>
                <w:szCs w:val="22"/>
                <w:lang w:val="en-US"/>
              </w:rPr>
              <w:t>tombol</w:t>
            </w:r>
            <w:proofErr w:type="spellEnd"/>
            <w:r w:rsidRPr="00501E8C">
              <w:rPr>
                <w:rFonts w:ascii="Times New Roman" w:hAnsi="Times New Roman" w:cs="Times New Roman"/>
                <w:sz w:val="22"/>
                <w:szCs w:val="22"/>
                <w:lang w:val="en-US"/>
              </w:rPr>
              <w:t xml:space="preserve"> </w:t>
            </w:r>
            <w:proofErr w:type="spellStart"/>
            <w:r w:rsidRPr="00501E8C">
              <w:rPr>
                <w:rFonts w:ascii="Times New Roman" w:hAnsi="Times New Roman" w:cs="Times New Roman"/>
                <w:sz w:val="22"/>
                <w:szCs w:val="22"/>
                <w:lang w:val="en-US"/>
              </w:rPr>
              <w:t>simpan</w:t>
            </w:r>
            <w:proofErr w:type="spellEnd"/>
          </w:p>
        </w:tc>
        <w:tc>
          <w:tcPr>
            <w:tcW w:w="1629" w:type="dxa"/>
          </w:tcPr>
          <w:p w14:paraId="40A13056" w14:textId="6D8154E1" w:rsidR="00FB293A" w:rsidRPr="00501E8C" w:rsidRDefault="00531B22" w:rsidP="00501E8C">
            <w:pPr>
              <w:pStyle w:val="ListParagraph"/>
              <w:ind w:left="0"/>
              <w:jc w:val="center"/>
              <w:rPr>
                <w:rFonts w:ascii="Times New Roman" w:hAnsi="Times New Roman" w:cs="Times New Roman"/>
                <w:sz w:val="22"/>
                <w:szCs w:val="22"/>
                <w:lang w:val="en-US"/>
              </w:rPr>
            </w:pPr>
            <w:proofErr w:type="spellStart"/>
            <w:r w:rsidRPr="00501E8C">
              <w:rPr>
                <w:rFonts w:ascii="Times New Roman" w:hAnsi="Times New Roman" w:cs="Times New Roman"/>
                <w:sz w:val="22"/>
                <w:szCs w:val="22"/>
                <w:lang w:val="en-US"/>
              </w:rPr>
              <w:t>Muncul</w:t>
            </w:r>
            <w:proofErr w:type="spellEnd"/>
            <w:r w:rsidRPr="00501E8C">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w:t>
            </w:r>
            <w:r w:rsidRPr="00501E8C">
              <w:rPr>
                <w:rFonts w:ascii="Times New Roman" w:hAnsi="Times New Roman" w:cs="Times New Roman"/>
                <w:sz w:val="22"/>
                <w:szCs w:val="22"/>
                <w:lang w:val="en-US"/>
              </w:rPr>
              <w:t>arang</w:t>
            </w:r>
            <w:proofErr w:type="spellEnd"/>
            <w:r w:rsidRPr="00501E8C">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w:t>
            </w:r>
            <w:r w:rsidRPr="00501E8C">
              <w:rPr>
                <w:rFonts w:ascii="Times New Roman" w:hAnsi="Times New Roman" w:cs="Times New Roman"/>
                <w:sz w:val="22"/>
                <w:szCs w:val="22"/>
                <w:lang w:val="en-US"/>
              </w:rPr>
              <w:t>erhasil</w:t>
            </w:r>
            <w:proofErr w:type="spellEnd"/>
            <w:r w:rsidRPr="00501E8C">
              <w:rPr>
                <w:rFonts w:ascii="Times New Roman" w:hAnsi="Times New Roman" w:cs="Times New Roman"/>
                <w:sz w:val="22"/>
                <w:szCs w:val="22"/>
                <w:lang w:val="en-US"/>
              </w:rPr>
              <w:t xml:space="preserve"> </w:t>
            </w:r>
            <w:proofErr w:type="spellStart"/>
            <w:r w:rsidRPr="00501E8C">
              <w:rPr>
                <w:rFonts w:ascii="Times New Roman" w:hAnsi="Times New Roman" w:cs="Times New Roman"/>
                <w:sz w:val="22"/>
                <w:szCs w:val="22"/>
                <w:lang w:val="en-US"/>
              </w:rPr>
              <w:t>disimpan</w:t>
            </w:r>
            <w:proofErr w:type="spellEnd"/>
            <w:r w:rsidRPr="00501E8C">
              <w:rPr>
                <w:rFonts w:ascii="Times New Roman" w:hAnsi="Times New Roman" w:cs="Times New Roman"/>
                <w:sz w:val="22"/>
                <w:szCs w:val="22"/>
                <w:lang w:val="en-US"/>
              </w:rPr>
              <w:t>”</w:t>
            </w:r>
          </w:p>
        </w:tc>
        <w:tc>
          <w:tcPr>
            <w:tcW w:w="1085" w:type="dxa"/>
          </w:tcPr>
          <w:p w14:paraId="02C8316E" w14:textId="3478D997" w:rsidR="00FB293A" w:rsidRPr="00501E8C" w:rsidRDefault="00FB293A" w:rsidP="00501E8C">
            <w:pPr>
              <w:pStyle w:val="ListParagraph"/>
              <w:ind w:left="0"/>
              <w:jc w:val="center"/>
              <w:rPr>
                <w:rFonts w:ascii="Times New Roman" w:hAnsi="Times New Roman" w:cs="Times New Roman"/>
                <w:sz w:val="22"/>
                <w:szCs w:val="22"/>
                <w:lang w:val="en-US"/>
              </w:rPr>
            </w:pPr>
            <w:proofErr w:type="spellStart"/>
            <w:r w:rsidRPr="00501E8C">
              <w:rPr>
                <w:rFonts w:ascii="Times New Roman" w:hAnsi="Times New Roman" w:cs="Times New Roman"/>
                <w:sz w:val="22"/>
                <w:szCs w:val="22"/>
                <w:lang w:val="en-US"/>
              </w:rPr>
              <w:t>Sesuai</w:t>
            </w:r>
            <w:proofErr w:type="spellEnd"/>
            <w:r w:rsidRPr="00501E8C">
              <w:rPr>
                <w:rFonts w:ascii="Times New Roman" w:hAnsi="Times New Roman" w:cs="Times New Roman"/>
                <w:sz w:val="22"/>
                <w:szCs w:val="22"/>
                <w:lang w:val="en-US"/>
              </w:rPr>
              <w:t xml:space="preserve"> </w:t>
            </w:r>
            <w:proofErr w:type="spellStart"/>
            <w:r w:rsidRPr="00501E8C">
              <w:rPr>
                <w:rFonts w:ascii="Times New Roman" w:hAnsi="Times New Roman" w:cs="Times New Roman"/>
                <w:sz w:val="22"/>
                <w:szCs w:val="22"/>
                <w:lang w:val="en-US"/>
              </w:rPr>
              <w:t>harapan</w:t>
            </w:r>
            <w:proofErr w:type="spellEnd"/>
          </w:p>
        </w:tc>
        <w:tc>
          <w:tcPr>
            <w:tcW w:w="894" w:type="dxa"/>
          </w:tcPr>
          <w:p w14:paraId="1B4055D7" w14:textId="77777777" w:rsidR="00FB293A" w:rsidRPr="00501E8C" w:rsidRDefault="00FB293A" w:rsidP="00501E8C">
            <w:pPr>
              <w:pStyle w:val="ListParagraph"/>
              <w:ind w:left="0"/>
              <w:jc w:val="center"/>
              <w:rPr>
                <w:rFonts w:ascii="Times New Roman" w:hAnsi="Times New Roman" w:cs="Times New Roman"/>
                <w:sz w:val="22"/>
                <w:szCs w:val="22"/>
                <w:lang w:val="en-US"/>
              </w:rPr>
            </w:pPr>
            <w:r w:rsidRPr="00501E8C">
              <w:rPr>
                <w:rFonts w:ascii="Times New Roman" w:hAnsi="Times New Roman" w:cs="Times New Roman"/>
                <w:sz w:val="22"/>
                <w:szCs w:val="22"/>
                <w:lang w:val="en-US"/>
              </w:rPr>
              <w:t>Valid</w:t>
            </w:r>
          </w:p>
          <w:p w14:paraId="551D08CD" w14:textId="77777777" w:rsidR="00FB293A" w:rsidRPr="00501E8C" w:rsidRDefault="00FB293A" w:rsidP="00501E8C">
            <w:pPr>
              <w:pStyle w:val="ListParagraph"/>
              <w:ind w:left="0"/>
              <w:jc w:val="center"/>
              <w:rPr>
                <w:rFonts w:ascii="Times New Roman" w:hAnsi="Times New Roman" w:cs="Times New Roman"/>
                <w:sz w:val="22"/>
                <w:szCs w:val="22"/>
                <w:lang w:val="en-US"/>
              </w:rPr>
            </w:pPr>
          </w:p>
        </w:tc>
      </w:tr>
      <w:tr w:rsidR="00FB293A" w14:paraId="1907D395" w14:textId="77777777" w:rsidTr="00375A50">
        <w:trPr>
          <w:jc w:val="center"/>
        </w:trPr>
        <w:tc>
          <w:tcPr>
            <w:tcW w:w="576" w:type="dxa"/>
          </w:tcPr>
          <w:p w14:paraId="48A11627" w14:textId="765AAF0C" w:rsidR="00FB293A" w:rsidRPr="00AF1398" w:rsidRDefault="00FB293A" w:rsidP="00FB293A">
            <w:pPr>
              <w:pStyle w:val="ListParagraph"/>
              <w:spacing w:line="480" w:lineRule="auto"/>
              <w:ind w:left="0"/>
              <w:jc w:val="center"/>
              <w:rPr>
                <w:rFonts w:ascii="Times New Roman" w:hAnsi="Times New Roman" w:cs="Times New Roman"/>
                <w:lang w:val="en-US"/>
              </w:rPr>
            </w:pPr>
            <w:r>
              <w:rPr>
                <w:rFonts w:ascii="Times New Roman" w:hAnsi="Times New Roman" w:cs="Times New Roman"/>
                <w:lang w:val="en-US"/>
              </w:rPr>
              <w:t>6</w:t>
            </w:r>
          </w:p>
        </w:tc>
        <w:tc>
          <w:tcPr>
            <w:tcW w:w="1696" w:type="dxa"/>
          </w:tcPr>
          <w:p w14:paraId="66DBA5D1" w14:textId="6F91D9F9" w:rsidR="00FB293A" w:rsidRPr="00501E8C" w:rsidRDefault="00FB293A" w:rsidP="00501E8C">
            <w:pPr>
              <w:pStyle w:val="ListParagraph"/>
              <w:ind w:left="0"/>
              <w:jc w:val="center"/>
              <w:rPr>
                <w:rFonts w:ascii="Times New Roman" w:hAnsi="Times New Roman" w:cs="Times New Roman"/>
                <w:sz w:val="22"/>
                <w:szCs w:val="22"/>
                <w:lang w:val="en-US"/>
              </w:rPr>
            </w:pPr>
            <w:r w:rsidRPr="00501E8C">
              <w:rPr>
                <w:rFonts w:ascii="Times New Roman" w:hAnsi="Times New Roman" w:cs="Times New Roman"/>
                <w:sz w:val="22"/>
                <w:szCs w:val="22"/>
                <w:lang w:val="en-US"/>
              </w:rPr>
              <w:t xml:space="preserve">Hanya </w:t>
            </w:r>
            <w:proofErr w:type="spellStart"/>
            <w:r w:rsidRPr="00501E8C">
              <w:rPr>
                <w:rFonts w:ascii="Times New Roman" w:hAnsi="Times New Roman" w:cs="Times New Roman"/>
                <w:sz w:val="22"/>
                <w:szCs w:val="22"/>
                <w:lang w:val="en-US"/>
              </w:rPr>
              <w:t>mengedit</w:t>
            </w:r>
            <w:proofErr w:type="spellEnd"/>
            <w:r w:rsidRPr="00501E8C">
              <w:rPr>
                <w:rFonts w:ascii="Times New Roman" w:hAnsi="Times New Roman" w:cs="Times New Roman"/>
                <w:sz w:val="22"/>
                <w:szCs w:val="22"/>
                <w:lang w:val="en-US"/>
              </w:rPr>
              <w:t xml:space="preserve"> form </w:t>
            </w:r>
            <w:proofErr w:type="spellStart"/>
            <w:r w:rsidRPr="00501E8C">
              <w:rPr>
                <w:rFonts w:ascii="Times New Roman" w:hAnsi="Times New Roman" w:cs="Times New Roman"/>
                <w:sz w:val="22"/>
                <w:szCs w:val="22"/>
                <w:lang w:val="en-US"/>
              </w:rPr>
              <w:t>kategori</w:t>
            </w:r>
            <w:proofErr w:type="spellEnd"/>
            <w:r w:rsidRPr="00501E8C">
              <w:rPr>
                <w:rFonts w:ascii="Times New Roman" w:hAnsi="Times New Roman" w:cs="Times New Roman"/>
                <w:sz w:val="22"/>
                <w:szCs w:val="22"/>
                <w:lang w:val="en-US"/>
              </w:rPr>
              <w:t xml:space="preserve"> </w:t>
            </w:r>
            <w:proofErr w:type="spellStart"/>
            <w:r w:rsidRPr="00501E8C">
              <w:rPr>
                <w:rFonts w:ascii="Times New Roman" w:hAnsi="Times New Roman" w:cs="Times New Roman"/>
                <w:sz w:val="22"/>
                <w:szCs w:val="22"/>
                <w:lang w:val="en-US"/>
              </w:rPr>
              <w:t>barang</w:t>
            </w:r>
            <w:proofErr w:type="spellEnd"/>
          </w:p>
        </w:tc>
        <w:tc>
          <w:tcPr>
            <w:tcW w:w="914" w:type="dxa"/>
          </w:tcPr>
          <w:p w14:paraId="13751FFD" w14:textId="0413F16E" w:rsidR="00FB293A" w:rsidRPr="00501E8C" w:rsidRDefault="00FB293A" w:rsidP="00501E8C">
            <w:pPr>
              <w:pStyle w:val="ListParagraph"/>
              <w:ind w:left="0"/>
              <w:jc w:val="center"/>
              <w:rPr>
                <w:rFonts w:ascii="Times New Roman" w:hAnsi="Times New Roman" w:cs="Times New Roman"/>
                <w:sz w:val="22"/>
                <w:szCs w:val="22"/>
                <w:lang w:val="en-US"/>
              </w:rPr>
            </w:pPr>
            <w:r w:rsidRPr="00501E8C">
              <w:rPr>
                <w:rFonts w:ascii="Times New Roman" w:hAnsi="Times New Roman" w:cs="Times New Roman"/>
                <w:sz w:val="22"/>
                <w:szCs w:val="22"/>
                <w:lang w:val="en-US"/>
              </w:rPr>
              <w:t xml:space="preserve">Tekan </w:t>
            </w:r>
            <w:proofErr w:type="spellStart"/>
            <w:r w:rsidRPr="00501E8C">
              <w:rPr>
                <w:rFonts w:ascii="Times New Roman" w:hAnsi="Times New Roman" w:cs="Times New Roman"/>
                <w:sz w:val="22"/>
                <w:szCs w:val="22"/>
                <w:lang w:val="en-US"/>
              </w:rPr>
              <w:t>tombol</w:t>
            </w:r>
            <w:proofErr w:type="spellEnd"/>
            <w:r w:rsidRPr="00501E8C">
              <w:rPr>
                <w:rFonts w:ascii="Times New Roman" w:hAnsi="Times New Roman" w:cs="Times New Roman"/>
                <w:sz w:val="22"/>
                <w:szCs w:val="22"/>
                <w:lang w:val="en-US"/>
              </w:rPr>
              <w:t xml:space="preserve"> </w:t>
            </w:r>
            <w:proofErr w:type="spellStart"/>
            <w:r w:rsidRPr="00501E8C">
              <w:rPr>
                <w:rFonts w:ascii="Times New Roman" w:hAnsi="Times New Roman" w:cs="Times New Roman"/>
                <w:sz w:val="22"/>
                <w:szCs w:val="22"/>
                <w:lang w:val="en-US"/>
              </w:rPr>
              <w:t>simpan</w:t>
            </w:r>
            <w:proofErr w:type="spellEnd"/>
          </w:p>
        </w:tc>
        <w:tc>
          <w:tcPr>
            <w:tcW w:w="1629" w:type="dxa"/>
          </w:tcPr>
          <w:p w14:paraId="0F58F751" w14:textId="0A0DD34E" w:rsidR="00FB293A" w:rsidRPr="00501E8C" w:rsidRDefault="00531B22" w:rsidP="00501E8C">
            <w:pPr>
              <w:pStyle w:val="ListParagraph"/>
              <w:ind w:left="0"/>
              <w:jc w:val="center"/>
              <w:rPr>
                <w:rFonts w:ascii="Times New Roman" w:hAnsi="Times New Roman" w:cs="Times New Roman"/>
                <w:sz w:val="22"/>
                <w:szCs w:val="22"/>
                <w:lang w:val="en-US"/>
              </w:rPr>
            </w:pPr>
            <w:proofErr w:type="spellStart"/>
            <w:r w:rsidRPr="00501E8C">
              <w:rPr>
                <w:rFonts w:ascii="Times New Roman" w:hAnsi="Times New Roman" w:cs="Times New Roman"/>
                <w:sz w:val="22"/>
                <w:szCs w:val="22"/>
                <w:lang w:val="en-US"/>
              </w:rPr>
              <w:t>Muncul</w:t>
            </w:r>
            <w:proofErr w:type="spellEnd"/>
            <w:r w:rsidRPr="00501E8C">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w:t>
            </w:r>
            <w:r w:rsidRPr="00501E8C">
              <w:rPr>
                <w:rFonts w:ascii="Times New Roman" w:hAnsi="Times New Roman" w:cs="Times New Roman"/>
                <w:sz w:val="22"/>
                <w:szCs w:val="22"/>
                <w:lang w:val="en-US"/>
              </w:rPr>
              <w:t>arang</w:t>
            </w:r>
            <w:proofErr w:type="spellEnd"/>
            <w:r w:rsidRPr="00501E8C">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w:t>
            </w:r>
            <w:r w:rsidRPr="00501E8C">
              <w:rPr>
                <w:rFonts w:ascii="Times New Roman" w:hAnsi="Times New Roman" w:cs="Times New Roman"/>
                <w:sz w:val="22"/>
                <w:szCs w:val="22"/>
                <w:lang w:val="en-US"/>
              </w:rPr>
              <w:t>erhasil</w:t>
            </w:r>
            <w:proofErr w:type="spellEnd"/>
            <w:r w:rsidRPr="00501E8C">
              <w:rPr>
                <w:rFonts w:ascii="Times New Roman" w:hAnsi="Times New Roman" w:cs="Times New Roman"/>
                <w:sz w:val="22"/>
                <w:szCs w:val="22"/>
                <w:lang w:val="en-US"/>
              </w:rPr>
              <w:t xml:space="preserve"> </w:t>
            </w:r>
            <w:proofErr w:type="spellStart"/>
            <w:r w:rsidRPr="00501E8C">
              <w:rPr>
                <w:rFonts w:ascii="Times New Roman" w:hAnsi="Times New Roman" w:cs="Times New Roman"/>
                <w:sz w:val="22"/>
                <w:szCs w:val="22"/>
                <w:lang w:val="en-US"/>
              </w:rPr>
              <w:t>disimpan</w:t>
            </w:r>
            <w:proofErr w:type="spellEnd"/>
            <w:r w:rsidRPr="00501E8C">
              <w:rPr>
                <w:rFonts w:ascii="Times New Roman" w:hAnsi="Times New Roman" w:cs="Times New Roman"/>
                <w:sz w:val="22"/>
                <w:szCs w:val="22"/>
                <w:lang w:val="en-US"/>
              </w:rPr>
              <w:t>”</w:t>
            </w:r>
          </w:p>
        </w:tc>
        <w:tc>
          <w:tcPr>
            <w:tcW w:w="1085" w:type="dxa"/>
          </w:tcPr>
          <w:p w14:paraId="6314A010" w14:textId="055DE554" w:rsidR="00FB293A" w:rsidRPr="00501E8C" w:rsidRDefault="00FB293A" w:rsidP="00501E8C">
            <w:pPr>
              <w:pStyle w:val="ListParagraph"/>
              <w:ind w:left="0"/>
              <w:jc w:val="center"/>
              <w:rPr>
                <w:rFonts w:ascii="Times New Roman" w:hAnsi="Times New Roman" w:cs="Times New Roman"/>
                <w:sz w:val="22"/>
                <w:szCs w:val="22"/>
                <w:lang w:val="en-US"/>
              </w:rPr>
            </w:pPr>
            <w:proofErr w:type="spellStart"/>
            <w:r w:rsidRPr="00501E8C">
              <w:rPr>
                <w:rFonts w:ascii="Times New Roman" w:hAnsi="Times New Roman" w:cs="Times New Roman"/>
                <w:sz w:val="22"/>
                <w:szCs w:val="22"/>
                <w:lang w:val="en-US"/>
              </w:rPr>
              <w:t>Sesuai</w:t>
            </w:r>
            <w:proofErr w:type="spellEnd"/>
            <w:r w:rsidRPr="00501E8C">
              <w:rPr>
                <w:rFonts w:ascii="Times New Roman" w:hAnsi="Times New Roman" w:cs="Times New Roman"/>
                <w:sz w:val="22"/>
                <w:szCs w:val="22"/>
                <w:lang w:val="en-US"/>
              </w:rPr>
              <w:t xml:space="preserve"> </w:t>
            </w:r>
            <w:proofErr w:type="spellStart"/>
            <w:r w:rsidRPr="00501E8C">
              <w:rPr>
                <w:rFonts w:ascii="Times New Roman" w:hAnsi="Times New Roman" w:cs="Times New Roman"/>
                <w:sz w:val="22"/>
                <w:szCs w:val="22"/>
                <w:lang w:val="en-US"/>
              </w:rPr>
              <w:t>harapan</w:t>
            </w:r>
            <w:proofErr w:type="spellEnd"/>
          </w:p>
        </w:tc>
        <w:tc>
          <w:tcPr>
            <w:tcW w:w="894" w:type="dxa"/>
          </w:tcPr>
          <w:p w14:paraId="7E337FEF" w14:textId="77777777" w:rsidR="00FB293A" w:rsidRPr="00501E8C" w:rsidRDefault="00FB293A" w:rsidP="00501E8C">
            <w:pPr>
              <w:pStyle w:val="ListParagraph"/>
              <w:ind w:left="0"/>
              <w:jc w:val="center"/>
              <w:rPr>
                <w:rFonts w:ascii="Times New Roman" w:hAnsi="Times New Roman" w:cs="Times New Roman"/>
                <w:sz w:val="22"/>
                <w:szCs w:val="22"/>
                <w:lang w:val="en-US"/>
              </w:rPr>
            </w:pPr>
            <w:r w:rsidRPr="00501E8C">
              <w:rPr>
                <w:rFonts w:ascii="Times New Roman" w:hAnsi="Times New Roman" w:cs="Times New Roman"/>
                <w:sz w:val="22"/>
                <w:szCs w:val="22"/>
                <w:lang w:val="en-US"/>
              </w:rPr>
              <w:t>Valid</w:t>
            </w:r>
          </w:p>
          <w:p w14:paraId="294D6426" w14:textId="77777777" w:rsidR="00FB293A" w:rsidRPr="00501E8C" w:rsidRDefault="00FB293A" w:rsidP="00501E8C">
            <w:pPr>
              <w:pStyle w:val="ListParagraph"/>
              <w:ind w:left="0"/>
              <w:jc w:val="center"/>
              <w:rPr>
                <w:rFonts w:ascii="Times New Roman" w:hAnsi="Times New Roman" w:cs="Times New Roman"/>
                <w:sz w:val="22"/>
                <w:szCs w:val="22"/>
                <w:lang w:val="en-US"/>
              </w:rPr>
            </w:pPr>
          </w:p>
        </w:tc>
      </w:tr>
      <w:tr w:rsidR="00FB293A" w14:paraId="5CB712D7" w14:textId="77777777" w:rsidTr="00375A50">
        <w:trPr>
          <w:jc w:val="center"/>
        </w:trPr>
        <w:tc>
          <w:tcPr>
            <w:tcW w:w="576" w:type="dxa"/>
          </w:tcPr>
          <w:p w14:paraId="3BD98295" w14:textId="496417B9" w:rsidR="00FB293A" w:rsidRPr="00AF1398" w:rsidRDefault="00FB293A" w:rsidP="00FB293A">
            <w:pPr>
              <w:pStyle w:val="ListParagraph"/>
              <w:spacing w:line="480" w:lineRule="auto"/>
              <w:ind w:left="0"/>
              <w:jc w:val="center"/>
              <w:rPr>
                <w:rFonts w:ascii="Times New Roman" w:hAnsi="Times New Roman" w:cs="Times New Roman"/>
                <w:lang w:val="en-US"/>
              </w:rPr>
            </w:pPr>
            <w:r>
              <w:rPr>
                <w:rFonts w:ascii="Times New Roman" w:hAnsi="Times New Roman" w:cs="Times New Roman"/>
                <w:lang w:val="en-US"/>
              </w:rPr>
              <w:t>7</w:t>
            </w:r>
          </w:p>
        </w:tc>
        <w:tc>
          <w:tcPr>
            <w:tcW w:w="1696" w:type="dxa"/>
          </w:tcPr>
          <w:p w14:paraId="227367E5" w14:textId="416A6D75" w:rsidR="00FB293A" w:rsidRPr="00501E8C" w:rsidRDefault="00FB293A" w:rsidP="00501E8C">
            <w:pPr>
              <w:pStyle w:val="ListParagraph"/>
              <w:ind w:left="0"/>
              <w:jc w:val="center"/>
              <w:rPr>
                <w:rFonts w:ascii="Times New Roman" w:hAnsi="Times New Roman" w:cs="Times New Roman"/>
                <w:sz w:val="22"/>
                <w:szCs w:val="22"/>
                <w:lang w:val="en-US"/>
              </w:rPr>
            </w:pPr>
            <w:r w:rsidRPr="00501E8C">
              <w:rPr>
                <w:rFonts w:ascii="Times New Roman" w:hAnsi="Times New Roman" w:cs="Times New Roman"/>
                <w:sz w:val="22"/>
                <w:szCs w:val="22"/>
                <w:lang w:val="en-US"/>
              </w:rPr>
              <w:t xml:space="preserve">Hanya </w:t>
            </w:r>
            <w:proofErr w:type="spellStart"/>
            <w:r w:rsidRPr="00501E8C">
              <w:rPr>
                <w:rFonts w:ascii="Times New Roman" w:hAnsi="Times New Roman" w:cs="Times New Roman"/>
                <w:sz w:val="22"/>
                <w:szCs w:val="22"/>
                <w:lang w:val="en-US"/>
              </w:rPr>
              <w:t>mengedit</w:t>
            </w:r>
            <w:proofErr w:type="spellEnd"/>
            <w:r w:rsidRPr="00501E8C">
              <w:rPr>
                <w:rFonts w:ascii="Times New Roman" w:hAnsi="Times New Roman" w:cs="Times New Roman"/>
                <w:sz w:val="22"/>
                <w:szCs w:val="22"/>
                <w:lang w:val="en-US"/>
              </w:rPr>
              <w:t xml:space="preserve"> form </w:t>
            </w:r>
            <w:proofErr w:type="spellStart"/>
            <w:r w:rsidRPr="00501E8C">
              <w:rPr>
                <w:rFonts w:ascii="Times New Roman" w:hAnsi="Times New Roman" w:cs="Times New Roman"/>
                <w:sz w:val="22"/>
                <w:szCs w:val="22"/>
                <w:lang w:val="en-US"/>
              </w:rPr>
              <w:t>kode</w:t>
            </w:r>
            <w:proofErr w:type="spellEnd"/>
            <w:r w:rsidRPr="00501E8C">
              <w:rPr>
                <w:rFonts w:ascii="Times New Roman" w:hAnsi="Times New Roman" w:cs="Times New Roman"/>
                <w:sz w:val="22"/>
                <w:szCs w:val="22"/>
                <w:lang w:val="en-US"/>
              </w:rPr>
              <w:t xml:space="preserve"> </w:t>
            </w:r>
            <w:proofErr w:type="spellStart"/>
            <w:r w:rsidRPr="00501E8C">
              <w:rPr>
                <w:rFonts w:ascii="Times New Roman" w:hAnsi="Times New Roman" w:cs="Times New Roman"/>
                <w:sz w:val="22"/>
                <w:szCs w:val="22"/>
                <w:lang w:val="en-US"/>
              </w:rPr>
              <w:t>barang</w:t>
            </w:r>
            <w:proofErr w:type="spellEnd"/>
          </w:p>
        </w:tc>
        <w:tc>
          <w:tcPr>
            <w:tcW w:w="914" w:type="dxa"/>
          </w:tcPr>
          <w:p w14:paraId="406586E5" w14:textId="216A0007" w:rsidR="00FB293A" w:rsidRPr="00501E8C" w:rsidRDefault="00FB293A" w:rsidP="00501E8C">
            <w:pPr>
              <w:pStyle w:val="ListParagraph"/>
              <w:ind w:left="0"/>
              <w:jc w:val="center"/>
              <w:rPr>
                <w:rFonts w:ascii="Times New Roman" w:hAnsi="Times New Roman" w:cs="Times New Roman"/>
                <w:sz w:val="22"/>
                <w:szCs w:val="22"/>
                <w:lang w:val="en-US"/>
              </w:rPr>
            </w:pPr>
            <w:r w:rsidRPr="00501E8C">
              <w:rPr>
                <w:rFonts w:ascii="Times New Roman" w:hAnsi="Times New Roman" w:cs="Times New Roman"/>
                <w:sz w:val="22"/>
                <w:szCs w:val="22"/>
                <w:lang w:val="en-US"/>
              </w:rPr>
              <w:t xml:space="preserve">Tekan </w:t>
            </w:r>
            <w:proofErr w:type="spellStart"/>
            <w:r w:rsidRPr="00501E8C">
              <w:rPr>
                <w:rFonts w:ascii="Times New Roman" w:hAnsi="Times New Roman" w:cs="Times New Roman"/>
                <w:sz w:val="22"/>
                <w:szCs w:val="22"/>
                <w:lang w:val="en-US"/>
              </w:rPr>
              <w:t>tombol</w:t>
            </w:r>
            <w:proofErr w:type="spellEnd"/>
            <w:r w:rsidRPr="00501E8C">
              <w:rPr>
                <w:rFonts w:ascii="Times New Roman" w:hAnsi="Times New Roman" w:cs="Times New Roman"/>
                <w:sz w:val="22"/>
                <w:szCs w:val="22"/>
                <w:lang w:val="en-US"/>
              </w:rPr>
              <w:t xml:space="preserve"> </w:t>
            </w:r>
            <w:proofErr w:type="spellStart"/>
            <w:r w:rsidRPr="00501E8C">
              <w:rPr>
                <w:rFonts w:ascii="Times New Roman" w:hAnsi="Times New Roman" w:cs="Times New Roman"/>
                <w:sz w:val="22"/>
                <w:szCs w:val="22"/>
                <w:lang w:val="en-US"/>
              </w:rPr>
              <w:t>simpan</w:t>
            </w:r>
            <w:proofErr w:type="spellEnd"/>
          </w:p>
        </w:tc>
        <w:tc>
          <w:tcPr>
            <w:tcW w:w="1629" w:type="dxa"/>
          </w:tcPr>
          <w:p w14:paraId="11F4DCB4" w14:textId="1B389E42" w:rsidR="00FB293A" w:rsidRPr="00501E8C" w:rsidRDefault="00531B22" w:rsidP="00501E8C">
            <w:pPr>
              <w:pStyle w:val="ListParagraph"/>
              <w:ind w:left="0"/>
              <w:jc w:val="center"/>
              <w:rPr>
                <w:rFonts w:ascii="Times New Roman" w:hAnsi="Times New Roman" w:cs="Times New Roman"/>
                <w:sz w:val="22"/>
                <w:szCs w:val="22"/>
                <w:lang w:val="en-US"/>
              </w:rPr>
            </w:pPr>
            <w:proofErr w:type="spellStart"/>
            <w:r w:rsidRPr="00501E8C">
              <w:rPr>
                <w:rFonts w:ascii="Times New Roman" w:hAnsi="Times New Roman" w:cs="Times New Roman"/>
                <w:sz w:val="22"/>
                <w:szCs w:val="22"/>
                <w:lang w:val="en-US"/>
              </w:rPr>
              <w:t>Muncul</w:t>
            </w:r>
            <w:proofErr w:type="spellEnd"/>
            <w:r w:rsidRPr="00501E8C">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w:t>
            </w:r>
            <w:r w:rsidRPr="00501E8C">
              <w:rPr>
                <w:rFonts w:ascii="Times New Roman" w:hAnsi="Times New Roman" w:cs="Times New Roman"/>
                <w:sz w:val="22"/>
                <w:szCs w:val="22"/>
                <w:lang w:val="en-US"/>
              </w:rPr>
              <w:t>arang</w:t>
            </w:r>
            <w:proofErr w:type="spellEnd"/>
            <w:r w:rsidRPr="00501E8C">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w:t>
            </w:r>
            <w:r w:rsidRPr="00501E8C">
              <w:rPr>
                <w:rFonts w:ascii="Times New Roman" w:hAnsi="Times New Roman" w:cs="Times New Roman"/>
                <w:sz w:val="22"/>
                <w:szCs w:val="22"/>
                <w:lang w:val="en-US"/>
              </w:rPr>
              <w:t>erhasil</w:t>
            </w:r>
            <w:proofErr w:type="spellEnd"/>
            <w:r w:rsidRPr="00501E8C">
              <w:rPr>
                <w:rFonts w:ascii="Times New Roman" w:hAnsi="Times New Roman" w:cs="Times New Roman"/>
                <w:sz w:val="22"/>
                <w:szCs w:val="22"/>
                <w:lang w:val="en-US"/>
              </w:rPr>
              <w:t xml:space="preserve"> </w:t>
            </w:r>
            <w:proofErr w:type="spellStart"/>
            <w:r w:rsidRPr="00501E8C">
              <w:rPr>
                <w:rFonts w:ascii="Times New Roman" w:hAnsi="Times New Roman" w:cs="Times New Roman"/>
                <w:sz w:val="22"/>
                <w:szCs w:val="22"/>
                <w:lang w:val="en-US"/>
              </w:rPr>
              <w:t>disimpan</w:t>
            </w:r>
            <w:proofErr w:type="spellEnd"/>
            <w:r w:rsidRPr="00501E8C">
              <w:rPr>
                <w:rFonts w:ascii="Times New Roman" w:hAnsi="Times New Roman" w:cs="Times New Roman"/>
                <w:sz w:val="22"/>
                <w:szCs w:val="22"/>
                <w:lang w:val="en-US"/>
              </w:rPr>
              <w:t>”</w:t>
            </w:r>
          </w:p>
        </w:tc>
        <w:tc>
          <w:tcPr>
            <w:tcW w:w="1085" w:type="dxa"/>
          </w:tcPr>
          <w:p w14:paraId="79C3B33D" w14:textId="58365480" w:rsidR="00FB293A" w:rsidRPr="00501E8C" w:rsidRDefault="00FB293A" w:rsidP="00501E8C">
            <w:pPr>
              <w:pStyle w:val="ListParagraph"/>
              <w:ind w:left="0"/>
              <w:jc w:val="center"/>
              <w:rPr>
                <w:rFonts w:ascii="Times New Roman" w:hAnsi="Times New Roman" w:cs="Times New Roman"/>
                <w:sz w:val="22"/>
                <w:szCs w:val="22"/>
                <w:lang w:val="en-US"/>
              </w:rPr>
            </w:pPr>
            <w:proofErr w:type="spellStart"/>
            <w:r w:rsidRPr="00501E8C">
              <w:rPr>
                <w:rFonts w:ascii="Times New Roman" w:hAnsi="Times New Roman" w:cs="Times New Roman"/>
                <w:sz w:val="22"/>
                <w:szCs w:val="22"/>
                <w:lang w:val="en-US"/>
              </w:rPr>
              <w:t>Sesuai</w:t>
            </w:r>
            <w:proofErr w:type="spellEnd"/>
            <w:r w:rsidRPr="00501E8C">
              <w:rPr>
                <w:rFonts w:ascii="Times New Roman" w:hAnsi="Times New Roman" w:cs="Times New Roman"/>
                <w:sz w:val="22"/>
                <w:szCs w:val="22"/>
                <w:lang w:val="en-US"/>
              </w:rPr>
              <w:t xml:space="preserve"> </w:t>
            </w:r>
            <w:proofErr w:type="spellStart"/>
            <w:r w:rsidRPr="00501E8C">
              <w:rPr>
                <w:rFonts w:ascii="Times New Roman" w:hAnsi="Times New Roman" w:cs="Times New Roman"/>
                <w:sz w:val="22"/>
                <w:szCs w:val="22"/>
                <w:lang w:val="en-US"/>
              </w:rPr>
              <w:t>harapan</w:t>
            </w:r>
            <w:proofErr w:type="spellEnd"/>
          </w:p>
        </w:tc>
        <w:tc>
          <w:tcPr>
            <w:tcW w:w="894" w:type="dxa"/>
          </w:tcPr>
          <w:p w14:paraId="37549ED9" w14:textId="77777777" w:rsidR="00FB293A" w:rsidRPr="00501E8C" w:rsidRDefault="00FB293A" w:rsidP="00501E8C">
            <w:pPr>
              <w:pStyle w:val="ListParagraph"/>
              <w:ind w:left="0"/>
              <w:jc w:val="center"/>
              <w:rPr>
                <w:rFonts w:ascii="Times New Roman" w:hAnsi="Times New Roman" w:cs="Times New Roman"/>
                <w:sz w:val="22"/>
                <w:szCs w:val="22"/>
                <w:lang w:val="en-US"/>
              </w:rPr>
            </w:pPr>
            <w:r w:rsidRPr="00501E8C">
              <w:rPr>
                <w:rFonts w:ascii="Times New Roman" w:hAnsi="Times New Roman" w:cs="Times New Roman"/>
                <w:sz w:val="22"/>
                <w:szCs w:val="22"/>
                <w:lang w:val="en-US"/>
              </w:rPr>
              <w:t>Valid</w:t>
            </w:r>
          </w:p>
          <w:p w14:paraId="63C020CC" w14:textId="77777777" w:rsidR="00FB293A" w:rsidRPr="00501E8C" w:rsidRDefault="00FB293A" w:rsidP="00501E8C">
            <w:pPr>
              <w:pStyle w:val="ListParagraph"/>
              <w:ind w:left="0"/>
              <w:jc w:val="center"/>
              <w:rPr>
                <w:rFonts w:ascii="Times New Roman" w:hAnsi="Times New Roman" w:cs="Times New Roman"/>
                <w:sz w:val="22"/>
                <w:szCs w:val="22"/>
                <w:lang w:val="en-US"/>
              </w:rPr>
            </w:pPr>
          </w:p>
        </w:tc>
      </w:tr>
    </w:tbl>
    <w:p w14:paraId="386E37E4" w14:textId="77777777" w:rsidR="00501E8C" w:rsidRDefault="00501E8C" w:rsidP="00501E8C">
      <w:pPr>
        <w:spacing w:line="480" w:lineRule="auto"/>
        <w:jc w:val="both"/>
        <w:rPr>
          <w:rFonts w:ascii="Times New Roman" w:hAnsi="Times New Roman"/>
        </w:rPr>
      </w:pPr>
    </w:p>
    <w:p w14:paraId="6C8C2B01" w14:textId="4381BFCE" w:rsidR="00BF4A11" w:rsidRPr="008652FA" w:rsidRDefault="00501E8C" w:rsidP="00501E8C">
      <w:pPr>
        <w:spacing w:line="480" w:lineRule="auto"/>
        <w:ind w:firstLine="720"/>
        <w:jc w:val="both"/>
        <w:rPr>
          <w:rFonts w:ascii="Times New Roman" w:eastAsia="SimSun" w:hAnsi="Times New Roman"/>
          <w:sz w:val="24"/>
          <w:szCs w:val="24"/>
          <w:lang w:val="en-ID"/>
        </w:rPr>
      </w:pPr>
      <w:r w:rsidRPr="008652FA">
        <w:rPr>
          <w:rFonts w:ascii="Times New Roman" w:hAnsi="Times New Roman"/>
          <w:sz w:val="24"/>
          <w:szCs w:val="24"/>
        </w:rPr>
        <w:lastRenderedPageBreak/>
        <w:t xml:space="preserve">Pada tahap pengujian halaman edit barang, untuk mengedit data barang maka pengelola sarpras harus menekan tombol edit pada halaman anggota dan mengisi data yang akan diedit pada form edit barang. Setelah mengisi data yang akan diedit, tekan tombol simpan untuk menyimpan data. Jika proses pengisian data yang diedit sudah terisi semua, maka proses penyimpanan edit barang berhasil dan data akan tersimpan didalam database. </w:t>
      </w:r>
    </w:p>
    <w:p w14:paraId="41EC2DBE" w14:textId="65EDE243" w:rsidR="00803F00" w:rsidRPr="008652FA" w:rsidRDefault="00803F00" w:rsidP="00803F00">
      <w:pPr>
        <w:pStyle w:val="ListParagraph"/>
        <w:numPr>
          <w:ilvl w:val="0"/>
          <w:numId w:val="68"/>
        </w:numPr>
        <w:spacing w:before="100" w:beforeAutospacing="1" w:after="100" w:afterAutospacing="1" w:line="480" w:lineRule="auto"/>
        <w:ind w:left="142" w:hanging="284"/>
        <w:jc w:val="both"/>
        <w:rPr>
          <w:rFonts w:ascii="Times New Roman" w:hAnsi="Times New Roman" w:cs="Times New Roman"/>
          <w:iCs/>
          <w:sz w:val="24"/>
          <w:szCs w:val="24"/>
          <w:lang w:val="en-US"/>
        </w:rPr>
      </w:pPr>
      <w:r w:rsidRPr="008652FA">
        <w:rPr>
          <w:rFonts w:ascii="Times New Roman" w:hAnsi="Times New Roman" w:cs="Times New Roman"/>
          <w:sz w:val="24"/>
          <w:szCs w:val="24"/>
        </w:rPr>
        <w:t>Pengujian</w:t>
      </w:r>
      <w:r w:rsidR="00501E8C" w:rsidRPr="008652FA">
        <w:rPr>
          <w:rFonts w:ascii="Times New Roman" w:hAnsi="Times New Roman" w:cs="Times New Roman"/>
          <w:sz w:val="24"/>
          <w:szCs w:val="24"/>
        </w:rPr>
        <w:t xml:space="preserve"> Halaman Tambah Stok Barang </w:t>
      </w:r>
    </w:p>
    <w:p w14:paraId="0E212955" w14:textId="057FDD4E" w:rsidR="00C35815" w:rsidRPr="008652FA" w:rsidRDefault="009A33CE" w:rsidP="00C35815">
      <w:pPr>
        <w:pStyle w:val="ListParagraph"/>
        <w:spacing w:before="100" w:beforeAutospacing="1" w:after="100" w:afterAutospacing="1" w:line="480" w:lineRule="auto"/>
        <w:ind w:left="-142" w:firstLine="862"/>
        <w:jc w:val="both"/>
        <w:rPr>
          <w:rFonts w:ascii="Times New Roman" w:hAnsi="Times New Roman" w:cs="Times New Roman"/>
          <w:iCs/>
          <w:sz w:val="24"/>
          <w:szCs w:val="24"/>
          <w:lang w:val="en-US"/>
        </w:rPr>
      </w:pPr>
      <w:r w:rsidRPr="008652FA">
        <w:rPr>
          <w:rFonts w:ascii="Times New Roman" w:hAnsi="Times New Roman" w:cs="Times New Roman"/>
          <w:sz w:val="24"/>
          <w:szCs w:val="24"/>
        </w:rPr>
        <w:t>Tabel 4.</w:t>
      </w:r>
      <w:r w:rsidR="00501E8C" w:rsidRPr="008652FA">
        <w:rPr>
          <w:rFonts w:ascii="Times New Roman" w:hAnsi="Times New Roman" w:cs="Times New Roman"/>
          <w:sz w:val="24"/>
          <w:szCs w:val="24"/>
        </w:rPr>
        <w:t>6</w:t>
      </w:r>
      <w:r w:rsidR="0049673D" w:rsidRPr="008652FA">
        <w:rPr>
          <w:rFonts w:ascii="Times New Roman" w:hAnsi="Times New Roman" w:cs="Times New Roman"/>
          <w:sz w:val="24"/>
          <w:szCs w:val="24"/>
        </w:rPr>
        <w:t xml:space="preserve"> </w:t>
      </w:r>
      <w:r w:rsidRPr="008652FA">
        <w:rPr>
          <w:rFonts w:ascii="Times New Roman" w:hAnsi="Times New Roman" w:cs="Times New Roman"/>
          <w:sz w:val="24"/>
          <w:szCs w:val="24"/>
        </w:rPr>
        <w:t xml:space="preserve">merupakan tabel yang menampilkan pengujian </w:t>
      </w:r>
      <w:r w:rsidRPr="008652FA">
        <w:rPr>
          <w:rFonts w:ascii="Times New Roman" w:hAnsi="Times New Roman" w:cs="Times New Roman"/>
          <w:i/>
          <w:sz w:val="24"/>
          <w:szCs w:val="24"/>
        </w:rPr>
        <w:t xml:space="preserve">black box </w:t>
      </w:r>
      <w:r w:rsidR="009500B7" w:rsidRPr="008652FA">
        <w:rPr>
          <w:rFonts w:ascii="Times New Roman" w:hAnsi="Times New Roman" w:cs="Times New Roman"/>
          <w:iCs/>
          <w:sz w:val="24"/>
          <w:szCs w:val="24"/>
        </w:rPr>
        <w:t>tambah</w:t>
      </w:r>
      <w:r w:rsidR="00501E8C" w:rsidRPr="008652FA">
        <w:rPr>
          <w:rFonts w:ascii="Times New Roman" w:hAnsi="Times New Roman" w:cs="Times New Roman"/>
          <w:iCs/>
          <w:sz w:val="24"/>
          <w:szCs w:val="24"/>
        </w:rPr>
        <w:t xml:space="preserve"> stok</w:t>
      </w:r>
      <w:r w:rsidR="00135606" w:rsidRPr="008652FA">
        <w:rPr>
          <w:rFonts w:ascii="Times New Roman" w:hAnsi="Times New Roman" w:cs="Times New Roman"/>
          <w:iCs/>
          <w:sz w:val="24"/>
          <w:szCs w:val="24"/>
        </w:rPr>
        <w:t xml:space="preserve"> </w:t>
      </w:r>
      <w:r w:rsidR="009500B7" w:rsidRPr="008652FA">
        <w:rPr>
          <w:rFonts w:ascii="Times New Roman" w:hAnsi="Times New Roman" w:cs="Times New Roman"/>
          <w:iCs/>
          <w:sz w:val="24"/>
          <w:szCs w:val="24"/>
        </w:rPr>
        <w:t xml:space="preserve">barang </w:t>
      </w:r>
      <w:r w:rsidR="00501E8C" w:rsidRPr="008652FA">
        <w:rPr>
          <w:rFonts w:ascii="Times New Roman" w:hAnsi="Times New Roman" w:cs="Times New Roman"/>
          <w:iCs/>
          <w:sz w:val="24"/>
          <w:szCs w:val="24"/>
        </w:rPr>
        <w:t xml:space="preserve">masuk </w:t>
      </w:r>
      <w:r w:rsidR="009500B7" w:rsidRPr="008652FA">
        <w:rPr>
          <w:rFonts w:ascii="Times New Roman" w:hAnsi="Times New Roman" w:cs="Times New Roman"/>
          <w:iCs/>
          <w:sz w:val="24"/>
          <w:szCs w:val="24"/>
        </w:rPr>
        <w:t>persediaan</w:t>
      </w:r>
      <w:r w:rsidR="009500B7" w:rsidRPr="008652FA">
        <w:rPr>
          <w:rFonts w:ascii="Times New Roman" w:hAnsi="Times New Roman" w:cs="Times New Roman"/>
          <w:i/>
          <w:sz w:val="24"/>
          <w:szCs w:val="24"/>
        </w:rPr>
        <w:t xml:space="preserve"> </w:t>
      </w:r>
      <w:r w:rsidRPr="008652FA">
        <w:rPr>
          <w:rFonts w:ascii="Times New Roman" w:hAnsi="Times New Roman" w:cs="Times New Roman"/>
          <w:iCs/>
          <w:sz w:val="24"/>
          <w:szCs w:val="24"/>
        </w:rPr>
        <w:t xml:space="preserve">pengelola </w:t>
      </w:r>
      <w:proofErr w:type="spellStart"/>
      <w:r w:rsidRPr="008652FA">
        <w:rPr>
          <w:rFonts w:ascii="Times New Roman" w:hAnsi="Times New Roman" w:cs="Times New Roman"/>
          <w:iCs/>
          <w:sz w:val="24"/>
          <w:szCs w:val="24"/>
          <w:lang w:val="en-US"/>
        </w:rPr>
        <w:t>sarpras</w:t>
      </w:r>
      <w:proofErr w:type="spellEnd"/>
      <w:r w:rsidRPr="008652FA">
        <w:rPr>
          <w:rFonts w:ascii="Times New Roman" w:hAnsi="Times New Roman" w:cs="Times New Roman"/>
          <w:iCs/>
          <w:sz w:val="24"/>
          <w:szCs w:val="24"/>
          <w:lang w:val="en-US"/>
        </w:rPr>
        <w:t>.</w:t>
      </w:r>
    </w:p>
    <w:p w14:paraId="7674C5AE" w14:textId="28F6F43B" w:rsidR="009A33CE" w:rsidRPr="008652FA" w:rsidRDefault="009A33CE" w:rsidP="0049673D">
      <w:pPr>
        <w:pStyle w:val="Caption"/>
        <w:rPr>
          <w:iCs w:val="0"/>
          <w:color w:val="auto"/>
          <w:szCs w:val="24"/>
        </w:rPr>
      </w:pPr>
      <w:r w:rsidRPr="008652FA">
        <w:rPr>
          <w:szCs w:val="24"/>
        </w:rPr>
        <w:t xml:space="preserve"> </w:t>
      </w:r>
      <w:bookmarkStart w:id="134" w:name="_Toc165525596"/>
      <w:bookmarkStart w:id="135" w:name="_Toc166480539"/>
      <w:r w:rsidR="0049673D" w:rsidRPr="008652FA">
        <w:rPr>
          <w:szCs w:val="24"/>
        </w:rPr>
        <w:t xml:space="preserve">Tabel 4. </w:t>
      </w:r>
      <w:r w:rsidR="009D43E4" w:rsidRPr="008652FA">
        <w:rPr>
          <w:szCs w:val="24"/>
        </w:rPr>
        <w:fldChar w:fldCharType="begin"/>
      </w:r>
      <w:r w:rsidR="009D43E4" w:rsidRPr="008652FA">
        <w:rPr>
          <w:szCs w:val="24"/>
        </w:rPr>
        <w:instrText xml:space="preserve"> SEQ Tabel_4. \* ARABIC </w:instrText>
      </w:r>
      <w:r w:rsidR="009D43E4" w:rsidRPr="008652FA">
        <w:rPr>
          <w:szCs w:val="24"/>
        </w:rPr>
        <w:fldChar w:fldCharType="separate"/>
      </w:r>
      <w:r w:rsidR="00871F4B">
        <w:rPr>
          <w:noProof/>
          <w:szCs w:val="24"/>
        </w:rPr>
        <w:t>6</w:t>
      </w:r>
      <w:r w:rsidR="009D43E4" w:rsidRPr="008652FA">
        <w:rPr>
          <w:szCs w:val="24"/>
        </w:rPr>
        <w:fldChar w:fldCharType="end"/>
      </w:r>
      <w:r w:rsidR="0049673D" w:rsidRPr="008652FA">
        <w:rPr>
          <w:szCs w:val="24"/>
        </w:rPr>
        <w:t xml:space="preserve"> </w:t>
      </w:r>
      <w:r w:rsidR="00501E8C" w:rsidRPr="008652FA">
        <w:rPr>
          <w:i/>
          <w:iCs w:val="0"/>
          <w:color w:val="auto"/>
          <w:szCs w:val="24"/>
        </w:rPr>
        <w:t>Black Box</w:t>
      </w:r>
      <w:r w:rsidR="00501E8C" w:rsidRPr="008652FA">
        <w:rPr>
          <w:color w:val="auto"/>
          <w:szCs w:val="24"/>
        </w:rPr>
        <w:t xml:space="preserve"> </w:t>
      </w:r>
      <w:proofErr w:type="spellStart"/>
      <w:r w:rsidR="009500B7" w:rsidRPr="008652FA">
        <w:rPr>
          <w:iCs w:val="0"/>
          <w:color w:val="auto"/>
          <w:szCs w:val="24"/>
        </w:rPr>
        <w:t>Tambah</w:t>
      </w:r>
      <w:proofErr w:type="spellEnd"/>
      <w:r w:rsidR="009500B7" w:rsidRPr="008652FA">
        <w:rPr>
          <w:iCs w:val="0"/>
          <w:color w:val="auto"/>
          <w:szCs w:val="24"/>
        </w:rPr>
        <w:t xml:space="preserve"> Barang</w:t>
      </w:r>
      <w:bookmarkEnd w:id="134"/>
      <w:bookmarkEnd w:id="135"/>
    </w:p>
    <w:tbl>
      <w:tblPr>
        <w:tblStyle w:val="TableGrid"/>
        <w:tblW w:w="0" w:type="auto"/>
        <w:jc w:val="center"/>
        <w:tblLayout w:type="fixed"/>
        <w:tblLook w:val="04A0" w:firstRow="1" w:lastRow="0" w:firstColumn="1" w:lastColumn="0" w:noHBand="0" w:noVBand="1"/>
      </w:tblPr>
      <w:tblGrid>
        <w:gridCol w:w="576"/>
        <w:gridCol w:w="1696"/>
        <w:gridCol w:w="914"/>
        <w:gridCol w:w="1629"/>
        <w:gridCol w:w="1085"/>
        <w:gridCol w:w="894"/>
      </w:tblGrid>
      <w:tr w:rsidR="00531B22" w14:paraId="2192CC01" w14:textId="77777777" w:rsidTr="00D250FA">
        <w:trPr>
          <w:trHeight w:val="657"/>
          <w:tblHeader/>
          <w:jc w:val="center"/>
        </w:trPr>
        <w:tc>
          <w:tcPr>
            <w:tcW w:w="576" w:type="dxa"/>
          </w:tcPr>
          <w:p w14:paraId="672C0599" w14:textId="77777777" w:rsidR="00531B22" w:rsidRPr="00A3273D" w:rsidRDefault="00531B22" w:rsidP="00D250FA">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NO</w:t>
            </w:r>
          </w:p>
        </w:tc>
        <w:tc>
          <w:tcPr>
            <w:tcW w:w="1696" w:type="dxa"/>
          </w:tcPr>
          <w:p w14:paraId="1EDFAA08" w14:textId="77777777" w:rsidR="00531B22" w:rsidRPr="00A3273D" w:rsidRDefault="00531B22" w:rsidP="00D250FA">
            <w:pPr>
              <w:pStyle w:val="ListParagraph"/>
              <w:ind w:left="0"/>
              <w:jc w:val="center"/>
              <w:rPr>
                <w:rFonts w:ascii="Times New Roman" w:hAnsi="Times New Roman" w:cs="Times New Roman"/>
                <w:b/>
                <w:sz w:val="24"/>
                <w:szCs w:val="24"/>
                <w:lang w:val="en-US"/>
              </w:rPr>
            </w:pPr>
            <w:proofErr w:type="spellStart"/>
            <w:r w:rsidRPr="00A3273D">
              <w:rPr>
                <w:rFonts w:ascii="Times New Roman" w:hAnsi="Times New Roman" w:cs="Times New Roman"/>
                <w:b/>
                <w:sz w:val="24"/>
                <w:szCs w:val="24"/>
                <w:lang w:val="en-US"/>
              </w:rPr>
              <w:t>Skenario</w:t>
            </w:r>
            <w:proofErr w:type="spellEnd"/>
            <w:r w:rsidRPr="00A3273D">
              <w:rPr>
                <w:rFonts w:ascii="Times New Roman" w:hAnsi="Times New Roman" w:cs="Times New Roman"/>
                <w:b/>
                <w:sz w:val="24"/>
                <w:szCs w:val="24"/>
                <w:lang w:val="en-US"/>
              </w:rPr>
              <w:t xml:space="preserve"> </w:t>
            </w:r>
            <w:proofErr w:type="spellStart"/>
            <w:r w:rsidRPr="00A3273D">
              <w:rPr>
                <w:rFonts w:ascii="Times New Roman" w:hAnsi="Times New Roman" w:cs="Times New Roman"/>
                <w:b/>
                <w:sz w:val="24"/>
                <w:szCs w:val="24"/>
                <w:lang w:val="en-US"/>
              </w:rPr>
              <w:t>Pengujian</w:t>
            </w:r>
            <w:proofErr w:type="spellEnd"/>
          </w:p>
        </w:tc>
        <w:tc>
          <w:tcPr>
            <w:tcW w:w="914" w:type="dxa"/>
          </w:tcPr>
          <w:p w14:paraId="058ABA85" w14:textId="77777777" w:rsidR="00531B22" w:rsidRPr="00A3273D" w:rsidRDefault="00531B22" w:rsidP="00D250FA">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Test Case</w:t>
            </w:r>
          </w:p>
        </w:tc>
        <w:tc>
          <w:tcPr>
            <w:tcW w:w="1629" w:type="dxa"/>
          </w:tcPr>
          <w:p w14:paraId="362229FA" w14:textId="77777777" w:rsidR="00531B22" w:rsidRPr="00A3273D" w:rsidRDefault="00531B22" w:rsidP="00D250FA">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 xml:space="preserve">Hasil yang </w:t>
            </w:r>
            <w:proofErr w:type="spellStart"/>
            <w:r w:rsidRPr="00A3273D">
              <w:rPr>
                <w:rFonts w:ascii="Times New Roman" w:hAnsi="Times New Roman" w:cs="Times New Roman"/>
                <w:b/>
                <w:sz w:val="24"/>
                <w:szCs w:val="24"/>
                <w:lang w:val="en-US"/>
              </w:rPr>
              <w:t>Diharapkan</w:t>
            </w:r>
            <w:proofErr w:type="spellEnd"/>
          </w:p>
        </w:tc>
        <w:tc>
          <w:tcPr>
            <w:tcW w:w="1085" w:type="dxa"/>
          </w:tcPr>
          <w:p w14:paraId="57B1355C" w14:textId="77777777" w:rsidR="00531B22" w:rsidRPr="00A3273D" w:rsidRDefault="00531B22" w:rsidP="00D250FA">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 xml:space="preserve">Hasil </w:t>
            </w:r>
            <w:proofErr w:type="spellStart"/>
            <w:r w:rsidRPr="00A3273D">
              <w:rPr>
                <w:rFonts w:ascii="Times New Roman" w:hAnsi="Times New Roman" w:cs="Times New Roman"/>
                <w:b/>
                <w:sz w:val="24"/>
                <w:szCs w:val="24"/>
                <w:lang w:val="en-US"/>
              </w:rPr>
              <w:t>Pengujian</w:t>
            </w:r>
            <w:proofErr w:type="spellEnd"/>
          </w:p>
        </w:tc>
        <w:tc>
          <w:tcPr>
            <w:tcW w:w="894" w:type="dxa"/>
          </w:tcPr>
          <w:p w14:paraId="4458E695" w14:textId="77777777" w:rsidR="00531B22" w:rsidRPr="00A3273D" w:rsidRDefault="00531B22" w:rsidP="00D250FA">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Status</w:t>
            </w:r>
          </w:p>
        </w:tc>
      </w:tr>
      <w:tr w:rsidR="00531B22" w14:paraId="1C18A455" w14:textId="77777777" w:rsidTr="00D250FA">
        <w:trPr>
          <w:jc w:val="center"/>
        </w:trPr>
        <w:tc>
          <w:tcPr>
            <w:tcW w:w="576" w:type="dxa"/>
          </w:tcPr>
          <w:p w14:paraId="17A90F18" w14:textId="77777777" w:rsidR="00531B22" w:rsidRPr="00201874" w:rsidRDefault="00531B22" w:rsidP="00D250FA">
            <w:pPr>
              <w:pStyle w:val="ListParagraph"/>
              <w:spacing w:line="480" w:lineRule="auto"/>
              <w:ind w:left="0"/>
              <w:jc w:val="center"/>
              <w:rPr>
                <w:rFonts w:ascii="Times New Roman" w:hAnsi="Times New Roman" w:cs="Times New Roman"/>
                <w:sz w:val="22"/>
                <w:szCs w:val="22"/>
                <w:lang w:val="en-US"/>
              </w:rPr>
            </w:pPr>
            <w:r w:rsidRPr="00201874">
              <w:rPr>
                <w:rFonts w:ascii="Times New Roman" w:hAnsi="Times New Roman" w:cs="Times New Roman"/>
                <w:sz w:val="22"/>
                <w:szCs w:val="22"/>
                <w:lang w:val="en-US"/>
              </w:rPr>
              <w:t>1</w:t>
            </w:r>
          </w:p>
        </w:tc>
        <w:tc>
          <w:tcPr>
            <w:tcW w:w="1696" w:type="dxa"/>
          </w:tcPr>
          <w:p w14:paraId="4BB4BF32" w14:textId="7BFC1341" w:rsidR="00531B22" w:rsidRPr="00F51A0E" w:rsidRDefault="00531B22" w:rsidP="00D250FA">
            <w:pPr>
              <w:pStyle w:val="ListParagraph"/>
              <w:ind w:left="0"/>
              <w:jc w:val="center"/>
              <w:rPr>
                <w:rFonts w:ascii="Times New Roman" w:hAnsi="Times New Roman" w:cs="Times New Roman"/>
                <w:sz w:val="22"/>
                <w:szCs w:val="22"/>
                <w:lang w:val="en-US"/>
              </w:rPr>
            </w:pPr>
            <w:r w:rsidRPr="00F51A0E">
              <w:rPr>
                <w:rFonts w:ascii="Times New Roman" w:hAnsi="Times New Roman" w:cs="Times New Roman"/>
                <w:sz w:val="22"/>
                <w:szCs w:val="22"/>
              </w:rPr>
              <w:t xml:space="preserve">Menambahkan </w:t>
            </w:r>
            <w:r>
              <w:rPr>
                <w:rFonts w:ascii="Times New Roman" w:hAnsi="Times New Roman" w:cs="Times New Roman"/>
                <w:sz w:val="22"/>
                <w:szCs w:val="22"/>
              </w:rPr>
              <w:t>stok</w:t>
            </w:r>
            <w:r w:rsidRPr="00F51A0E">
              <w:rPr>
                <w:rFonts w:ascii="Times New Roman" w:hAnsi="Times New Roman" w:cs="Times New Roman"/>
                <w:sz w:val="22"/>
                <w:szCs w:val="22"/>
              </w:rPr>
              <w:t xml:space="preserve"> barang</w:t>
            </w:r>
          </w:p>
        </w:tc>
        <w:tc>
          <w:tcPr>
            <w:tcW w:w="914" w:type="dxa"/>
          </w:tcPr>
          <w:p w14:paraId="7017B2D5" w14:textId="3EF85F3D" w:rsidR="00531B22" w:rsidRPr="00F51A0E" w:rsidRDefault="00531B22" w:rsidP="00D250FA">
            <w:pPr>
              <w:pStyle w:val="ListParagraph"/>
              <w:ind w:left="0"/>
              <w:jc w:val="center"/>
              <w:rPr>
                <w:rFonts w:ascii="Times New Roman" w:hAnsi="Times New Roman" w:cs="Times New Roman"/>
                <w:sz w:val="22"/>
                <w:szCs w:val="22"/>
                <w:lang w:val="en-US"/>
              </w:rPr>
            </w:pPr>
            <w:r w:rsidRPr="00F51A0E">
              <w:rPr>
                <w:rFonts w:ascii="Times New Roman" w:hAnsi="Times New Roman" w:cs="Times New Roman"/>
                <w:sz w:val="22"/>
                <w:szCs w:val="22"/>
                <w:lang w:val="en-US"/>
              </w:rPr>
              <w:t xml:space="preserve">Tekan </w:t>
            </w:r>
            <w:proofErr w:type="spellStart"/>
            <w:r w:rsidRPr="00F51A0E">
              <w:rPr>
                <w:rFonts w:ascii="Times New Roman" w:hAnsi="Times New Roman" w:cs="Times New Roman"/>
                <w:sz w:val="22"/>
                <w:szCs w:val="22"/>
                <w:lang w:val="en-US"/>
              </w:rPr>
              <w:t>tombol</w:t>
            </w:r>
            <w:proofErr w:type="spellEnd"/>
            <w:r w:rsidRPr="00F51A0E">
              <w:rPr>
                <w:rFonts w:ascii="Times New Roman" w:hAnsi="Times New Roman" w:cs="Times New Roman"/>
                <w:sz w:val="22"/>
                <w:szCs w:val="22"/>
                <w:lang w:val="en-US"/>
              </w:rPr>
              <w:t xml:space="preserve"> </w:t>
            </w:r>
            <w:proofErr w:type="spellStart"/>
            <w:r w:rsidRPr="00F51A0E">
              <w:rPr>
                <w:rFonts w:ascii="Times New Roman" w:hAnsi="Times New Roman" w:cs="Times New Roman"/>
                <w:sz w:val="22"/>
                <w:szCs w:val="22"/>
                <w:lang w:val="en-US"/>
              </w:rPr>
              <w:t>tambah</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stok</w:t>
            </w:r>
            <w:proofErr w:type="spellEnd"/>
          </w:p>
        </w:tc>
        <w:tc>
          <w:tcPr>
            <w:tcW w:w="1629" w:type="dxa"/>
          </w:tcPr>
          <w:p w14:paraId="58349521" w14:textId="77777777" w:rsidR="00531B22" w:rsidRPr="00F51A0E" w:rsidRDefault="00531B22" w:rsidP="00D250FA">
            <w:pPr>
              <w:pStyle w:val="ListParagraph"/>
              <w:ind w:left="0"/>
              <w:jc w:val="center"/>
              <w:rPr>
                <w:rFonts w:ascii="Times New Roman" w:hAnsi="Times New Roman" w:cs="Times New Roman"/>
                <w:iCs/>
                <w:sz w:val="22"/>
                <w:szCs w:val="22"/>
                <w:lang w:val="en-US"/>
              </w:rPr>
            </w:pPr>
            <w:proofErr w:type="spellStart"/>
            <w:r w:rsidRPr="00F51A0E">
              <w:rPr>
                <w:rFonts w:ascii="Times New Roman" w:hAnsi="Times New Roman" w:cs="Times New Roman"/>
                <w:iCs/>
                <w:sz w:val="22"/>
                <w:szCs w:val="22"/>
                <w:lang w:val="en-US"/>
              </w:rPr>
              <w:t>Menampilkan</w:t>
            </w:r>
            <w:proofErr w:type="spellEnd"/>
            <w:r w:rsidRPr="00F51A0E">
              <w:rPr>
                <w:rFonts w:ascii="Times New Roman" w:hAnsi="Times New Roman" w:cs="Times New Roman"/>
                <w:iCs/>
                <w:sz w:val="22"/>
                <w:szCs w:val="22"/>
                <w:lang w:val="en-US"/>
              </w:rPr>
              <w:t xml:space="preserve"> </w:t>
            </w:r>
            <w:proofErr w:type="spellStart"/>
            <w:r w:rsidRPr="00F51A0E">
              <w:rPr>
                <w:rFonts w:ascii="Times New Roman" w:hAnsi="Times New Roman" w:cs="Times New Roman"/>
                <w:iCs/>
                <w:sz w:val="22"/>
                <w:szCs w:val="22"/>
                <w:lang w:val="en-US"/>
              </w:rPr>
              <w:t>tambah</w:t>
            </w:r>
            <w:proofErr w:type="spellEnd"/>
            <w:r w:rsidRPr="00F51A0E">
              <w:rPr>
                <w:rFonts w:ascii="Times New Roman" w:hAnsi="Times New Roman" w:cs="Times New Roman"/>
                <w:iCs/>
                <w:sz w:val="22"/>
                <w:szCs w:val="22"/>
                <w:lang w:val="en-US"/>
              </w:rPr>
              <w:t xml:space="preserve"> data </w:t>
            </w:r>
            <w:proofErr w:type="spellStart"/>
            <w:r w:rsidRPr="00F51A0E">
              <w:rPr>
                <w:rFonts w:ascii="Times New Roman" w:hAnsi="Times New Roman" w:cs="Times New Roman"/>
                <w:iCs/>
                <w:sz w:val="22"/>
                <w:szCs w:val="22"/>
                <w:lang w:val="en-US"/>
              </w:rPr>
              <w:t>barang</w:t>
            </w:r>
            <w:proofErr w:type="spellEnd"/>
          </w:p>
        </w:tc>
        <w:tc>
          <w:tcPr>
            <w:tcW w:w="1085" w:type="dxa"/>
          </w:tcPr>
          <w:p w14:paraId="744A07A6" w14:textId="77777777" w:rsidR="00531B22" w:rsidRPr="00F51A0E" w:rsidRDefault="00531B22" w:rsidP="00D250FA">
            <w:pPr>
              <w:pStyle w:val="ListParagraph"/>
              <w:ind w:left="0"/>
              <w:jc w:val="center"/>
              <w:rPr>
                <w:rFonts w:ascii="Times New Roman" w:hAnsi="Times New Roman" w:cs="Times New Roman"/>
                <w:sz w:val="22"/>
                <w:szCs w:val="22"/>
                <w:lang w:val="en-US"/>
              </w:rPr>
            </w:pPr>
            <w:proofErr w:type="spellStart"/>
            <w:r w:rsidRPr="00F51A0E">
              <w:rPr>
                <w:rFonts w:ascii="Times New Roman" w:hAnsi="Times New Roman" w:cs="Times New Roman"/>
                <w:sz w:val="22"/>
                <w:szCs w:val="22"/>
                <w:lang w:val="en-US"/>
              </w:rPr>
              <w:t>Sesuai</w:t>
            </w:r>
            <w:proofErr w:type="spellEnd"/>
            <w:r w:rsidRPr="00F51A0E">
              <w:rPr>
                <w:rFonts w:ascii="Times New Roman" w:hAnsi="Times New Roman" w:cs="Times New Roman"/>
                <w:sz w:val="22"/>
                <w:szCs w:val="22"/>
                <w:lang w:val="en-US"/>
              </w:rPr>
              <w:t xml:space="preserve"> </w:t>
            </w:r>
            <w:proofErr w:type="spellStart"/>
            <w:r w:rsidRPr="00F51A0E">
              <w:rPr>
                <w:rFonts w:ascii="Times New Roman" w:hAnsi="Times New Roman" w:cs="Times New Roman"/>
                <w:sz w:val="22"/>
                <w:szCs w:val="22"/>
                <w:lang w:val="en-US"/>
              </w:rPr>
              <w:t>harapan</w:t>
            </w:r>
            <w:proofErr w:type="spellEnd"/>
          </w:p>
        </w:tc>
        <w:tc>
          <w:tcPr>
            <w:tcW w:w="894" w:type="dxa"/>
          </w:tcPr>
          <w:p w14:paraId="57146463" w14:textId="77777777" w:rsidR="00531B22" w:rsidRPr="00F51A0E" w:rsidRDefault="00531B22" w:rsidP="00D250FA">
            <w:pPr>
              <w:pStyle w:val="ListParagraph"/>
              <w:ind w:left="0"/>
              <w:jc w:val="center"/>
              <w:rPr>
                <w:rFonts w:ascii="Times New Roman" w:hAnsi="Times New Roman" w:cs="Times New Roman"/>
                <w:sz w:val="22"/>
                <w:szCs w:val="22"/>
                <w:lang w:val="en-US"/>
              </w:rPr>
            </w:pPr>
            <w:r w:rsidRPr="00F51A0E">
              <w:rPr>
                <w:rFonts w:ascii="Times New Roman" w:hAnsi="Times New Roman" w:cs="Times New Roman"/>
                <w:sz w:val="22"/>
                <w:szCs w:val="22"/>
                <w:lang w:val="en-US"/>
              </w:rPr>
              <w:t>Valid</w:t>
            </w:r>
          </w:p>
          <w:p w14:paraId="445C182F" w14:textId="77777777" w:rsidR="00531B22" w:rsidRPr="00F51A0E" w:rsidRDefault="00531B22" w:rsidP="00D250FA">
            <w:pPr>
              <w:pStyle w:val="ListParagraph"/>
              <w:ind w:left="0"/>
              <w:jc w:val="center"/>
              <w:rPr>
                <w:rFonts w:ascii="Times New Roman" w:hAnsi="Times New Roman" w:cs="Times New Roman"/>
                <w:sz w:val="22"/>
                <w:szCs w:val="22"/>
                <w:lang w:val="en-US"/>
              </w:rPr>
            </w:pPr>
          </w:p>
        </w:tc>
      </w:tr>
      <w:tr w:rsidR="00531B22" w14:paraId="2D31C194" w14:textId="77777777" w:rsidTr="00D250FA">
        <w:trPr>
          <w:jc w:val="center"/>
        </w:trPr>
        <w:tc>
          <w:tcPr>
            <w:tcW w:w="576" w:type="dxa"/>
          </w:tcPr>
          <w:p w14:paraId="786521E0" w14:textId="77777777" w:rsidR="00531B22" w:rsidRPr="00201874" w:rsidRDefault="00531B22" w:rsidP="00D250FA">
            <w:pPr>
              <w:pStyle w:val="ListParagraph"/>
              <w:spacing w:line="480" w:lineRule="auto"/>
              <w:ind w:left="0"/>
              <w:jc w:val="center"/>
              <w:rPr>
                <w:rFonts w:ascii="Times New Roman" w:hAnsi="Times New Roman" w:cs="Times New Roman"/>
                <w:sz w:val="22"/>
                <w:szCs w:val="22"/>
                <w:lang w:val="en-US"/>
              </w:rPr>
            </w:pPr>
            <w:r w:rsidRPr="00201874">
              <w:rPr>
                <w:rFonts w:ascii="Times New Roman" w:hAnsi="Times New Roman" w:cs="Times New Roman"/>
                <w:sz w:val="22"/>
                <w:szCs w:val="22"/>
                <w:lang w:val="en-US"/>
              </w:rPr>
              <w:t>2</w:t>
            </w:r>
          </w:p>
        </w:tc>
        <w:tc>
          <w:tcPr>
            <w:tcW w:w="1696" w:type="dxa"/>
          </w:tcPr>
          <w:p w14:paraId="5AD175C6" w14:textId="29DDBB39" w:rsidR="00531B22" w:rsidRPr="00F51A0E" w:rsidRDefault="00531B22" w:rsidP="00D250FA">
            <w:pPr>
              <w:spacing w:after="200" w:line="276" w:lineRule="auto"/>
              <w:jc w:val="center"/>
              <w:rPr>
                <w:rFonts w:ascii="Times New Roman" w:eastAsia="SimSun" w:hAnsi="Times New Roman" w:cs="Times New Roman"/>
                <w:sz w:val="22"/>
                <w:szCs w:val="22"/>
                <w:lang w:val="en-ID"/>
              </w:rPr>
            </w:pPr>
            <w:r w:rsidRPr="00F51A0E">
              <w:rPr>
                <w:rFonts w:ascii="Times New Roman" w:hAnsi="Times New Roman" w:cs="Times New Roman"/>
                <w:sz w:val="22"/>
                <w:szCs w:val="22"/>
              </w:rPr>
              <w:t xml:space="preserve">Mengisi semua form </w:t>
            </w:r>
            <w:r>
              <w:rPr>
                <w:rFonts w:ascii="Times New Roman" w:hAnsi="Times New Roman" w:cs="Times New Roman"/>
                <w:sz w:val="22"/>
                <w:szCs w:val="22"/>
              </w:rPr>
              <w:t xml:space="preserve">kecuali </w:t>
            </w:r>
            <w:r w:rsidRPr="00F51A0E">
              <w:rPr>
                <w:rFonts w:ascii="Times New Roman" w:hAnsi="Times New Roman" w:cs="Times New Roman"/>
                <w:sz w:val="22"/>
                <w:szCs w:val="22"/>
              </w:rPr>
              <w:t>nama barang</w:t>
            </w:r>
          </w:p>
        </w:tc>
        <w:tc>
          <w:tcPr>
            <w:tcW w:w="914" w:type="dxa"/>
          </w:tcPr>
          <w:p w14:paraId="30A0203F" w14:textId="77777777" w:rsidR="00531B22" w:rsidRPr="00F51A0E" w:rsidRDefault="00531B22" w:rsidP="00D250FA">
            <w:pPr>
              <w:pStyle w:val="ListParagraph"/>
              <w:ind w:left="0"/>
              <w:jc w:val="center"/>
              <w:rPr>
                <w:rFonts w:ascii="Times New Roman" w:hAnsi="Times New Roman" w:cs="Times New Roman"/>
                <w:sz w:val="22"/>
                <w:szCs w:val="22"/>
                <w:lang w:val="en-US"/>
              </w:rPr>
            </w:pPr>
            <w:r w:rsidRPr="00F51A0E">
              <w:rPr>
                <w:rFonts w:ascii="Times New Roman" w:hAnsi="Times New Roman" w:cs="Times New Roman"/>
                <w:sz w:val="22"/>
                <w:szCs w:val="22"/>
                <w:lang w:val="en-US"/>
              </w:rPr>
              <w:t xml:space="preserve">Tekan </w:t>
            </w:r>
            <w:proofErr w:type="spellStart"/>
            <w:r w:rsidRPr="00F51A0E">
              <w:rPr>
                <w:rFonts w:ascii="Times New Roman" w:hAnsi="Times New Roman" w:cs="Times New Roman"/>
                <w:sz w:val="22"/>
                <w:szCs w:val="22"/>
                <w:lang w:val="en-US"/>
              </w:rPr>
              <w:t>tombol</w:t>
            </w:r>
            <w:proofErr w:type="spellEnd"/>
            <w:r w:rsidRPr="00F51A0E">
              <w:rPr>
                <w:rFonts w:ascii="Times New Roman" w:hAnsi="Times New Roman" w:cs="Times New Roman"/>
                <w:sz w:val="22"/>
                <w:szCs w:val="22"/>
                <w:lang w:val="en-US"/>
              </w:rPr>
              <w:t xml:space="preserve"> </w:t>
            </w:r>
            <w:proofErr w:type="spellStart"/>
            <w:r w:rsidRPr="00F51A0E">
              <w:rPr>
                <w:rFonts w:ascii="Times New Roman" w:hAnsi="Times New Roman" w:cs="Times New Roman"/>
                <w:iCs/>
                <w:sz w:val="22"/>
                <w:szCs w:val="22"/>
                <w:lang w:val="en-US"/>
              </w:rPr>
              <w:t>tambahkan</w:t>
            </w:r>
            <w:proofErr w:type="spellEnd"/>
          </w:p>
        </w:tc>
        <w:tc>
          <w:tcPr>
            <w:tcW w:w="1629" w:type="dxa"/>
          </w:tcPr>
          <w:p w14:paraId="0A01D945" w14:textId="3267FBC1" w:rsidR="00531B22" w:rsidRPr="00F51A0E" w:rsidRDefault="00531B22" w:rsidP="00D250FA">
            <w:pPr>
              <w:spacing w:after="200" w:line="276" w:lineRule="auto"/>
              <w:jc w:val="center"/>
              <w:rPr>
                <w:rFonts w:ascii="Times New Roman" w:eastAsia="SimSun" w:hAnsi="Times New Roman" w:cs="Times New Roman"/>
                <w:sz w:val="22"/>
                <w:szCs w:val="22"/>
                <w:lang w:val="en-ID"/>
              </w:rPr>
            </w:pPr>
            <w:r w:rsidRPr="00F51A0E">
              <w:rPr>
                <w:rFonts w:ascii="Times New Roman" w:hAnsi="Times New Roman" w:cs="Times New Roman"/>
                <w:sz w:val="22"/>
                <w:szCs w:val="22"/>
              </w:rPr>
              <w:t>Muncul peringatan “</w:t>
            </w:r>
            <w:proofErr w:type="spellStart"/>
            <w:r>
              <w:rPr>
                <w:rFonts w:ascii="Times New Roman" w:hAnsi="Times New Roman" w:cs="Times New Roman"/>
                <w:iCs/>
                <w:sz w:val="22"/>
                <w:szCs w:val="22"/>
                <w:lang w:val="en-US"/>
              </w:rPr>
              <w:t>n</w:t>
            </w:r>
            <w:r w:rsidRPr="00F51A0E">
              <w:rPr>
                <w:rFonts w:ascii="Times New Roman" w:hAnsi="Times New Roman" w:cs="Times New Roman"/>
                <w:iCs/>
                <w:sz w:val="22"/>
                <w:szCs w:val="22"/>
                <w:lang w:val="en-US"/>
              </w:rPr>
              <w:t>ama</w:t>
            </w:r>
            <w:proofErr w:type="spellEnd"/>
            <w:r w:rsidRPr="00F51A0E">
              <w:rPr>
                <w:rFonts w:ascii="Times New Roman" w:hAnsi="Times New Roman" w:cs="Times New Roman"/>
                <w:iCs/>
                <w:sz w:val="22"/>
                <w:szCs w:val="22"/>
                <w:lang w:val="en-US"/>
              </w:rPr>
              <w:t xml:space="preserve"> </w:t>
            </w:r>
            <w:proofErr w:type="spellStart"/>
            <w:r w:rsidRPr="00F51A0E">
              <w:rPr>
                <w:rFonts w:ascii="Times New Roman" w:hAnsi="Times New Roman" w:cs="Times New Roman"/>
                <w:iCs/>
                <w:sz w:val="22"/>
                <w:szCs w:val="22"/>
                <w:lang w:val="en-US"/>
              </w:rPr>
              <w:t>barang</w:t>
            </w:r>
            <w:proofErr w:type="spellEnd"/>
            <w:r w:rsidRPr="00F51A0E">
              <w:rPr>
                <w:rFonts w:ascii="Times New Roman" w:hAnsi="Times New Roman" w:cs="Times New Roman"/>
                <w:iCs/>
                <w:sz w:val="22"/>
                <w:szCs w:val="22"/>
                <w:lang w:val="en-US"/>
              </w:rPr>
              <w:t xml:space="preserve"> </w:t>
            </w:r>
            <w:proofErr w:type="spellStart"/>
            <w:r w:rsidRPr="00F51A0E">
              <w:rPr>
                <w:rFonts w:ascii="Times New Roman" w:hAnsi="Times New Roman" w:cs="Times New Roman"/>
                <w:iCs/>
                <w:sz w:val="22"/>
                <w:szCs w:val="22"/>
                <w:lang w:val="en-US"/>
              </w:rPr>
              <w:t>harus</w:t>
            </w:r>
            <w:proofErr w:type="spellEnd"/>
            <w:r w:rsidRPr="00F51A0E">
              <w:rPr>
                <w:rFonts w:ascii="Times New Roman" w:hAnsi="Times New Roman" w:cs="Times New Roman"/>
                <w:iCs/>
                <w:sz w:val="22"/>
                <w:szCs w:val="22"/>
                <w:lang w:val="en-US"/>
              </w:rPr>
              <w:t xml:space="preserve"> </w:t>
            </w:r>
            <w:proofErr w:type="spellStart"/>
            <w:r w:rsidRPr="00F51A0E">
              <w:rPr>
                <w:rFonts w:ascii="Times New Roman" w:hAnsi="Times New Roman" w:cs="Times New Roman"/>
                <w:iCs/>
                <w:sz w:val="22"/>
                <w:szCs w:val="22"/>
                <w:lang w:val="en-US"/>
              </w:rPr>
              <w:t>diisi</w:t>
            </w:r>
            <w:proofErr w:type="spellEnd"/>
            <w:r w:rsidRPr="00F51A0E">
              <w:rPr>
                <w:rFonts w:ascii="Times New Roman" w:hAnsi="Times New Roman" w:cs="Times New Roman"/>
                <w:iCs/>
                <w:sz w:val="22"/>
                <w:szCs w:val="22"/>
                <w:lang w:val="en-US"/>
              </w:rPr>
              <w:t>”</w:t>
            </w:r>
          </w:p>
        </w:tc>
        <w:tc>
          <w:tcPr>
            <w:tcW w:w="1085" w:type="dxa"/>
          </w:tcPr>
          <w:p w14:paraId="03F8F161" w14:textId="77777777" w:rsidR="00531B22" w:rsidRPr="00F51A0E" w:rsidRDefault="00531B22" w:rsidP="00D250FA">
            <w:pPr>
              <w:pStyle w:val="ListParagraph"/>
              <w:ind w:left="0"/>
              <w:jc w:val="center"/>
              <w:rPr>
                <w:rFonts w:ascii="Times New Roman" w:hAnsi="Times New Roman" w:cs="Times New Roman"/>
                <w:sz w:val="22"/>
                <w:szCs w:val="22"/>
                <w:lang w:val="en-US"/>
              </w:rPr>
            </w:pPr>
            <w:proofErr w:type="spellStart"/>
            <w:r w:rsidRPr="00F51A0E">
              <w:rPr>
                <w:rFonts w:ascii="Times New Roman" w:hAnsi="Times New Roman" w:cs="Times New Roman"/>
                <w:sz w:val="22"/>
                <w:szCs w:val="22"/>
                <w:lang w:val="en-US"/>
              </w:rPr>
              <w:t>Sesuai</w:t>
            </w:r>
            <w:proofErr w:type="spellEnd"/>
            <w:r w:rsidRPr="00F51A0E">
              <w:rPr>
                <w:rFonts w:ascii="Times New Roman" w:hAnsi="Times New Roman" w:cs="Times New Roman"/>
                <w:sz w:val="22"/>
                <w:szCs w:val="22"/>
                <w:lang w:val="en-US"/>
              </w:rPr>
              <w:t xml:space="preserve"> </w:t>
            </w:r>
            <w:proofErr w:type="spellStart"/>
            <w:r w:rsidRPr="00F51A0E">
              <w:rPr>
                <w:rFonts w:ascii="Times New Roman" w:hAnsi="Times New Roman" w:cs="Times New Roman"/>
                <w:sz w:val="22"/>
                <w:szCs w:val="22"/>
                <w:lang w:val="en-US"/>
              </w:rPr>
              <w:t>harapan</w:t>
            </w:r>
            <w:proofErr w:type="spellEnd"/>
          </w:p>
        </w:tc>
        <w:tc>
          <w:tcPr>
            <w:tcW w:w="894" w:type="dxa"/>
          </w:tcPr>
          <w:p w14:paraId="0050CA65" w14:textId="77777777" w:rsidR="00531B22" w:rsidRPr="00F51A0E" w:rsidRDefault="00531B22" w:rsidP="00D250FA">
            <w:pPr>
              <w:pStyle w:val="ListParagraph"/>
              <w:ind w:left="0"/>
              <w:jc w:val="center"/>
              <w:rPr>
                <w:rFonts w:ascii="Times New Roman" w:hAnsi="Times New Roman" w:cs="Times New Roman"/>
                <w:sz w:val="22"/>
                <w:szCs w:val="22"/>
                <w:lang w:val="en-US"/>
              </w:rPr>
            </w:pPr>
            <w:r w:rsidRPr="00F51A0E">
              <w:rPr>
                <w:rFonts w:ascii="Times New Roman" w:hAnsi="Times New Roman" w:cs="Times New Roman"/>
                <w:sz w:val="22"/>
                <w:szCs w:val="22"/>
                <w:lang w:val="en-US"/>
              </w:rPr>
              <w:t>Valid</w:t>
            </w:r>
          </w:p>
          <w:p w14:paraId="367121FD" w14:textId="77777777" w:rsidR="00531B22" w:rsidRPr="00F51A0E" w:rsidRDefault="00531B22" w:rsidP="00D250FA">
            <w:pPr>
              <w:pStyle w:val="ListParagraph"/>
              <w:ind w:left="0"/>
              <w:jc w:val="center"/>
              <w:rPr>
                <w:rFonts w:ascii="Times New Roman" w:hAnsi="Times New Roman" w:cs="Times New Roman"/>
                <w:sz w:val="22"/>
                <w:szCs w:val="22"/>
                <w:lang w:val="en-US"/>
              </w:rPr>
            </w:pPr>
          </w:p>
        </w:tc>
      </w:tr>
      <w:tr w:rsidR="00531B22" w14:paraId="6F768E2F" w14:textId="77777777" w:rsidTr="00D250FA">
        <w:trPr>
          <w:jc w:val="center"/>
        </w:trPr>
        <w:tc>
          <w:tcPr>
            <w:tcW w:w="576" w:type="dxa"/>
          </w:tcPr>
          <w:p w14:paraId="68DC0462" w14:textId="77777777" w:rsidR="00531B22" w:rsidRPr="00201874" w:rsidRDefault="00531B22" w:rsidP="00D250FA">
            <w:pPr>
              <w:pStyle w:val="ListParagraph"/>
              <w:spacing w:line="480" w:lineRule="auto"/>
              <w:ind w:left="0"/>
              <w:jc w:val="center"/>
              <w:rPr>
                <w:rFonts w:ascii="Times New Roman" w:hAnsi="Times New Roman" w:cs="Times New Roman"/>
                <w:lang w:val="en-US"/>
              </w:rPr>
            </w:pPr>
            <w:r>
              <w:rPr>
                <w:rFonts w:ascii="Times New Roman" w:hAnsi="Times New Roman" w:cs="Times New Roman"/>
                <w:lang w:val="en-US"/>
              </w:rPr>
              <w:t>3</w:t>
            </w:r>
          </w:p>
        </w:tc>
        <w:tc>
          <w:tcPr>
            <w:tcW w:w="1696" w:type="dxa"/>
          </w:tcPr>
          <w:p w14:paraId="5BA11797" w14:textId="2DB1711F" w:rsidR="00531B22" w:rsidRPr="00F51A0E" w:rsidRDefault="00531B22" w:rsidP="00D250FA">
            <w:pPr>
              <w:spacing w:after="200" w:line="276" w:lineRule="auto"/>
              <w:jc w:val="center"/>
              <w:rPr>
                <w:rFonts w:ascii="Times New Roman" w:eastAsia="SimSun" w:hAnsi="Times New Roman" w:cs="Times New Roman"/>
                <w:sz w:val="22"/>
                <w:szCs w:val="22"/>
                <w:lang w:val="en-ID"/>
              </w:rPr>
            </w:pPr>
            <w:r w:rsidRPr="00F51A0E">
              <w:rPr>
                <w:rFonts w:ascii="Times New Roman" w:hAnsi="Times New Roman" w:cs="Times New Roman"/>
                <w:sz w:val="22"/>
                <w:szCs w:val="22"/>
              </w:rPr>
              <w:t xml:space="preserve">Mengisi semua form kecuali </w:t>
            </w:r>
            <w:r w:rsidR="00C35815">
              <w:rPr>
                <w:rFonts w:ascii="Times New Roman" w:hAnsi="Times New Roman" w:cs="Times New Roman"/>
                <w:sz w:val="22"/>
                <w:szCs w:val="22"/>
              </w:rPr>
              <w:t>merk</w:t>
            </w:r>
          </w:p>
        </w:tc>
        <w:tc>
          <w:tcPr>
            <w:tcW w:w="914" w:type="dxa"/>
          </w:tcPr>
          <w:p w14:paraId="4E12DC96" w14:textId="77777777" w:rsidR="00531B22" w:rsidRPr="00F51A0E" w:rsidRDefault="00531B22" w:rsidP="00D250FA">
            <w:pPr>
              <w:pStyle w:val="ListParagraph"/>
              <w:ind w:left="0"/>
              <w:jc w:val="center"/>
              <w:rPr>
                <w:rFonts w:ascii="Times New Roman" w:hAnsi="Times New Roman" w:cs="Times New Roman"/>
                <w:sz w:val="22"/>
                <w:szCs w:val="22"/>
                <w:lang w:val="en-US"/>
              </w:rPr>
            </w:pPr>
            <w:r w:rsidRPr="00F51A0E">
              <w:rPr>
                <w:rFonts w:ascii="Times New Roman" w:hAnsi="Times New Roman" w:cs="Times New Roman"/>
                <w:sz w:val="22"/>
                <w:szCs w:val="22"/>
                <w:lang w:val="en-US"/>
              </w:rPr>
              <w:t xml:space="preserve">Tekan </w:t>
            </w:r>
            <w:proofErr w:type="spellStart"/>
            <w:r w:rsidRPr="00F51A0E">
              <w:rPr>
                <w:rFonts w:ascii="Times New Roman" w:hAnsi="Times New Roman" w:cs="Times New Roman"/>
                <w:sz w:val="22"/>
                <w:szCs w:val="22"/>
                <w:lang w:val="en-US"/>
              </w:rPr>
              <w:t>tombol</w:t>
            </w:r>
            <w:proofErr w:type="spellEnd"/>
            <w:r w:rsidRPr="00F51A0E">
              <w:rPr>
                <w:rFonts w:ascii="Times New Roman" w:hAnsi="Times New Roman" w:cs="Times New Roman"/>
                <w:sz w:val="22"/>
                <w:szCs w:val="22"/>
                <w:lang w:val="en-US"/>
              </w:rPr>
              <w:t xml:space="preserve"> </w:t>
            </w:r>
            <w:proofErr w:type="spellStart"/>
            <w:r w:rsidRPr="00F51A0E">
              <w:rPr>
                <w:rFonts w:ascii="Times New Roman" w:hAnsi="Times New Roman" w:cs="Times New Roman"/>
                <w:iCs/>
                <w:sz w:val="22"/>
                <w:szCs w:val="22"/>
                <w:lang w:val="en-US"/>
              </w:rPr>
              <w:t>tambahkan</w:t>
            </w:r>
            <w:proofErr w:type="spellEnd"/>
          </w:p>
        </w:tc>
        <w:tc>
          <w:tcPr>
            <w:tcW w:w="1629" w:type="dxa"/>
          </w:tcPr>
          <w:p w14:paraId="44A55370" w14:textId="74C968CC" w:rsidR="00531B22" w:rsidRPr="00F51A0E" w:rsidRDefault="00531B22" w:rsidP="00D250FA">
            <w:pPr>
              <w:pStyle w:val="ListParagraph"/>
              <w:ind w:left="0"/>
              <w:jc w:val="center"/>
              <w:rPr>
                <w:rFonts w:ascii="Times New Roman" w:hAnsi="Times New Roman" w:cs="Times New Roman"/>
                <w:iCs/>
                <w:sz w:val="22"/>
                <w:szCs w:val="22"/>
                <w:lang w:val="en-US"/>
              </w:rPr>
            </w:pPr>
            <w:r w:rsidRPr="00F51A0E">
              <w:rPr>
                <w:rFonts w:ascii="Times New Roman" w:hAnsi="Times New Roman" w:cs="Times New Roman"/>
                <w:sz w:val="22"/>
                <w:szCs w:val="22"/>
              </w:rPr>
              <w:t xml:space="preserve">Muncul </w:t>
            </w:r>
            <w:r w:rsidR="00C35815">
              <w:rPr>
                <w:rFonts w:ascii="Times New Roman" w:hAnsi="Times New Roman" w:cs="Times New Roman"/>
                <w:sz w:val="22"/>
                <w:szCs w:val="22"/>
              </w:rPr>
              <w:t>form merk kosong</w:t>
            </w:r>
          </w:p>
        </w:tc>
        <w:tc>
          <w:tcPr>
            <w:tcW w:w="1085" w:type="dxa"/>
          </w:tcPr>
          <w:p w14:paraId="157ECD93" w14:textId="77777777" w:rsidR="00531B22" w:rsidRPr="00F51A0E" w:rsidRDefault="00531B22" w:rsidP="00D250FA">
            <w:pPr>
              <w:pStyle w:val="ListParagraph"/>
              <w:ind w:left="0"/>
              <w:jc w:val="center"/>
              <w:rPr>
                <w:rFonts w:ascii="Times New Roman" w:hAnsi="Times New Roman" w:cs="Times New Roman"/>
                <w:sz w:val="22"/>
                <w:szCs w:val="22"/>
                <w:lang w:val="en-US"/>
              </w:rPr>
            </w:pPr>
            <w:proofErr w:type="spellStart"/>
            <w:r w:rsidRPr="00F51A0E">
              <w:rPr>
                <w:rFonts w:ascii="Times New Roman" w:hAnsi="Times New Roman" w:cs="Times New Roman"/>
                <w:sz w:val="22"/>
                <w:szCs w:val="22"/>
                <w:lang w:val="en-US"/>
              </w:rPr>
              <w:t>Sesuai</w:t>
            </w:r>
            <w:proofErr w:type="spellEnd"/>
            <w:r w:rsidRPr="00F51A0E">
              <w:rPr>
                <w:rFonts w:ascii="Times New Roman" w:hAnsi="Times New Roman" w:cs="Times New Roman"/>
                <w:sz w:val="22"/>
                <w:szCs w:val="22"/>
                <w:lang w:val="en-US"/>
              </w:rPr>
              <w:t xml:space="preserve"> </w:t>
            </w:r>
            <w:proofErr w:type="spellStart"/>
            <w:r w:rsidRPr="00F51A0E">
              <w:rPr>
                <w:rFonts w:ascii="Times New Roman" w:hAnsi="Times New Roman" w:cs="Times New Roman"/>
                <w:sz w:val="22"/>
                <w:szCs w:val="22"/>
                <w:lang w:val="en-US"/>
              </w:rPr>
              <w:t>harapan</w:t>
            </w:r>
            <w:proofErr w:type="spellEnd"/>
          </w:p>
        </w:tc>
        <w:tc>
          <w:tcPr>
            <w:tcW w:w="894" w:type="dxa"/>
          </w:tcPr>
          <w:p w14:paraId="3CA14ABB" w14:textId="77777777" w:rsidR="00531B22" w:rsidRPr="00F51A0E" w:rsidRDefault="00531B22" w:rsidP="00D250FA">
            <w:pPr>
              <w:pStyle w:val="ListParagraph"/>
              <w:ind w:left="0"/>
              <w:jc w:val="center"/>
              <w:rPr>
                <w:rFonts w:ascii="Times New Roman" w:hAnsi="Times New Roman" w:cs="Times New Roman"/>
                <w:sz w:val="22"/>
                <w:szCs w:val="22"/>
                <w:lang w:val="en-US"/>
              </w:rPr>
            </w:pPr>
            <w:r w:rsidRPr="00F51A0E">
              <w:rPr>
                <w:rFonts w:ascii="Times New Roman" w:hAnsi="Times New Roman" w:cs="Times New Roman"/>
                <w:sz w:val="22"/>
                <w:szCs w:val="22"/>
                <w:lang w:val="en-US"/>
              </w:rPr>
              <w:t>Valid</w:t>
            </w:r>
          </w:p>
          <w:p w14:paraId="12BCC8F8" w14:textId="77777777" w:rsidR="00531B22" w:rsidRPr="00F51A0E" w:rsidRDefault="00531B22" w:rsidP="00D250FA">
            <w:pPr>
              <w:pStyle w:val="ListParagraph"/>
              <w:ind w:left="0"/>
              <w:jc w:val="center"/>
              <w:rPr>
                <w:rFonts w:ascii="Times New Roman" w:hAnsi="Times New Roman" w:cs="Times New Roman"/>
                <w:sz w:val="22"/>
                <w:szCs w:val="22"/>
                <w:lang w:val="en-US"/>
              </w:rPr>
            </w:pPr>
          </w:p>
        </w:tc>
      </w:tr>
      <w:tr w:rsidR="00531B22" w14:paraId="12DCD006" w14:textId="77777777" w:rsidTr="00E81955">
        <w:trPr>
          <w:trHeight w:val="368"/>
          <w:jc w:val="center"/>
        </w:trPr>
        <w:tc>
          <w:tcPr>
            <w:tcW w:w="576" w:type="dxa"/>
          </w:tcPr>
          <w:p w14:paraId="323994D7" w14:textId="77777777" w:rsidR="00531B22" w:rsidRPr="00201874" w:rsidRDefault="00531B22" w:rsidP="00D250FA">
            <w:pPr>
              <w:pStyle w:val="ListParagraph"/>
              <w:spacing w:line="480" w:lineRule="auto"/>
              <w:ind w:left="0"/>
              <w:jc w:val="center"/>
              <w:rPr>
                <w:rFonts w:ascii="Times New Roman" w:hAnsi="Times New Roman" w:cs="Times New Roman"/>
                <w:lang w:val="en-US"/>
              </w:rPr>
            </w:pPr>
            <w:r>
              <w:rPr>
                <w:rFonts w:ascii="Times New Roman" w:hAnsi="Times New Roman" w:cs="Times New Roman"/>
                <w:lang w:val="en-US"/>
              </w:rPr>
              <w:t>4</w:t>
            </w:r>
          </w:p>
        </w:tc>
        <w:tc>
          <w:tcPr>
            <w:tcW w:w="1696" w:type="dxa"/>
          </w:tcPr>
          <w:p w14:paraId="660FC801" w14:textId="490AB660" w:rsidR="00531B22" w:rsidRPr="00F51A0E" w:rsidRDefault="00C35815" w:rsidP="00D250FA">
            <w:pPr>
              <w:pStyle w:val="ListParagraph"/>
              <w:ind w:left="0"/>
              <w:jc w:val="center"/>
              <w:rPr>
                <w:rFonts w:ascii="Times New Roman" w:hAnsi="Times New Roman" w:cs="Times New Roman"/>
                <w:sz w:val="22"/>
                <w:szCs w:val="22"/>
              </w:rPr>
            </w:pPr>
            <w:r w:rsidRPr="00F51A0E">
              <w:rPr>
                <w:rFonts w:ascii="Times New Roman" w:hAnsi="Times New Roman" w:cs="Times New Roman"/>
                <w:sz w:val="22"/>
                <w:szCs w:val="22"/>
              </w:rPr>
              <w:t xml:space="preserve">Mengisi semua form kecuali </w:t>
            </w:r>
            <w:r w:rsidR="000E0D04">
              <w:rPr>
                <w:rFonts w:ascii="Times New Roman" w:hAnsi="Times New Roman" w:cs="Times New Roman"/>
                <w:sz w:val="22"/>
                <w:szCs w:val="22"/>
              </w:rPr>
              <w:t>tanggal beli barang</w:t>
            </w:r>
          </w:p>
        </w:tc>
        <w:tc>
          <w:tcPr>
            <w:tcW w:w="914" w:type="dxa"/>
          </w:tcPr>
          <w:p w14:paraId="0678CEA5" w14:textId="77777777" w:rsidR="00531B22" w:rsidRPr="00F51A0E" w:rsidRDefault="00531B22" w:rsidP="00D250FA">
            <w:pPr>
              <w:pStyle w:val="ListParagraph"/>
              <w:ind w:left="0"/>
              <w:jc w:val="center"/>
              <w:rPr>
                <w:rFonts w:ascii="Times New Roman" w:hAnsi="Times New Roman" w:cs="Times New Roman"/>
                <w:sz w:val="22"/>
                <w:szCs w:val="22"/>
                <w:lang w:val="en-US"/>
              </w:rPr>
            </w:pPr>
            <w:r w:rsidRPr="00F51A0E">
              <w:rPr>
                <w:rFonts w:ascii="Times New Roman" w:hAnsi="Times New Roman" w:cs="Times New Roman"/>
                <w:sz w:val="22"/>
                <w:szCs w:val="22"/>
                <w:lang w:val="en-US"/>
              </w:rPr>
              <w:t xml:space="preserve">Tekan </w:t>
            </w:r>
            <w:proofErr w:type="spellStart"/>
            <w:r w:rsidRPr="00F51A0E">
              <w:rPr>
                <w:rFonts w:ascii="Times New Roman" w:hAnsi="Times New Roman" w:cs="Times New Roman"/>
                <w:sz w:val="22"/>
                <w:szCs w:val="22"/>
                <w:lang w:val="en-US"/>
              </w:rPr>
              <w:t>tombol</w:t>
            </w:r>
            <w:proofErr w:type="spellEnd"/>
            <w:r w:rsidRPr="00F51A0E">
              <w:rPr>
                <w:rFonts w:ascii="Times New Roman" w:hAnsi="Times New Roman" w:cs="Times New Roman"/>
                <w:sz w:val="22"/>
                <w:szCs w:val="22"/>
                <w:lang w:val="en-US"/>
              </w:rPr>
              <w:t xml:space="preserve"> </w:t>
            </w:r>
            <w:proofErr w:type="spellStart"/>
            <w:r w:rsidRPr="00F51A0E">
              <w:rPr>
                <w:rFonts w:ascii="Times New Roman" w:hAnsi="Times New Roman" w:cs="Times New Roman"/>
                <w:iCs/>
                <w:sz w:val="22"/>
                <w:szCs w:val="22"/>
                <w:lang w:val="en-US"/>
              </w:rPr>
              <w:t>tambahkan</w:t>
            </w:r>
            <w:proofErr w:type="spellEnd"/>
          </w:p>
        </w:tc>
        <w:tc>
          <w:tcPr>
            <w:tcW w:w="1629" w:type="dxa"/>
          </w:tcPr>
          <w:p w14:paraId="639C4237" w14:textId="174C6BFB" w:rsidR="00531B22" w:rsidRPr="00F51A0E" w:rsidRDefault="000E0D04" w:rsidP="00D250FA">
            <w:pPr>
              <w:spacing w:after="200" w:line="276" w:lineRule="auto"/>
              <w:jc w:val="center"/>
              <w:rPr>
                <w:rFonts w:ascii="Times New Roman" w:eastAsia="SimSun" w:hAnsi="Times New Roman" w:cs="Times New Roman"/>
                <w:sz w:val="22"/>
                <w:szCs w:val="22"/>
                <w:lang w:val="en-ID"/>
              </w:rPr>
            </w:pPr>
            <w:r w:rsidRPr="00F51A0E">
              <w:rPr>
                <w:rFonts w:ascii="Times New Roman" w:hAnsi="Times New Roman" w:cs="Times New Roman"/>
                <w:sz w:val="22"/>
                <w:szCs w:val="22"/>
              </w:rPr>
              <w:t xml:space="preserve">Muncul </w:t>
            </w:r>
            <w:r>
              <w:rPr>
                <w:rFonts w:ascii="Times New Roman" w:hAnsi="Times New Roman" w:cs="Times New Roman"/>
                <w:sz w:val="22"/>
                <w:szCs w:val="22"/>
              </w:rPr>
              <w:t xml:space="preserve">form kosong tanggal beli barang </w:t>
            </w:r>
          </w:p>
        </w:tc>
        <w:tc>
          <w:tcPr>
            <w:tcW w:w="1085" w:type="dxa"/>
          </w:tcPr>
          <w:p w14:paraId="7CA5339C" w14:textId="77777777" w:rsidR="00531B22" w:rsidRPr="00F51A0E" w:rsidRDefault="00531B22" w:rsidP="00D250FA">
            <w:pPr>
              <w:pStyle w:val="ListParagraph"/>
              <w:ind w:left="0"/>
              <w:jc w:val="center"/>
              <w:rPr>
                <w:rFonts w:ascii="Times New Roman" w:hAnsi="Times New Roman" w:cs="Times New Roman"/>
                <w:sz w:val="22"/>
                <w:szCs w:val="22"/>
                <w:lang w:val="en-US"/>
              </w:rPr>
            </w:pPr>
            <w:proofErr w:type="spellStart"/>
            <w:r w:rsidRPr="00F51A0E">
              <w:rPr>
                <w:rFonts w:ascii="Times New Roman" w:hAnsi="Times New Roman" w:cs="Times New Roman"/>
                <w:sz w:val="22"/>
                <w:szCs w:val="22"/>
                <w:lang w:val="en-US"/>
              </w:rPr>
              <w:t>Sesuai</w:t>
            </w:r>
            <w:proofErr w:type="spellEnd"/>
            <w:r w:rsidRPr="00F51A0E">
              <w:rPr>
                <w:rFonts w:ascii="Times New Roman" w:hAnsi="Times New Roman" w:cs="Times New Roman"/>
                <w:sz w:val="22"/>
                <w:szCs w:val="22"/>
                <w:lang w:val="en-US"/>
              </w:rPr>
              <w:t xml:space="preserve"> </w:t>
            </w:r>
            <w:proofErr w:type="spellStart"/>
            <w:r w:rsidRPr="00F51A0E">
              <w:rPr>
                <w:rFonts w:ascii="Times New Roman" w:hAnsi="Times New Roman" w:cs="Times New Roman"/>
                <w:sz w:val="22"/>
                <w:szCs w:val="22"/>
                <w:lang w:val="en-US"/>
              </w:rPr>
              <w:t>harapan</w:t>
            </w:r>
            <w:proofErr w:type="spellEnd"/>
          </w:p>
        </w:tc>
        <w:tc>
          <w:tcPr>
            <w:tcW w:w="894" w:type="dxa"/>
          </w:tcPr>
          <w:p w14:paraId="68B9DCA2" w14:textId="77777777" w:rsidR="00531B22" w:rsidRPr="00F51A0E" w:rsidRDefault="00531B22" w:rsidP="00D250FA">
            <w:pPr>
              <w:pStyle w:val="ListParagraph"/>
              <w:ind w:left="0"/>
              <w:jc w:val="center"/>
              <w:rPr>
                <w:rFonts w:ascii="Times New Roman" w:hAnsi="Times New Roman" w:cs="Times New Roman"/>
                <w:sz w:val="22"/>
                <w:szCs w:val="22"/>
                <w:lang w:val="en-US"/>
              </w:rPr>
            </w:pPr>
            <w:r w:rsidRPr="00F51A0E">
              <w:rPr>
                <w:rFonts w:ascii="Times New Roman" w:hAnsi="Times New Roman" w:cs="Times New Roman"/>
                <w:sz w:val="22"/>
                <w:szCs w:val="22"/>
                <w:lang w:val="en-US"/>
              </w:rPr>
              <w:t>Valid</w:t>
            </w:r>
          </w:p>
          <w:p w14:paraId="3D522185" w14:textId="77777777" w:rsidR="00531B22" w:rsidRPr="00F51A0E" w:rsidRDefault="00531B22" w:rsidP="00D250FA">
            <w:pPr>
              <w:pStyle w:val="ListParagraph"/>
              <w:ind w:left="0"/>
              <w:jc w:val="center"/>
              <w:rPr>
                <w:rFonts w:ascii="Times New Roman" w:hAnsi="Times New Roman" w:cs="Times New Roman"/>
                <w:sz w:val="22"/>
                <w:szCs w:val="22"/>
                <w:lang w:val="en-US"/>
              </w:rPr>
            </w:pPr>
          </w:p>
        </w:tc>
      </w:tr>
      <w:tr w:rsidR="00531B22" w14:paraId="4AAFD2D6" w14:textId="77777777" w:rsidTr="00C35815">
        <w:trPr>
          <w:trHeight w:val="1842"/>
          <w:jc w:val="center"/>
        </w:trPr>
        <w:tc>
          <w:tcPr>
            <w:tcW w:w="576" w:type="dxa"/>
          </w:tcPr>
          <w:p w14:paraId="3C252E74" w14:textId="77777777" w:rsidR="00531B22" w:rsidRDefault="00531B22" w:rsidP="00D250FA">
            <w:pPr>
              <w:pStyle w:val="ListParagraph"/>
              <w:spacing w:line="480" w:lineRule="auto"/>
              <w:ind w:left="0"/>
              <w:jc w:val="center"/>
              <w:rPr>
                <w:rFonts w:ascii="Times New Roman" w:hAnsi="Times New Roman" w:cs="Times New Roman"/>
                <w:lang w:val="en-US"/>
              </w:rPr>
            </w:pPr>
            <w:r>
              <w:rPr>
                <w:rFonts w:ascii="Times New Roman" w:hAnsi="Times New Roman" w:cs="Times New Roman"/>
                <w:lang w:val="en-US"/>
              </w:rPr>
              <w:t>5</w:t>
            </w:r>
          </w:p>
        </w:tc>
        <w:tc>
          <w:tcPr>
            <w:tcW w:w="1696" w:type="dxa"/>
          </w:tcPr>
          <w:p w14:paraId="7973DB6C" w14:textId="1C2E38F6" w:rsidR="00E81955" w:rsidRPr="00E81955" w:rsidRDefault="000E0D04" w:rsidP="00E81955">
            <w:pPr>
              <w:pStyle w:val="ListParagraph"/>
              <w:ind w:left="0"/>
              <w:jc w:val="center"/>
              <w:rPr>
                <w:rFonts w:ascii="Times New Roman" w:hAnsi="Times New Roman" w:cs="Times New Roman"/>
                <w:sz w:val="22"/>
                <w:szCs w:val="22"/>
              </w:rPr>
            </w:pPr>
            <w:r w:rsidRPr="00F51A0E">
              <w:rPr>
                <w:rFonts w:ascii="Times New Roman" w:hAnsi="Times New Roman" w:cs="Times New Roman"/>
                <w:sz w:val="22"/>
                <w:szCs w:val="22"/>
              </w:rPr>
              <w:t xml:space="preserve">Mengisi semua form kecuali </w:t>
            </w:r>
            <w:r>
              <w:rPr>
                <w:rFonts w:ascii="Times New Roman" w:hAnsi="Times New Roman" w:cs="Times New Roman"/>
                <w:sz w:val="22"/>
                <w:szCs w:val="22"/>
              </w:rPr>
              <w:t>penempatan barang</w:t>
            </w:r>
          </w:p>
        </w:tc>
        <w:tc>
          <w:tcPr>
            <w:tcW w:w="914" w:type="dxa"/>
          </w:tcPr>
          <w:p w14:paraId="6CB5C2C8" w14:textId="53A2A1AF" w:rsidR="00E81955" w:rsidRPr="00E81955" w:rsidRDefault="00531B22" w:rsidP="00E81955">
            <w:pPr>
              <w:pStyle w:val="ListParagraph"/>
              <w:ind w:left="0"/>
              <w:jc w:val="center"/>
              <w:rPr>
                <w:rFonts w:ascii="Times New Roman" w:hAnsi="Times New Roman" w:cs="Times New Roman"/>
                <w:iCs/>
                <w:sz w:val="22"/>
                <w:szCs w:val="22"/>
                <w:lang w:val="en-US"/>
              </w:rPr>
            </w:pPr>
            <w:r w:rsidRPr="00F51A0E">
              <w:rPr>
                <w:rFonts w:ascii="Times New Roman" w:hAnsi="Times New Roman" w:cs="Times New Roman"/>
                <w:sz w:val="22"/>
                <w:szCs w:val="22"/>
                <w:lang w:val="en-US"/>
              </w:rPr>
              <w:t xml:space="preserve">Tekan </w:t>
            </w:r>
            <w:proofErr w:type="spellStart"/>
            <w:r w:rsidRPr="00F51A0E">
              <w:rPr>
                <w:rFonts w:ascii="Times New Roman" w:hAnsi="Times New Roman" w:cs="Times New Roman"/>
                <w:sz w:val="22"/>
                <w:szCs w:val="22"/>
                <w:lang w:val="en-US"/>
              </w:rPr>
              <w:t>tombol</w:t>
            </w:r>
            <w:proofErr w:type="spellEnd"/>
            <w:r w:rsidRPr="00F51A0E">
              <w:rPr>
                <w:rFonts w:ascii="Times New Roman" w:hAnsi="Times New Roman" w:cs="Times New Roman"/>
                <w:sz w:val="22"/>
                <w:szCs w:val="22"/>
                <w:lang w:val="en-US"/>
              </w:rPr>
              <w:t xml:space="preserve"> </w:t>
            </w:r>
            <w:proofErr w:type="spellStart"/>
            <w:r w:rsidRPr="00F51A0E">
              <w:rPr>
                <w:rFonts w:ascii="Times New Roman" w:hAnsi="Times New Roman" w:cs="Times New Roman"/>
                <w:iCs/>
                <w:sz w:val="22"/>
                <w:szCs w:val="22"/>
                <w:lang w:val="en-US"/>
              </w:rPr>
              <w:t>tambahkan</w:t>
            </w:r>
            <w:proofErr w:type="spellEnd"/>
          </w:p>
        </w:tc>
        <w:tc>
          <w:tcPr>
            <w:tcW w:w="1629" w:type="dxa"/>
          </w:tcPr>
          <w:p w14:paraId="13FE58F0" w14:textId="57CCFF6A" w:rsidR="00531B22" w:rsidRPr="00F51A0E" w:rsidRDefault="000E0D04" w:rsidP="00D250FA">
            <w:pPr>
              <w:spacing w:after="200" w:line="276" w:lineRule="auto"/>
              <w:jc w:val="center"/>
              <w:rPr>
                <w:rFonts w:ascii="Times New Roman" w:eastAsia="SimSun" w:hAnsi="Times New Roman" w:cs="Times New Roman"/>
                <w:sz w:val="22"/>
                <w:szCs w:val="22"/>
                <w:lang w:val="en-ID"/>
              </w:rPr>
            </w:pPr>
            <w:r w:rsidRPr="00F51A0E">
              <w:rPr>
                <w:rFonts w:ascii="Times New Roman" w:hAnsi="Times New Roman" w:cs="Times New Roman"/>
                <w:sz w:val="22"/>
                <w:szCs w:val="22"/>
              </w:rPr>
              <w:t>Muncul peringatan “</w:t>
            </w:r>
            <w:proofErr w:type="spellStart"/>
            <w:r>
              <w:rPr>
                <w:rFonts w:ascii="Times New Roman" w:hAnsi="Times New Roman" w:cs="Times New Roman"/>
                <w:iCs/>
                <w:sz w:val="22"/>
                <w:szCs w:val="22"/>
                <w:lang w:val="en-US"/>
              </w:rPr>
              <w:t>penempatan</w:t>
            </w:r>
            <w:proofErr w:type="spellEnd"/>
            <w:r>
              <w:rPr>
                <w:rFonts w:ascii="Times New Roman" w:hAnsi="Times New Roman" w:cs="Times New Roman"/>
                <w:iCs/>
                <w:sz w:val="22"/>
                <w:szCs w:val="22"/>
                <w:lang w:val="en-US"/>
              </w:rPr>
              <w:t xml:space="preserve"> </w:t>
            </w:r>
            <w:proofErr w:type="spellStart"/>
            <w:r w:rsidRPr="00F51A0E">
              <w:rPr>
                <w:rFonts w:ascii="Times New Roman" w:hAnsi="Times New Roman" w:cs="Times New Roman"/>
                <w:iCs/>
                <w:sz w:val="22"/>
                <w:szCs w:val="22"/>
                <w:lang w:val="en-US"/>
              </w:rPr>
              <w:t>harus</w:t>
            </w:r>
            <w:proofErr w:type="spellEnd"/>
            <w:r w:rsidRPr="00F51A0E">
              <w:rPr>
                <w:rFonts w:ascii="Times New Roman" w:hAnsi="Times New Roman" w:cs="Times New Roman"/>
                <w:iCs/>
                <w:sz w:val="22"/>
                <w:szCs w:val="22"/>
                <w:lang w:val="en-US"/>
              </w:rPr>
              <w:t xml:space="preserve"> </w:t>
            </w:r>
            <w:proofErr w:type="spellStart"/>
            <w:r w:rsidRPr="00F51A0E">
              <w:rPr>
                <w:rFonts w:ascii="Times New Roman" w:hAnsi="Times New Roman" w:cs="Times New Roman"/>
                <w:iCs/>
                <w:sz w:val="22"/>
                <w:szCs w:val="22"/>
                <w:lang w:val="en-US"/>
              </w:rPr>
              <w:t>diisi</w:t>
            </w:r>
            <w:proofErr w:type="spellEnd"/>
            <w:r w:rsidRPr="00F51A0E">
              <w:rPr>
                <w:rFonts w:ascii="Times New Roman" w:hAnsi="Times New Roman" w:cs="Times New Roman"/>
                <w:iCs/>
                <w:sz w:val="22"/>
                <w:szCs w:val="22"/>
                <w:lang w:val="en-US"/>
              </w:rPr>
              <w:t>”</w:t>
            </w:r>
          </w:p>
        </w:tc>
        <w:tc>
          <w:tcPr>
            <w:tcW w:w="1085" w:type="dxa"/>
          </w:tcPr>
          <w:p w14:paraId="1FA6A06B" w14:textId="77777777" w:rsidR="00531B22" w:rsidRPr="00F51A0E" w:rsidRDefault="00531B22" w:rsidP="00D250FA">
            <w:pPr>
              <w:pStyle w:val="ListParagraph"/>
              <w:ind w:left="0"/>
              <w:jc w:val="center"/>
              <w:rPr>
                <w:rFonts w:ascii="Times New Roman" w:hAnsi="Times New Roman" w:cs="Times New Roman"/>
                <w:sz w:val="22"/>
                <w:szCs w:val="22"/>
                <w:lang w:val="en-US"/>
              </w:rPr>
            </w:pPr>
            <w:proofErr w:type="spellStart"/>
            <w:r w:rsidRPr="00F51A0E">
              <w:rPr>
                <w:rFonts w:ascii="Times New Roman" w:hAnsi="Times New Roman" w:cs="Times New Roman"/>
                <w:sz w:val="22"/>
                <w:szCs w:val="22"/>
                <w:lang w:val="en-US"/>
              </w:rPr>
              <w:t>Sesuai</w:t>
            </w:r>
            <w:proofErr w:type="spellEnd"/>
            <w:r w:rsidRPr="00F51A0E">
              <w:rPr>
                <w:rFonts w:ascii="Times New Roman" w:hAnsi="Times New Roman" w:cs="Times New Roman"/>
                <w:sz w:val="22"/>
                <w:szCs w:val="22"/>
                <w:lang w:val="en-US"/>
              </w:rPr>
              <w:t xml:space="preserve"> </w:t>
            </w:r>
            <w:proofErr w:type="spellStart"/>
            <w:r w:rsidRPr="00F51A0E">
              <w:rPr>
                <w:rFonts w:ascii="Times New Roman" w:hAnsi="Times New Roman" w:cs="Times New Roman"/>
                <w:sz w:val="22"/>
                <w:szCs w:val="22"/>
                <w:lang w:val="en-US"/>
              </w:rPr>
              <w:t>harapan</w:t>
            </w:r>
            <w:proofErr w:type="spellEnd"/>
          </w:p>
        </w:tc>
        <w:tc>
          <w:tcPr>
            <w:tcW w:w="894" w:type="dxa"/>
          </w:tcPr>
          <w:p w14:paraId="5664E94F" w14:textId="77777777" w:rsidR="00531B22" w:rsidRPr="00F51A0E" w:rsidRDefault="00531B22" w:rsidP="00D250FA">
            <w:pPr>
              <w:pStyle w:val="ListParagraph"/>
              <w:ind w:left="0"/>
              <w:jc w:val="center"/>
              <w:rPr>
                <w:rFonts w:ascii="Times New Roman" w:hAnsi="Times New Roman" w:cs="Times New Roman"/>
                <w:sz w:val="22"/>
                <w:szCs w:val="22"/>
                <w:lang w:val="en-US"/>
              </w:rPr>
            </w:pPr>
            <w:r w:rsidRPr="00F51A0E">
              <w:rPr>
                <w:rFonts w:ascii="Times New Roman" w:hAnsi="Times New Roman" w:cs="Times New Roman"/>
                <w:sz w:val="22"/>
                <w:szCs w:val="22"/>
                <w:lang w:val="en-US"/>
              </w:rPr>
              <w:t>Valid</w:t>
            </w:r>
          </w:p>
          <w:p w14:paraId="78575DA1" w14:textId="77777777" w:rsidR="00531B22" w:rsidRPr="00F51A0E" w:rsidRDefault="00531B22" w:rsidP="00D250FA">
            <w:pPr>
              <w:pStyle w:val="ListParagraph"/>
              <w:ind w:left="0"/>
              <w:jc w:val="center"/>
              <w:rPr>
                <w:rFonts w:ascii="Times New Roman" w:hAnsi="Times New Roman" w:cs="Times New Roman"/>
                <w:sz w:val="22"/>
                <w:szCs w:val="22"/>
                <w:lang w:val="en-US"/>
              </w:rPr>
            </w:pPr>
          </w:p>
        </w:tc>
      </w:tr>
      <w:tr w:rsidR="00531B22" w14:paraId="4AEED857" w14:textId="77777777" w:rsidTr="00E81955">
        <w:trPr>
          <w:trHeight w:val="1127"/>
          <w:jc w:val="center"/>
        </w:trPr>
        <w:tc>
          <w:tcPr>
            <w:tcW w:w="576" w:type="dxa"/>
          </w:tcPr>
          <w:p w14:paraId="56384491" w14:textId="77777777" w:rsidR="00531B22" w:rsidRDefault="00531B22" w:rsidP="00D250FA">
            <w:pPr>
              <w:pStyle w:val="ListParagraph"/>
              <w:spacing w:line="480" w:lineRule="auto"/>
              <w:ind w:left="0"/>
              <w:jc w:val="center"/>
              <w:rPr>
                <w:rFonts w:ascii="Times New Roman" w:hAnsi="Times New Roman" w:cs="Times New Roman"/>
                <w:lang w:val="en-US"/>
              </w:rPr>
            </w:pPr>
            <w:r>
              <w:rPr>
                <w:rFonts w:ascii="Times New Roman" w:hAnsi="Times New Roman" w:cs="Times New Roman"/>
                <w:lang w:val="en-US"/>
              </w:rPr>
              <w:lastRenderedPageBreak/>
              <w:t>6</w:t>
            </w:r>
          </w:p>
        </w:tc>
        <w:tc>
          <w:tcPr>
            <w:tcW w:w="1696" w:type="dxa"/>
          </w:tcPr>
          <w:p w14:paraId="47AB4CEF" w14:textId="0CF73C31" w:rsidR="00531B22" w:rsidRPr="008652FA" w:rsidRDefault="00531B22" w:rsidP="00D250FA">
            <w:pPr>
              <w:spacing w:after="200" w:line="276" w:lineRule="auto"/>
              <w:jc w:val="center"/>
              <w:rPr>
                <w:rFonts w:ascii="Times New Roman" w:eastAsia="SimSun" w:hAnsi="Times New Roman" w:cs="Times New Roman"/>
                <w:sz w:val="22"/>
                <w:szCs w:val="22"/>
                <w:lang w:val="en-ID"/>
              </w:rPr>
            </w:pPr>
            <w:r w:rsidRPr="008652FA">
              <w:rPr>
                <w:rFonts w:ascii="Times New Roman" w:hAnsi="Times New Roman" w:cs="Times New Roman"/>
                <w:sz w:val="22"/>
                <w:szCs w:val="22"/>
              </w:rPr>
              <w:t xml:space="preserve">Mengisi semua form kecuali </w:t>
            </w:r>
            <w:r w:rsidR="000E0D04" w:rsidRPr="008652FA">
              <w:rPr>
                <w:rFonts w:ascii="Times New Roman" w:hAnsi="Times New Roman" w:cs="Times New Roman"/>
                <w:sz w:val="22"/>
                <w:szCs w:val="22"/>
              </w:rPr>
              <w:t>harga beli barang</w:t>
            </w:r>
          </w:p>
        </w:tc>
        <w:tc>
          <w:tcPr>
            <w:tcW w:w="914" w:type="dxa"/>
          </w:tcPr>
          <w:p w14:paraId="11B359FF" w14:textId="77777777" w:rsidR="00531B22" w:rsidRPr="008652FA" w:rsidRDefault="00531B22" w:rsidP="00D250FA">
            <w:pPr>
              <w:pStyle w:val="ListParagraph"/>
              <w:ind w:left="0"/>
              <w:jc w:val="center"/>
              <w:rPr>
                <w:rFonts w:ascii="Times New Roman" w:hAnsi="Times New Roman" w:cs="Times New Roman"/>
                <w:sz w:val="22"/>
                <w:szCs w:val="22"/>
                <w:lang w:val="en-US"/>
              </w:rPr>
            </w:pPr>
            <w:r w:rsidRPr="008652FA">
              <w:rPr>
                <w:rFonts w:ascii="Times New Roman" w:hAnsi="Times New Roman" w:cs="Times New Roman"/>
                <w:sz w:val="22"/>
                <w:szCs w:val="22"/>
                <w:lang w:val="en-US"/>
              </w:rPr>
              <w:t xml:space="preserve">Tekan </w:t>
            </w:r>
            <w:proofErr w:type="spellStart"/>
            <w:r w:rsidRPr="008652FA">
              <w:rPr>
                <w:rFonts w:ascii="Times New Roman" w:hAnsi="Times New Roman" w:cs="Times New Roman"/>
                <w:sz w:val="22"/>
                <w:szCs w:val="22"/>
                <w:lang w:val="en-US"/>
              </w:rPr>
              <w:t>tombol</w:t>
            </w:r>
            <w:proofErr w:type="spellEnd"/>
            <w:r w:rsidRPr="008652FA">
              <w:rPr>
                <w:rFonts w:ascii="Times New Roman" w:hAnsi="Times New Roman" w:cs="Times New Roman"/>
                <w:sz w:val="22"/>
                <w:szCs w:val="22"/>
                <w:lang w:val="en-US"/>
              </w:rPr>
              <w:t xml:space="preserve"> </w:t>
            </w:r>
            <w:proofErr w:type="spellStart"/>
            <w:r w:rsidRPr="008652FA">
              <w:rPr>
                <w:rFonts w:ascii="Times New Roman" w:hAnsi="Times New Roman" w:cs="Times New Roman"/>
                <w:iCs/>
                <w:sz w:val="22"/>
                <w:szCs w:val="22"/>
                <w:lang w:val="en-US"/>
              </w:rPr>
              <w:t>tambahkan</w:t>
            </w:r>
            <w:proofErr w:type="spellEnd"/>
          </w:p>
        </w:tc>
        <w:tc>
          <w:tcPr>
            <w:tcW w:w="1629" w:type="dxa"/>
          </w:tcPr>
          <w:p w14:paraId="28905811" w14:textId="33E91661" w:rsidR="00531B22" w:rsidRPr="008652FA" w:rsidRDefault="00531B22" w:rsidP="00D250FA">
            <w:pPr>
              <w:pStyle w:val="ListParagraph"/>
              <w:ind w:left="0"/>
              <w:jc w:val="center"/>
              <w:rPr>
                <w:rFonts w:ascii="Times New Roman" w:hAnsi="Times New Roman" w:cs="Times New Roman"/>
                <w:iCs/>
                <w:sz w:val="22"/>
                <w:szCs w:val="22"/>
                <w:lang w:val="en-US"/>
              </w:rPr>
            </w:pPr>
            <w:proofErr w:type="spellStart"/>
            <w:r w:rsidRPr="008652FA">
              <w:rPr>
                <w:rFonts w:ascii="Times New Roman" w:hAnsi="Times New Roman" w:cs="Times New Roman"/>
                <w:iCs/>
                <w:sz w:val="22"/>
                <w:szCs w:val="22"/>
                <w:lang w:val="en-US"/>
              </w:rPr>
              <w:t>Muncul</w:t>
            </w:r>
            <w:proofErr w:type="spellEnd"/>
            <w:r w:rsidRPr="008652FA">
              <w:rPr>
                <w:rFonts w:ascii="Times New Roman" w:hAnsi="Times New Roman" w:cs="Times New Roman"/>
                <w:iCs/>
                <w:sz w:val="22"/>
                <w:szCs w:val="22"/>
                <w:lang w:val="en-US"/>
              </w:rPr>
              <w:t xml:space="preserve"> </w:t>
            </w:r>
            <w:r w:rsidR="000E0D04" w:rsidRPr="008652FA">
              <w:rPr>
                <w:rFonts w:ascii="Times New Roman" w:hAnsi="Times New Roman" w:cs="Times New Roman"/>
                <w:iCs/>
                <w:sz w:val="22"/>
                <w:szCs w:val="22"/>
                <w:lang w:val="en-US"/>
              </w:rPr>
              <w:t xml:space="preserve">form </w:t>
            </w:r>
            <w:proofErr w:type="spellStart"/>
            <w:r w:rsidR="000E0D04" w:rsidRPr="008652FA">
              <w:rPr>
                <w:rFonts w:ascii="Times New Roman" w:hAnsi="Times New Roman" w:cs="Times New Roman"/>
                <w:iCs/>
                <w:sz w:val="22"/>
                <w:szCs w:val="22"/>
                <w:lang w:val="en-US"/>
              </w:rPr>
              <w:t>kosong</w:t>
            </w:r>
            <w:proofErr w:type="spellEnd"/>
            <w:r w:rsidR="000E0D04" w:rsidRPr="008652FA">
              <w:rPr>
                <w:rFonts w:ascii="Times New Roman" w:hAnsi="Times New Roman" w:cs="Times New Roman"/>
                <w:iCs/>
                <w:sz w:val="22"/>
                <w:szCs w:val="22"/>
                <w:lang w:val="en-US"/>
              </w:rPr>
              <w:t xml:space="preserve"> </w:t>
            </w:r>
            <w:proofErr w:type="spellStart"/>
            <w:r w:rsidR="000E0D04" w:rsidRPr="008652FA">
              <w:rPr>
                <w:rFonts w:ascii="Times New Roman" w:hAnsi="Times New Roman" w:cs="Times New Roman"/>
                <w:iCs/>
                <w:sz w:val="22"/>
                <w:szCs w:val="22"/>
                <w:lang w:val="en-US"/>
              </w:rPr>
              <w:t>harga</w:t>
            </w:r>
            <w:proofErr w:type="spellEnd"/>
            <w:r w:rsidR="000E0D04" w:rsidRPr="008652FA">
              <w:rPr>
                <w:rFonts w:ascii="Times New Roman" w:hAnsi="Times New Roman" w:cs="Times New Roman"/>
                <w:iCs/>
                <w:sz w:val="22"/>
                <w:szCs w:val="22"/>
                <w:lang w:val="en-US"/>
              </w:rPr>
              <w:t xml:space="preserve"> </w:t>
            </w:r>
            <w:proofErr w:type="spellStart"/>
            <w:r w:rsidR="000E0D04" w:rsidRPr="008652FA">
              <w:rPr>
                <w:rFonts w:ascii="Times New Roman" w:hAnsi="Times New Roman" w:cs="Times New Roman"/>
                <w:iCs/>
                <w:sz w:val="22"/>
                <w:szCs w:val="22"/>
                <w:lang w:val="en-US"/>
              </w:rPr>
              <w:t>beli</w:t>
            </w:r>
            <w:proofErr w:type="spellEnd"/>
            <w:r w:rsidR="000E0D04" w:rsidRPr="008652FA">
              <w:rPr>
                <w:rFonts w:ascii="Times New Roman" w:hAnsi="Times New Roman" w:cs="Times New Roman"/>
                <w:iCs/>
                <w:sz w:val="22"/>
                <w:szCs w:val="22"/>
                <w:lang w:val="en-US"/>
              </w:rPr>
              <w:t xml:space="preserve"> </w:t>
            </w:r>
            <w:proofErr w:type="spellStart"/>
            <w:r w:rsidR="000E0D04" w:rsidRPr="008652FA">
              <w:rPr>
                <w:rFonts w:ascii="Times New Roman" w:hAnsi="Times New Roman" w:cs="Times New Roman"/>
                <w:iCs/>
                <w:sz w:val="22"/>
                <w:szCs w:val="22"/>
                <w:lang w:val="en-US"/>
              </w:rPr>
              <w:t>barang</w:t>
            </w:r>
            <w:proofErr w:type="spellEnd"/>
          </w:p>
        </w:tc>
        <w:tc>
          <w:tcPr>
            <w:tcW w:w="1085" w:type="dxa"/>
          </w:tcPr>
          <w:p w14:paraId="448F4224" w14:textId="77777777" w:rsidR="00531B22" w:rsidRPr="008652FA" w:rsidRDefault="00531B22" w:rsidP="00D250FA">
            <w:pPr>
              <w:pStyle w:val="ListParagraph"/>
              <w:ind w:left="0"/>
              <w:jc w:val="center"/>
              <w:rPr>
                <w:rFonts w:ascii="Times New Roman" w:hAnsi="Times New Roman" w:cs="Times New Roman"/>
                <w:sz w:val="22"/>
                <w:szCs w:val="22"/>
                <w:lang w:val="en-US"/>
              </w:rPr>
            </w:pPr>
            <w:proofErr w:type="spellStart"/>
            <w:r w:rsidRPr="008652FA">
              <w:rPr>
                <w:rFonts w:ascii="Times New Roman" w:hAnsi="Times New Roman" w:cs="Times New Roman"/>
                <w:sz w:val="22"/>
                <w:szCs w:val="22"/>
                <w:lang w:val="en-US"/>
              </w:rPr>
              <w:t>Sesuai</w:t>
            </w:r>
            <w:proofErr w:type="spellEnd"/>
            <w:r w:rsidRPr="008652FA">
              <w:rPr>
                <w:rFonts w:ascii="Times New Roman" w:hAnsi="Times New Roman" w:cs="Times New Roman"/>
                <w:sz w:val="22"/>
                <w:szCs w:val="22"/>
                <w:lang w:val="en-US"/>
              </w:rPr>
              <w:t xml:space="preserve"> </w:t>
            </w:r>
            <w:proofErr w:type="spellStart"/>
            <w:r w:rsidRPr="008652FA">
              <w:rPr>
                <w:rFonts w:ascii="Times New Roman" w:hAnsi="Times New Roman" w:cs="Times New Roman"/>
                <w:sz w:val="22"/>
                <w:szCs w:val="22"/>
                <w:lang w:val="en-US"/>
              </w:rPr>
              <w:t>harapan</w:t>
            </w:r>
            <w:proofErr w:type="spellEnd"/>
          </w:p>
        </w:tc>
        <w:tc>
          <w:tcPr>
            <w:tcW w:w="894" w:type="dxa"/>
          </w:tcPr>
          <w:p w14:paraId="46E9413C" w14:textId="77777777" w:rsidR="00531B22" w:rsidRPr="008652FA" w:rsidRDefault="00531B22" w:rsidP="00D250FA">
            <w:pPr>
              <w:pStyle w:val="ListParagraph"/>
              <w:ind w:left="0"/>
              <w:jc w:val="center"/>
              <w:rPr>
                <w:rFonts w:ascii="Times New Roman" w:hAnsi="Times New Roman" w:cs="Times New Roman"/>
                <w:sz w:val="22"/>
                <w:szCs w:val="22"/>
                <w:lang w:val="en-US"/>
              </w:rPr>
            </w:pPr>
            <w:r w:rsidRPr="008652FA">
              <w:rPr>
                <w:rFonts w:ascii="Times New Roman" w:hAnsi="Times New Roman" w:cs="Times New Roman"/>
                <w:sz w:val="22"/>
                <w:szCs w:val="22"/>
                <w:lang w:val="en-US"/>
              </w:rPr>
              <w:t>Valid</w:t>
            </w:r>
          </w:p>
          <w:p w14:paraId="7D7872AF" w14:textId="77777777" w:rsidR="00531B22" w:rsidRPr="008652FA" w:rsidRDefault="00531B22" w:rsidP="00D250FA">
            <w:pPr>
              <w:pStyle w:val="ListParagraph"/>
              <w:ind w:left="0"/>
              <w:jc w:val="center"/>
              <w:rPr>
                <w:rFonts w:ascii="Times New Roman" w:hAnsi="Times New Roman" w:cs="Times New Roman"/>
                <w:sz w:val="22"/>
                <w:szCs w:val="22"/>
                <w:lang w:val="en-US"/>
              </w:rPr>
            </w:pPr>
          </w:p>
          <w:p w14:paraId="10D4A641" w14:textId="77777777" w:rsidR="00531B22" w:rsidRPr="008652FA" w:rsidRDefault="00531B22" w:rsidP="00D250FA">
            <w:pPr>
              <w:pStyle w:val="ListParagraph"/>
              <w:ind w:left="0"/>
              <w:jc w:val="center"/>
              <w:rPr>
                <w:rFonts w:ascii="Times New Roman" w:hAnsi="Times New Roman" w:cs="Times New Roman"/>
                <w:sz w:val="22"/>
                <w:szCs w:val="22"/>
                <w:lang w:val="en-US"/>
              </w:rPr>
            </w:pPr>
          </w:p>
          <w:p w14:paraId="48FAB6B2" w14:textId="77777777" w:rsidR="00531B22" w:rsidRPr="008652FA" w:rsidRDefault="00531B22" w:rsidP="00D250FA">
            <w:pPr>
              <w:pStyle w:val="ListParagraph"/>
              <w:ind w:left="0"/>
              <w:jc w:val="center"/>
              <w:rPr>
                <w:rFonts w:ascii="Times New Roman" w:hAnsi="Times New Roman" w:cs="Times New Roman"/>
                <w:sz w:val="22"/>
                <w:szCs w:val="22"/>
                <w:lang w:val="en-US"/>
              </w:rPr>
            </w:pPr>
          </w:p>
          <w:p w14:paraId="553FB583" w14:textId="77777777" w:rsidR="00531B22" w:rsidRPr="008652FA" w:rsidRDefault="00531B22" w:rsidP="00D250FA">
            <w:pPr>
              <w:pStyle w:val="ListParagraph"/>
              <w:ind w:left="0"/>
              <w:jc w:val="center"/>
              <w:rPr>
                <w:rFonts w:ascii="Times New Roman" w:hAnsi="Times New Roman" w:cs="Times New Roman"/>
                <w:sz w:val="22"/>
                <w:szCs w:val="22"/>
                <w:lang w:val="en-US"/>
              </w:rPr>
            </w:pPr>
          </w:p>
          <w:p w14:paraId="08233D2F" w14:textId="77777777" w:rsidR="00531B22" w:rsidRPr="008652FA" w:rsidRDefault="00531B22" w:rsidP="00D250FA">
            <w:pPr>
              <w:pStyle w:val="ListParagraph"/>
              <w:ind w:left="0"/>
              <w:jc w:val="center"/>
              <w:rPr>
                <w:rFonts w:ascii="Times New Roman" w:hAnsi="Times New Roman" w:cs="Times New Roman"/>
                <w:sz w:val="22"/>
                <w:szCs w:val="22"/>
                <w:lang w:val="en-US"/>
              </w:rPr>
            </w:pPr>
          </w:p>
        </w:tc>
      </w:tr>
      <w:tr w:rsidR="00531B22" w14:paraId="6309E2E1" w14:textId="77777777" w:rsidTr="00D250FA">
        <w:trPr>
          <w:jc w:val="center"/>
        </w:trPr>
        <w:tc>
          <w:tcPr>
            <w:tcW w:w="576" w:type="dxa"/>
          </w:tcPr>
          <w:p w14:paraId="47EE5826" w14:textId="77777777" w:rsidR="00531B22" w:rsidRDefault="00531B22" w:rsidP="00D250FA">
            <w:pPr>
              <w:pStyle w:val="ListParagraph"/>
              <w:spacing w:line="480" w:lineRule="auto"/>
              <w:ind w:left="0"/>
              <w:jc w:val="center"/>
              <w:rPr>
                <w:rFonts w:ascii="Times New Roman" w:hAnsi="Times New Roman" w:cs="Times New Roman"/>
                <w:lang w:val="en-US"/>
              </w:rPr>
            </w:pPr>
            <w:r>
              <w:rPr>
                <w:rFonts w:ascii="Times New Roman" w:hAnsi="Times New Roman" w:cs="Times New Roman"/>
                <w:lang w:val="en-US"/>
              </w:rPr>
              <w:t>7</w:t>
            </w:r>
          </w:p>
        </w:tc>
        <w:tc>
          <w:tcPr>
            <w:tcW w:w="1696" w:type="dxa"/>
          </w:tcPr>
          <w:p w14:paraId="1DB87BC7" w14:textId="19DC0C8C" w:rsidR="00531B22" w:rsidRPr="008652FA" w:rsidRDefault="00531B22" w:rsidP="00D250FA">
            <w:pPr>
              <w:pStyle w:val="ListParagraph"/>
              <w:ind w:left="0"/>
              <w:jc w:val="center"/>
              <w:rPr>
                <w:rFonts w:ascii="Times New Roman" w:hAnsi="Times New Roman" w:cs="Times New Roman"/>
                <w:sz w:val="22"/>
                <w:szCs w:val="22"/>
              </w:rPr>
            </w:pPr>
            <w:r w:rsidRPr="008652FA">
              <w:rPr>
                <w:rFonts w:ascii="Times New Roman" w:hAnsi="Times New Roman" w:cs="Times New Roman"/>
                <w:sz w:val="22"/>
                <w:szCs w:val="22"/>
              </w:rPr>
              <w:t xml:space="preserve">Mengisi semua form kecuali </w:t>
            </w:r>
            <w:r w:rsidR="000E0D04" w:rsidRPr="008652FA">
              <w:rPr>
                <w:rFonts w:ascii="Times New Roman" w:hAnsi="Times New Roman" w:cs="Times New Roman"/>
                <w:sz w:val="22"/>
                <w:szCs w:val="22"/>
              </w:rPr>
              <w:t>jumlah barang</w:t>
            </w:r>
          </w:p>
        </w:tc>
        <w:tc>
          <w:tcPr>
            <w:tcW w:w="914" w:type="dxa"/>
          </w:tcPr>
          <w:p w14:paraId="49715031" w14:textId="77777777" w:rsidR="00531B22" w:rsidRPr="008652FA" w:rsidRDefault="00531B22" w:rsidP="00D250FA">
            <w:pPr>
              <w:pStyle w:val="ListParagraph"/>
              <w:ind w:left="0"/>
              <w:jc w:val="center"/>
              <w:rPr>
                <w:rFonts w:ascii="Times New Roman" w:hAnsi="Times New Roman" w:cs="Times New Roman"/>
                <w:sz w:val="22"/>
                <w:szCs w:val="22"/>
                <w:lang w:val="en-US"/>
              </w:rPr>
            </w:pPr>
            <w:r w:rsidRPr="008652FA">
              <w:rPr>
                <w:rFonts w:ascii="Times New Roman" w:hAnsi="Times New Roman" w:cs="Times New Roman"/>
                <w:sz w:val="22"/>
                <w:szCs w:val="22"/>
                <w:lang w:val="en-US"/>
              </w:rPr>
              <w:t xml:space="preserve">Tekan </w:t>
            </w:r>
            <w:proofErr w:type="spellStart"/>
            <w:r w:rsidRPr="008652FA">
              <w:rPr>
                <w:rFonts w:ascii="Times New Roman" w:hAnsi="Times New Roman" w:cs="Times New Roman"/>
                <w:sz w:val="22"/>
                <w:szCs w:val="22"/>
                <w:lang w:val="en-US"/>
              </w:rPr>
              <w:t>tombol</w:t>
            </w:r>
            <w:proofErr w:type="spellEnd"/>
            <w:r w:rsidRPr="008652FA">
              <w:rPr>
                <w:rFonts w:ascii="Times New Roman" w:hAnsi="Times New Roman" w:cs="Times New Roman"/>
                <w:sz w:val="22"/>
                <w:szCs w:val="22"/>
                <w:lang w:val="en-US"/>
              </w:rPr>
              <w:t xml:space="preserve"> </w:t>
            </w:r>
            <w:proofErr w:type="spellStart"/>
            <w:r w:rsidRPr="008652FA">
              <w:rPr>
                <w:rFonts w:ascii="Times New Roman" w:hAnsi="Times New Roman" w:cs="Times New Roman"/>
                <w:iCs/>
                <w:sz w:val="22"/>
                <w:szCs w:val="22"/>
                <w:lang w:val="en-US"/>
              </w:rPr>
              <w:t>tambahkan</w:t>
            </w:r>
            <w:proofErr w:type="spellEnd"/>
          </w:p>
        </w:tc>
        <w:tc>
          <w:tcPr>
            <w:tcW w:w="1629" w:type="dxa"/>
          </w:tcPr>
          <w:p w14:paraId="1B1E4BE8" w14:textId="69EA9691" w:rsidR="00531B22" w:rsidRPr="008652FA" w:rsidRDefault="00531B22" w:rsidP="00D250FA">
            <w:pPr>
              <w:pStyle w:val="ListParagraph"/>
              <w:ind w:left="0"/>
              <w:jc w:val="center"/>
              <w:rPr>
                <w:rFonts w:ascii="Times New Roman" w:hAnsi="Times New Roman" w:cs="Times New Roman"/>
                <w:iCs/>
                <w:sz w:val="22"/>
                <w:szCs w:val="22"/>
                <w:lang w:val="en-US"/>
              </w:rPr>
            </w:pPr>
            <w:proofErr w:type="spellStart"/>
            <w:r w:rsidRPr="008652FA">
              <w:rPr>
                <w:rFonts w:ascii="Times New Roman" w:hAnsi="Times New Roman" w:cs="Times New Roman"/>
                <w:iCs/>
                <w:sz w:val="22"/>
                <w:szCs w:val="22"/>
                <w:lang w:val="en-US"/>
              </w:rPr>
              <w:t>Muncul</w:t>
            </w:r>
            <w:proofErr w:type="spellEnd"/>
            <w:r w:rsidR="000E0D04" w:rsidRPr="008652FA">
              <w:rPr>
                <w:rFonts w:ascii="Times New Roman" w:hAnsi="Times New Roman" w:cs="Times New Roman"/>
                <w:iCs/>
                <w:sz w:val="22"/>
                <w:szCs w:val="22"/>
                <w:lang w:val="en-US"/>
              </w:rPr>
              <w:t xml:space="preserve"> </w:t>
            </w:r>
            <w:proofErr w:type="spellStart"/>
            <w:r w:rsidR="000E0D04" w:rsidRPr="008652FA">
              <w:rPr>
                <w:rFonts w:ascii="Times New Roman" w:hAnsi="Times New Roman" w:cs="Times New Roman"/>
                <w:iCs/>
                <w:sz w:val="22"/>
                <w:szCs w:val="22"/>
                <w:lang w:val="en-US"/>
              </w:rPr>
              <w:t>peringatan</w:t>
            </w:r>
            <w:proofErr w:type="spellEnd"/>
            <w:r w:rsidRPr="008652FA">
              <w:rPr>
                <w:rFonts w:ascii="Times New Roman" w:hAnsi="Times New Roman" w:cs="Times New Roman"/>
                <w:iCs/>
                <w:sz w:val="22"/>
                <w:szCs w:val="22"/>
                <w:lang w:val="en-US"/>
              </w:rPr>
              <w:t xml:space="preserve"> “</w:t>
            </w:r>
            <w:proofErr w:type="spellStart"/>
            <w:r w:rsidR="000E0D04" w:rsidRPr="008652FA">
              <w:rPr>
                <w:rFonts w:ascii="Times New Roman" w:hAnsi="Times New Roman" w:cs="Times New Roman"/>
                <w:iCs/>
                <w:sz w:val="22"/>
                <w:szCs w:val="22"/>
                <w:lang w:val="en-US"/>
              </w:rPr>
              <w:t>jumlah</w:t>
            </w:r>
            <w:proofErr w:type="spellEnd"/>
            <w:r w:rsidR="000E0D04" w:rsidRPr="008652FA">
              <w:rPr>
                <w:rFonts w:ascii="Times New Roman" w:hAnsi="Times New Roman" w:cs="Times New Roman"/>
                <w:iCs/>
                <w:sz w:val="22"/>
                <w:szCs w:val="22"/>
                <w:lang w:val="en-US"/>
              </w:rPr>
              <w:t xml:space="preserve"> </w:t>
            </w:r>
            <w:proofErr w:type="spellStart"/>
            <w:r w:rsidR="000E0D04" w:rsidRPr="008652FA">
              <w:rPr>
                <w:rFonts w:ascii="Times New Roman" w:hAnsi="Times New Roman" w:cs="Times New Roman"/>
                <w:iCs/>
                <w:sz w:val="22"/>
                <w:szCs w:val="22"/>
                <w:lang w:val="en-US"/>
              </w:rPr>
              <w:t>produk</w:t>
            </w:r>
            <w:proofErr w:type="spellEnd"/>
            <w:r w:rsidR="000E0D04" w:rsidRPr="008652FA">
              <w:rPr>
                <w:rFonts w:ascii="Times New Roman" w:hAnsi="Times New Roman" w:cs="Times New Roman"/>
                <w:iCs/>
                <w:sz w:val="22"/>
                <w:szCs w:val="22"/>
                <w:lang w:val="en-US"/>
              </w:rPr>
              <w:t xml:space="preserve"> </w:t>
            </w:r>
            <w:proofErr w:type="spellStart"/>
            <w:r w:rsidR="000E0D04" w:rsidRPr="008652FA">
              <w:rPr>
                <w:rFonts w:ascii="Times New Roman" w:hAnsi="Times New Roman" w:cs="Times New Roman"/>
                <w:iCs/>
                <w:sz w:val="22"/>
                <w:szCs w:val="22"/>
                <w:lang w:val="en-US"/>
              </w:rPr>
              <w:t>harus</w:t>
            </w:r>
            <w:proofErr w:type="spellEnd"/>
            <w:r w:rsidR="000E0D04" w:rsidRPr="008652FA">
              <w:rPr>
                <w:rFonts w:ascii="Times New Roman" w:hAnsi="Times New Roman" w:cs="Times New Roman"/>
                <w:iCs/>
                <w:sz w:val="22"/>
                <w:szCs w:val="22"/>
                <w:lang w:val="en-US"/>
              </w:rPr>
              <w:t xml:space="preserve"> </w:t>
            </w:r>
            <w:proofErr w:type="spellStart"/>
            <w:r w:rsidR="000E0D04" w:rsidRPr="008652FA">
              <w:rPr>
                <w:rFonts w:ascii="Times New Roman" w:hAnsi="Times New Roman" w:cs="Times New Roman"/>
                <w:iCs/>
                <w:sz w:val="22"/>
                <w:szCs w:val="22"/>
                <w:lang w:val="en-US"/>
              </w:rPr>
              <w:t>diisi</w:t>
            </w:r>
            <w:proofErr w:type="spellEnd"/>
            <w:r w:rsidRPr="008652FA">
              <w:rPr>
                <w:rFonts w:ascii="Times New Roman" w:hAnsi="Times New Roman" w:cs="Times New Roman"/>
                <w:iCs/>
                <w:sz w:val="22"/>
                <w:szCs w:val="22"/>
                <w:lang w:val="en-US"/>
              </w:rPr>
              <w:t>”</w:t>
            </w:r>
          </w:p>
        </w:tc>
        <w:tc>
          <w:tcPr>
            <w:tcW w:w="1085" w:type="dxa"/>
          </w:tcPr>
          <w:p w14:paraId="7452D088" w14:textId="77777777" w:rsidR="00531B22" w:rsidRPr="008652FA" w:rsidRDefault="00531B22" w:rsidP="00D250FA">
            <w:pPr>
              <w:pStyle w:val="ListParagraph"/>
              <w:ind w:left="0"/>
              <w:jc w:val="center"/>
              <w:rPr>
                <w:rFonts w:ascii="Times New Roman" w:hAnsi="Times New Roman" w:cs="Times New Roman"/>
                <w:sz w:val="22"/>
                <w:szCs w:val="22"/>
                <w:lang w:val="en-US"/>
              </w:rPr>
            </w:pPr>
            <w:proofErr w:type="spellStart"/>
            <w:r w:rsidRPr="008652FA">
              <w:rPr>
                <w:rFonts w:ascii="Times New Roman" w:hAnsi="Times New Roman" w:cs="Times New Roman"/>
                <w:sz w:val="22"/>
                <w:szCs w:val="22"/>
                <w:lang w:val="en-US"/>
              </w:rPr>
              <w:t>Sesuai</w:t>
            </w:r>
            <w:proofErr w:type="spellEnd"/>
            <w:r w:rsidRPr="008652FA">
              <w:rPr>
                <w:rFonts w:ascii="Times New Roman" w:hAnsi="Times New Roman" w:cs="Times New Roman"/>
                <w:sz w:val="22"/>
                <w:szCs w:val="22"/>
                <w:lang w:val="en-US"/>
              </w:rPr>
              <w:t xml:space="preserve"> </w:t>
            </w:r>
            <w:proofErr w:type="spellStart"/>
            <w:r w:rsidRPr="008652FA">
              <w:rPr>
                <w:rFonts w:ascii="Times New Roman" w:hAnsi="Times New Roman" w:cs="Times New Roman"/>
                <w:sz w:val="22"/>
                <w:szCs w:val="22"/>
                <w:lang w:val="en-US"/>
              </w:rPr>
              <w:t>harapan</w:t>
            </w:r>
            <w:proofErr w:type="spellEnd"/>
          </w:p>
        </w:tc>
        <w:tc>
          <w:tcPr>
            <w:tcW w:w="894" w:type="dxa"/>
          </w:tcPr>
          <w:p w14:paraId="2816D5A9" w14:textId="77777777" w:rsidR="00531B22" w:rsidRPr="008652FA" w:rsidRDefault="00531B22" w:rsidP="00D250FA">
            <w:pPr>
              <w:pStyle w:val="ListParagraph"/>
              <w:ind w:left="0"/>
              <w:jc w:val="center"/>
              <w:rPr>
                <w:rFonts w:ascii="Times New Roman" w:hAnsi="Times New Roman" w:cs="Times New Roman"/>
                <w:sz w:val="22"/>
                <w:szCs w:val="22"/>
                <w:lang w:val="en-US"/>
              </w:rPr>
            </w:pPr>
            <w:r w:rsidRPr="008652FA">
              <w:rPr>
                <w:rFonts w:ascii="Times New Roman" w:hAnsi="Times New Roman" w:cs="Times New Roman"/>
                <w:sz w:val="22"/>
                <w:szCs w:val="22"/>
                <w:lang w:val="en-US"/>
              </w:rPr>
              <w:t>Valid</w:t>
            </w:r>
          </w:p>
          <w:p w14:paraId="0F0F8FBC" w14:textId="77777777" w:rsidR="00531B22" w:rsidRPr="008652FA" w:rsidRDefault="00531B22" w:rsidP="00D250FA">
            <w:pPr>
              <w:pStyle w:val="ListParagraph"/>
              <w:ind w:left="0"/>
              <w:jc w:val="center"/>
              <w:rPr>
                <w:rFonts w:ascii="Times New Roman" w:hAnsi="Times New Roman" w:cs="Times New Roman"/>
                <w:sz w:val="22"/>
                <w:szCs w:val="22"/>
                <w:lang w:val="en-US"/>
              </w:rPr>
            </w:pPr>
          </w:p>
        </w:tc>
      </w:tr>
      <w:tr w:rsidR="00531B22" w14:paraId="35AD6971" w14:textId="77777777" w:rsidTr="00D250FA">
        <w:trPr>
          <w:jc w:val="center"/>
        </w:trPr>
        <w:tc>
          <w:tcPr>
            <w:tcW w:w="576" w:type="dxa"/>
          </w:tcPr>
          <w:p w14:paraId="0D51CBCD" w14:textId="77777777" w:rsidR="00531B22" w:rsidRDefault="00531B22" w:rsidP="00D250FA">
            <w:pPr>
              <w:pStyle w:val="ListParagraph"/>
              <w:spacing w:line="480" w:lineRule="auto"/>
              <w:ind w:left="0"/>
              <w:jc w:val="center"/>
              <w:rPr>
                <w:rFonts w:ascii="Times New Roman" w:hAnsi="Times New Roman" w:cs="Times New Roman"/>
                <w:lang w:val="en-US"/>
              </w:rPr>
            </w:pPr>
            <w:r>
              <w:rPr>
                <w:rFonts w:ascii="Times New Roman" w:hAnsi="Times New Roman" w:cs="Times New Roman"/>
                <w:lang w:val="en-US"/>
              </w:rPr>
              <w:t>8</w:t>
            </w:r>
          </w:p>
        </w:tc>
        <w:tc>
          <w:tcPr>
            <w:tcW w:w="1696" w:type="dxa"/>
          </w:tcPr>
          <w:p w14:paraId="160426D5" w14:textId="77777777" w:rsidR="00531B22" w:rsidRPr="008652FA" w:rsidRDefault="00531B22" w:rsidP="00D250FA">
            <w:pPr>
              <w:jc w:val="center"/>
              <w:rPr>
                <w:rFonts w:ascii="Times New Roman" w:eastAsia="SimSun" w:hAnsi="Times New Roman" w:cs="Times New Roman"/>
                <w:sz w:val="22"/>
                <w:szCs w:val="22"/>
                <w:lang w:val="en-ID"/>
              </w:rPr>
            </w:pPr>
            <w:r w:rsidRPr="008652FA">
              <w:rPr>
                <w:rFonts w:ascii="Times New Roman" w:hAnsi="Times New Roman" w:cs="Times New Roman"/>
                <w:sz w:val="22"/>
                <w:szCs w:val="22"/>
              </w:rPr>
              <w:t>Mengisi semua form tambah barang</w:t>
            </w:r>
          </w:p>
          <w:p w14:paraId="38526510" w14:textId="77777777" w:rsidR="00531B22" w:rsidRPr="008652FA" w:rsidRDefault="00531B22" w:rsidP="00D250FA">
            <w:pPr>
              <w:pStyle w:val="ListParagraph"/>
              <w:ind w:left="0"/>
              <w:jc w:val="center"/>
              <w:rPr>
                <w:rFonts w:ascii="Times New Roman" w:hAnsi="Times New Roman" w:cs="Times New Roman"/>
                <w:sz w:val="22"/>
                <w:szCs w:val="22"/>
              </w:rPr>
            </w:pPr>
          </w:p>
        </w:tc>
        <w:tc>
          <w:tcPr>
            <w:tcW w:w="914" w:type="dxa"/>
          </w:tcPr>
          <w:p w14:paraId="4BFBECAE" w14:textId="77777777" w:rsidR="00531B22" w:rsidRPr="008652FA" w:rsidRDefault="00531B22" w:rsidP="00D250FA">
            <w:pPr>
              <w:pStyle w:val="ListParagraph"/>
              <w:ind w:left="0"/>
              <w:jc w:val="center"/>
              <w:rPr>
                <w:rFonts w:ascii="Times New Roman" w:hAnsi="Times New Roman" w:cs="Times New Roman"/>
                <w:sz w:val="22"/>
                <w:szCs w:val="22"/>
                <w:lang w:val="en-US"/>
              </w:rPr>
            </w:pPr>
            <w:r w:rsidRPr="008652FA">
              <w:rPr>
                <w:rFonts w:ascii="Times New Roman" w:hAnsi="Times New Roman" w:cs="Times New Roman"/>
                <w:sz w:val="22"/>
                <w:szCs w:val="22"/>
                <w:lang w:val="en-US"/>
              </w:rPr>
              <w:t xml:space="preserve">Tekan </w:t>
            </w:r>
            <w:proofErr w:type="spellStart"/>
            <w:r w:rsidRPr="008652FA">
              <w:rPr>
                <w:rFonts w:ascii="Times New Roman" w:hAnsi="Times New Roman" w:cs="Times New Roman"/>
                <w:sz w:val="22"/>
                <w:szCs w:val="22"/>
                <w:lang w:val="en-US"/>
              </w:rPr>
              <w:t>tombol</w:t>
            </w:r>
            <w:proofErr w:type="spellEnd"/>
            <w:r w:rsidRPr="008652FA">
              <w:rPr>
                <w:rFonts w:ascii="Times New Roman" w:hAnsi="Times New Roman" w:cs="Times New Roman"/>
                <w:sz w:val="22"/>
                <w:szCs w:val="22"/>
                <w:lang w:val="en-US"/>
              </w:rPr>
              <w:t xml:space="preserve"> </w:t>
            </w:r>
            <w:proofErr w:type="spellStart"/>
            <w:r w:rsidRPr="008652FA">
              <w:rPr>
                <w:rFonts w:ascii="Times New Roman" w:hAnsi="Times New Roman" w:cs="Times New Roman"/>
                <w:iCs/>
                <w:sz w:val="22"/>
                <w:szCs w:val="22"/>
                <w:lang w:val="en-US"/>
              </w:rPr>
              <w:t>tambahkan</w:t>
            </w:r>
            <w:proofErr w:type="spellEnd"/>
          </w:p>
        </w:tc>
        <w:tc>
          <w:tcPr>
            <w:tcW w:w="1629" w:type="dxa"/>
          </w:tcPr>
          <w:p w14:paraId="1AB3AF32" w14:textId="4271715A" w:rsidR="00531B22" w:rsidRPr="008652FA" w:rsidRDefault="000E0D04" w:rsidP="00D250FA">
            <w:pPr>
              <w:pStyle w:val="ListParagraph"/>
              <w:ind w:left="0"/>
              <w:jc w:val="center"/>
              <w:rPr>
                <w:rFonts w:ascii="Times New Roman" w:hAnsi="Times New Roman" w:cs="Times New Roman"/>
                <w:iCs/>
                <w:sz w:val="22"/>
                <w:szCs w:val="22"/>
                <w:lang w:val="en-US"/>
              </w:rPr>
            </w:pPr>
            <w:proofErr w:type="spellStart"/>
            <w:r w:rsidRPr="008652FA">
              <w:rPr>
                <w:rFonts w:ascii="Times New Roman" w:hAnsi="Times New Roman" w:cs="Times New Roman"/>
                <w:iCs/>
                <w:sz w:val="22"/>
                <w:szCs w:val="22"/>
                <w:lang w:val="en-US"/>
              </w:rPr>
              <w:t>Muncul</w:t>
            </w:r>
            <w:proofErr w:type="spellEnd"/>
            <w:r w:rsidRPr="008652FA">
              <w:rPr>
                <w:rFonts w:ascii="Times New Roman" w:hAnsi="Times New Roman" w:cs="Times New Roman"/>
                <w:iCs/>
                <w:sz w:val="22"/>
                <w:szCs w:val="22"/>
                <w:lang w:val="en-US"/>
              </w:rPr>
              <w:t xml:space="preserve"> “Stok data </w:t>
            </w:r>
            <w:proofErr w:type="spellStart"/>
            <w:r w:rsidRPr="008652FA">
              <w:rPr>
                <w:rFonts w:ascii="Times New Roman" w:hAnsi="Times New Roman" w:cs="Times New Roman"/>
                <w:iCs/>
                <w:sz w:val="22"/>
                <w:szCs w:val="22"/>
                <w:lang w:val="en-US"/>
              </w:rPr>
              <w:t>barang</w:t>
            </w:r>
            <w:proofErr w:type="spellEnd"/>
            <w:r w:rsidRPr="008652FA">
              <w:rPr>
                <w:rFonts w:ascii="Times New Roman" w:hAnsi="Times New Roman" w:cs="Times New Roman"/>
                <w:iCs/>
                <w:sz w:val="22"/>
                <w:szCs w:val="22"/>
                <w:lang w:val="en-US"/>
              </w:rPr>
              <w:t xml:space="preserve"> </w:t>
            </w:r>
            <w:proofErr w:type="spellStart"/>
            <w:r w:rsidRPr="008652FA">
              <w:rPr>
                <w:rFonts w:ascii="Times New Roman" w:hAnsi="Times New Roman" w:cs="Times New Roman"/>
                <w:iCs/>
                <w:sz w:val="22"/>
                <w:szCs w:val="22"/>
                <w:lang w:val="en-US"/>
              </w:rPr>
              <w:t>berhasil</w:t>
            </w:r>
            <w:proofErr w:type="spellEnd"/>
            <w:r w:rsidRPr="008652FA">
              <w:rPr>
                <w:rFonts w:ascii="Times New Roman" w:hAnsi="Times New Roman" w:cs="Times New Roman"/>
                <w:iCs/>
                <w:sz w:val="22"/>
                <w:szCs w:val="22"/>
                <w:lang w:val="en-US"/>
              </w:rPr>
              <w:t xml:space="preserve"> </w:t>
            </w:r>
            <w:proofErr w:type="spellStart"/>
            <w:r w:rsidRPr="008652FA">
              <w:rPr>
                <w:rFonts w:ascii="Times New Roman" w:hAnsi="Times New Roman" w:cs="Times New Roman"/>
                <w:iCs/>
                <w:sz w:val="22"/>
                <w:szCs w:val="22"/>
                <w:lang w:val="en-US"/>
              </w:rPr>
              <w:t>ditambahkan</w:t>
            </w:r>
            <w:proofErr w:type="spellEnd"/>
            <w:r w:rsidRPr="008652FA">
              <w:rPr>
                <w:rFonts w:ascii="Times New Roman" w:hAnsi="Times New Roman" w:cs="Times New Roman"/>
                <w:iCs/>
                <w:sz w:val="22"/>
                <w:szCs w:val="22"/>
                <w:lang w:val="en-US"/>
              </w:rPr>
              <w:t>”</w:t>
            </w:r>
          </w:p>
        </w:tc>
        <w:tc>
          <w:tcPr>
            <w:tcW w:w="1085" w:type="dxa"/>
          </w:tcPr>
          <w:p w14:paraId="7A54DEC9" w14:textId="77777777" w:rsidR="00531B22" w:rsidRPr="008652FA" w:rsidRDefault="00531B22" w:rsidP="00D250FA">
            <w:pPr>
              <w:pStyle w:val="ListParagraph"/>
              <w:ind w:left="0"/>
              <w:jc w:val="center"/>
              <w:rPr>
                <w:rFonts w:ascii="Times New Roman" w:hAnsi="Times New Roman" w:cs="Times New Roman"/>
                <w:sz w:val="22"/>
                <w:szCs w:val="22"/>
                <w:lang w:val="en-US"/>
              </w:rPr>
            </w:pPr>
            <w:proofErr w:type="spellStart"/>
            <w:r w:rsidRPr="008652FA">
              <w:rPr>
                <w:rFonts w:ascii="Times New Roman" w:hAnsi="Times New Roman" w:cs="Times New Roman"/>
                <w:sz w:val="22"/>
                <w:szCs w:val="22"/>
                <w:lang w:val="en-US"/>
              </w:rPr>
              <w:t>Sesuai</w:t>
            </w:r>
            <w:proofErr w:type="spellEnd"/>
            <w:r w:rsidRPr="008652FA">
              <w:rPr>
                <w:rFonts w:ascii="Times New Roman" w:hAnsi="Times New Roman" w:cs="Times New Roman"/>
                <w:sz w:val="22"/>
                <w:szCs w:val="22"/>
                <w:lang w:val="en-US"/>
              </w:rPr>
              <w:t xml:space="preserve"> </w:t>
            </w:r>
            <w:proofErr w:type="spellStart"/>
            <w:r w:rsidRPr="008652FA">
              <w:rPr>
                <w:rFonts w:ascii="Times New Roman" w:hAnsi="Times New Roman" w:cs="Times New Roman"/>
                <w:sz w:val="22"/>
                <w:szCs w:val="22"/>
                <w:lang w:val="en-US"/>
              </w:rPr>
              <w:t>harapan</w:t>
            </w:r>
            <w:proofErr w:type="spellEnd"/>
          </w:p>
        </w:tc>
        <w:tc>
          <w:tcPr>
            <w:tcW w:w="894" w:type="dxa"/>
          </w:tcPr>
          <w:p w14:paraId="24F3CC1E" w14:textId="77777777" w:rsidR="00531B22" w:rsidRPr="008652FA" w:rsidRDefault="00531B22" w:rsidP="00D250FA">
            <w:pPr>
              <w:pStyle w:val="ListParagraph"/>
              <w:ind w:left="0"/>
              <w:jc w:val="center"/>
              <w:rPr>
                <w:rFonts w:ascii="Times New Roman" w:hAnsi="Times New Roman" w:cs="Times New Roman"/>
                <w:sz w:val="22"/>
                <w:szCs w:val="22"/>
                <w:lang w:val="en-US"/>
              </w:rPr>
            </w:pPr>
            <w:r w:rsidRPr="008652FA">
              <w:rPr>
                <w:rFonts w:ascii="Times New Roman" w:hAnsi="Times New Roman" w:cs="Times New Roman"/>
                <w:sz w:val="22"/>
                <w:szCs w:val="22"/>
                <w:lang w:val="en-US"/>
              </w:rPr>
              <w:t>Valid</w:t>
            </w:r>
          </w:p>
          <w:p w14:paraId="37EA618E" w14:textId="77777777" w:rsidR="00531B22" w:rsidRPr="008652FA" w:rsidRDefault="00531B22" w:rsidP="00D250FA">
            <w:pPr>
              <w:pStyle w:val="ListParagraph"/>
              <w:ind w:left="0"/>
              <w:jc w:val="center"/>
              <w:rPr>
                <w:rFonts w:ascii="Times New Roman" w:hAnsi="Times New Roman" w:cs="Times New Roman"/>
                <w:sz w:val="22"/>
                <w:szCs w:val="22"/>
                <w:lang w:val="en-US"/>
              </w:rPr>
            </w:pPr>
          </w:p>
        </w:tc>
      </w:tr>
    </w:tbl>
    <w:p w14:paraId="6A51EE81" w14:textId="77777777" w:rsidR="0049673D" w:rsidRDefault="0049673D" w:rsidP="000D00F5">
      <w:pPr>
        <w:spacing w:after="0" w:line="480" w:lineRule="auto"/>
        <w:ind w:firstLine="720"/>
        <w:jc w:val="both"/>
        <w:rPr>
          <w:rFonts w:ascii="Times New Roman" w:hAnsi="Times New Roman" w:cs="Times New Roman"/>
          <w:sz w:val="24"/>
          <w:szCs w:val="24"/>
          <w:lang w:val="en-US"/>
        </w:rPr>
      </w:pPr>
    </w:p>
    <w:p w14:paraId="2AFB399D" w14:textId="3CC3F0BE" w:rsidR="000E0D04" w:rsidRPr="000E0D04" w:rsidRDefault="000E0D04" w:rsidP="000E0D04">
      <w:pPr>
        <w:spacing w:line="480" w:lineRule="auto"/>
        <w:ind w:firstLine="720"/>
        <w:jc w:val="both"/>
        <w:rPr>
          <w:rFonts w:ascii="Times New Roman" w:eastAsia="SimSun" w:hAnsi="Times New Roman"/>
          <w:sz w:val="24"/>
          <w:szCs w:val="24"/>
          <w:lang w:val="en-ID"/>
        </w:rPr>
      </w:pPr>
      <w:r w:rsidRPr="000E0D04">
        <w:rPr>
          <w:rFonts w:ascii="Times New Roman" w:hAnsi="Times New Roman"/>
          <w:sz w:val="24"/>
          <w:szCs w:val="24"/>
        </w:rPr>
        <w:t xml:space="preserve">Pada tahap pengujian halaman </w:t>
      </w:r>
      <w:r>
        <w:rPr>
          <w:rFonts w:ascii="Times New Roman" w:hAnsi="Times New Roman"/>
          <w:sz w:val="24"/>
          <w:szCs w:val="24"/>
        </w:rPr>
        <w:t>tambah stok barang</w:t>
      </w:r>
      <w:r w:rsidRPr="000E0D04">
        <w:rPr>
          <w:rFonts w:ascii="Times New Roman" w:hAnsi="Times New Roman"/>
          <w:sz w:val="24"/>
          <w:szCs w:val="24"/>
        </w:rPr>
        <w:t>, Peng</w:t>
      </w:r>
      <w:r>
        <w:rPr>
          <w:rFonts w:ascii="Times New Roman" w:hAnsi="Times New Roman"/>
          <w:sz w:val="24"/>
          <w:szCs w:val="24"/>
        </w:rPr>
        <w:t>elola sarpras</w:t>
      </w:r>
      <w:r w:rsidRPr="000E0D04">
        <w:rPr>
          <w:rFonts w:ascii="Times New Roman" w:hAnsi="Times New Roman"/>
          <w:sz w:val="24"/>
          <w:szCs w:val="24"/>
        </w:rPr>
        <w:t xml:space="preserve"> harus mengisikan data yang ada pada form. Jika pengguna mengosongkan form</w:t>
      </w:r>
      <w:r>
        <w:rPr>
          <w:rFonts w:ascii="Times New Roman" w:hAnsi="Times New Roman"/>
          <w:sz w:val="24"/>
          <w:szCs w:val="24"/>
        </w:rPr>
        <w:t xml:space="preserve"> tambah stok barang</w:t>
      </w:r>
      <w:r w:rsidRPr="000E0D04">
        <w:rPr>
          <w:rFonts w:ascii="Times New Roman" w:hAnsi="Times New Roman"/>
          <w:sz w:val="24"/>
          <w:szCs w:val="24"/>
        </w:rPr>
        <w:t xml:space="preserve">, maka sistem akan menampilkan pesan peringatan dan harus mengisi form </w:t>
      </w:r>
      <w:r>
        <w:rPr>
          <w:rFonts w:ascii="Times New Roman" w:hAnsi="Times New Roman"/>
          <w:sz w:val="24"/>
          <w:szCs w:val="24"/>
        </w:rPr>
        <w:t>tambah stok barang</w:t>
      </w:r>
      <w:r w:rsidRPr="000E0D04">
        <w:rPr>
          <w:rFonts w:ascii="Times New Roman" w:hAnsi="Times New Roman"/>
          <w:sz w:val="24"/>
          <w:szCs w:val="24"/>
        </w:rPr>
        <w:t xml:space="preserve">. Jika proses pengisian form sudah diisi, maka proses penyimpanan </w:t>
      </w:r>
      <w:r>
        <w:rPr>
          <w:rFonts w:ascii="Times New Roman" w:hAnsi="Times New Roman"/>
          <w:sz w:val="24"/>
          <w:szCs w:val="24"/>
        </w:rPr>
        <w:t xml:space="preserve">tambah stok barang </w:t>
      </w:r>
      <w:r w:rsidRPr="000E0D04">
        <w:rPr>
          <w:rFonts w:ascii="Times New Roman" w:hAnsi="Times New Roman"/>
          <w:sz w:val="24"/>
          <w:szCs w:val="24"/>
        </w:rPr>
        <w:t>berhasil dan data akan tersimpan didalam database.</w:t>
      </w:r>
    </w:p>
    <w:p w14:paraId="6F13D802" w14:textId="2E05D1D8" w:rsidR="00201F99" w:rsidRPr="00803F00" w:rsidRDefault="00201F99" w:rsidP="004A5CFB">
      <w:pPr>
        <w:pStyle w:val="ListParagraph"/>
        <w:numPr>
          <w:ilvl w:val="0"/>
          <w:numId w:val="68"/>
        </w:numPr>
        <w:spacing w:before="100" w:beforeAutospacing="1" w:after="100" w:afterAutospacing="1" w:line="480" w:lineRule="auto"/>
        <w:ind w:left="142" w:hanging="284"/>
        <w:jc w:val="both"/>
        <w:rPr>
          <w:rFonts w:ascii="Times New Roman" w:hAnsi="Times New Roman" w:cs="Times New Roman"/>
          <w:iCs/>
          <w:sz w:val="24"/>
          <w:szCs w:val="24"/>
          <w:lang w:val="en-US"/>
        </w:rPr>
      </w:pPr>
      <w:r>
        <w:rPr>
          <w:rFonts w:ascii="Times New Roman" w:hAnsi="Times New Roman" w:cs="Times New Roman"/>
          <w:sz w:val="24"/>
          <w:szCs w:val="24"/>
        </w:rPr>
        <w:t>P</w:t>
      </w:r>
      <w:r w:rsidRPr="00803F00">
        <w:rPr>
          <w:rFonts w:ascii="Times New Roman" w:hAnsi="Times New Roman" w:cs="Times New Roman"/>
          <w:sz w:val="24"/>
          <w:szCs w:val="24"/>
        </w:rPr>
        <w:t xml:space="preserve">engujian </w:t>
      </w:r>
      <w:r w:rsidR="00C35815" w:rsidRPr="00C35815">
        <w:rPr>
          <w:rFonts w:ascii="Times New Roman" w:hAnsi="Times New Roman" w:cs="Times New Roman"/>
          <w:iCs/>
          <w:sz w:val="24"/>
          <w:szCs w:val="24"/>
        </w:rPr>
        <w:t>Halaman</w:t>
      </w:r>
      <w:r w:rsidR="000926D9" w:rsidRPr="00C35815">
        <w:rPr>
          <w:rFonts w:ascii="Times New Roman" w:hAnsi="Times New Roman" w:cs="Times New Roman"/>
          <w:iCs/>
          <w:sz w:val="24"/>
          <w:szCs w:val="24"/>
        </w:rPr>
        <w:t xml:space="preserve"> </w:t>
      </w:r>
      <w:r w:rsidR="000926D9">
        <w:rPr>
          <w:rFonts w:ascii="Times New Roman" w:hAnsi="Times New Roman" w:cs="Times New Roman"/>
          <w:iCs/>
          <w:sz w:val="24"/>
          <w:szCs w:val="24"/>
        </w:rPr>
        <w:t>E</w:t>
      </w:r>
      <w:r w:rsidR="000926D9" w:rsidRPr="000926D9">
        <w:rPr>
          <w:rFonts w:ascii="Times New Roman" w:hAnsi="Times New Roman" w:cs="Times New Roman"/>
          <w:iCs/>
          <w:sz w:val="24"/>
          <w:szCs w:val="24"/>
        </w:rPr>
        <w:t>dit</w:t>
      </w:r>
      <w:r w:rsidR="000926D9">
        <w:rPr>
          <w:rFonts w:ascii="Times New Roman" w:hAnsi="Times New Roman" w:cs="Times New Roman"/>
          <w:iCs/>
          <w:sz w:val="24"/>
          <w:szCs w:val="24"/>
        </w:rPr>
        <w:t xml:space="preserve"> </w:t>
      </w:r>
      <w:r w:rsidR="00482189">
        <w:rPr>
          <w:rFonts w:ascii="Times New Roman" w:hAnsi="Times New Roman" w:cs="Times New Roman"/>
          <w:iCs/>
          <w:sz w:val="24"/>
          <w:szCs w:val="24"/>
        </w:rPr>
        <w:t>Stok</w:t>
      </w:r>
      <w:r w:rsidRPr="000926D9">
        <w:rPr>
          <w:rFonts w:ascii="Times New Roman" w:hAnsi="Times New Roman" w:cs="Times New Roman"/>
          <w:iCs/>
          <w:sz w:val="24"/>
          <w:szCs w:val="24"/>
        </w:rPr>
        <w:t xml:space="preserve"> </w:t>
      </w:r>
      <w:r>
        <w:rPr>
          <w:rFonts w:ascii="Times New Roman" w:hAnsi="Times New Roman" w:cs="Times New Roman"/>
          <w:iCs/>
          <w:sz w:val="24"/>
          <w:szCs w:val="24"/>
        </w:rPr>
        <w:t>B</w:t>
      </w:r>
      <w:r w:rsidRPr="00803F00">
        <w:rPr>
          <w:rFonts w:ascii="Times New Roman" w:hAnsi="Times New Roman" w:cs="Times New Roman"/>
          <w:iCs/>
          <w:sz w:val="24"/>
          <w:szCs w:val="24"/>
        </w:rPr>
        <w:t xml:space="preserve">arang </w:t>
      </w:r>
      <w:r w:rsidR="00482189">
        <w:rPr>
          <w:rFonts w:ascii="Times New Roman" w:hAnsi="Times New Roman" w:cs="Times New Roman"/>
          <w:iCs/>
          <w:sz w:val="24"/>
          <w:szCs w:val="24"/>
        </w:rPr>
        <w:t>Masuk</w:t>
      </w:r>
    </w:p>
    <w:p w14:paraId="183EDD4A" w14:textId="377110A8" w:rsidR="00195C3A" w:rsidRPr="00C35815" w:rsidRDefault="00201F99" w:rsidP="00C35815">
      <w:pPr>
        <w:pStyle w:val="ListParagraph"/>
        <w:spacing w:before="100" w:beforeAutospacing="1" w:after="100" w:afterAutospacing="1" w:line="480" w:lineRule="auto"/>
        <w:ind w:left="-142" w:firstLine="862"/>
        <w:jc w:val="both"/>
        <w:rPr>
          <w:rFonts w:ascii="Times New Roman" w:hAnsi="Times New Roman" w:cs="Times New Roman"/>
          <w:iCs/>
          <w:sz w:val="24"/>
          <w:szCs w:val="24"/>
          <w:lang w:val="en-US"/>
        </w:rPr>
      </w:pPr>
      <w:r w:rsidRPr="00803F00">
        <w:rPr>
          <w:rFonts w:ascii="Times New Roman" w:hAnsi="Times New Roman" w:cs="Times New Roman"/>
          <w:sz w:val="24"/>
          <w:szCs w:val="24"/>
        </w:rPr>
        <w:t>Tabel 4.</w:t>
      </w:r>
      <w:r w:rsidR="00F81B0D">
        <w:rPr>
          <w:rFonts w:ascii="Times New Roman" w:hAnsi="Times New Roman" w:cs="Times New Roman"/>
          <w:sz w:val="24"/>
          <w:szCs w:val="24"/>
        </w:rPr>
        <w:t>7</w:t>
      </w:r>
      <w:r w:rsidRPr="00803F00">
        <w:rPr>
          <w:rFonts w:ascii="Times New Roman" w:hAnsi="Times New Roman" w:cs="Times New Roman"/>
          <w:sz w:val="24"/>
          <w:szCs w:val="24"/>
        </w:rPr>
        <w:t xml:space="preserve"> merupakan tabel yang menampilkan pengujian </w:t>
      </w:r>
      <w:r w:rsidRPr="00803F00">
        <w:rPr>
          <w:rFonts w:ascii="Times New Roman" w:hAnsi="Times New Roman" w:cs="Times New Roman"/>
          <w:i/>
          <w:sz w:val="24"/>
          <w:szCs w:val="24"/>
        </w:rPr>
        <w:t>black box</w:t>
      </w:r>
      <w:r w:rsidR="000926D9">
        <w:rPr>
          <w:rFonts w:ascii="Times New Roman" w:hAnsi="Times New Roman" w:cs="Times New Roman"/>
          <w:i/>
          <w:sz w:val="24"/>
          <w:szCs w:val="24"/>
        </w:rPr>
        <w:t xml:space="preserve"> </w:t>
      </w:r>
      <w:r w:rsidR="000926D9" w:rsidRPr="000926D9">
        <w:rPr>
          <w:rFonts w:ascii="Times New Roman" w:hAnsi="Times New Roman" w:cs="Times New Roman"/>
          <w:iCs/>
          <w:sz w:val="24"/>
          <w:szCs w:val="24"/>
        </w:rPr>
        <w:t>edit</w:t>
      </w:r>
      <w:r w:rsidRPr="000926D9">
        <w:rPr>
          <w:rFonts w:ascii="Times New Roman" w:hAnsi="Times New Roman" w:cs="Times New Roman"/>
          <w:iCs/>
          <w:sz w:val="24"/>
          <w:szCs w:val="24"/>
        </w:rPr>
        <w:t xml:space="preserve"> </w:t>
      </w:r>
      <w:r w:rsidR="000926D9">
        <w:rPr>
          <w:rFonts w:ascii="Times New Roman" w:hAnsi="Times New Roman" w:cs="Times New Roman"/>
          <w:iCs/>
          <w:sz w:val="24"/>
          <w:szCs w:val="24"/>
        </w:rPr>
        <w:t xml:space="preserve">data </w:t>
      </w:r>
      <w:r w:rsidRPr="00803F00">
        <w:rPr>
          <w:rFonts w:ascii="Times New Roman" w:hAnsi="Times New Roman" w:cs="Times New Roman"/>
          <w:iCs/>
          <w:sz w:val="24"/>
          <w:szCs w:val="24"/>
        </w:rPr>
        <w:t xml:space="preserve">barang </w:t>
      </w:r>
      <w:r w:rsidR="00482189">
        <w:rPr>
          <w:rFonts w:ascii="Times New Roman" w:hAnsi="Times New Roman" w:cs="Times New Roman"/>
          <w:iCs/>
          <w:sz w:val="24"/>
          <w:szCs w:val="24"/>
        </w:rPr>
        <w:t xml:space="preserve">masuk </w:t>
      </w:r>
      <w:r w:rsidRPr="00803F00">
        <w:rPr>
          <w:rFonts w:ascii="Times New Roman" w:hAnsi="Times New Roman" w:cs="Times New Roman"/>
          <w:iCs/>
          <w:sz w:val="24"/>
          <w:szCs w:val="24"/>
        </w:rPr>
        <w:t>persediaan</w:t>
      </w:r>
      <w:r w:rsidRPr="00803F00">
        <w:rPr>
          <w:rFonts w:ascii="Times New Roman" w:hAnsi="Times New Roman" w:cs="Times New Roman"/>
          <w:i/>
          <w:sz w:val="24"/>
          <w:szCs w:val="24"/>
        </w:rPr>
        <w:t xml:space="preserve"> </w:t>
      </w:r>
      <w:r w:rsidRPr="00803F00">
        <w:rPr>
          <w:rFonts w:ascii="Times New Roman" w:hAnsi="Times New Roman" w:cs="Times New Roman"/>
          <w:iCs/>
          <w:sz w:val="24"/>
          <w:szCs w:val="24"/>
        </w:rPr>
        <w:t xml:space="preserve">pengelola </w:t>
      </w:r>
      <w:proofErr w:type="spellStart"/>
      <w:r w:rsidRPr="00803F00">
        <w:rPr>
          <w:rFonts w:ascii="Times New Roman" w:hAnsi="Times New Roman" w:cs="Times New Roman"/>
          <w:iCs/>
          <w:sz w:val="24"/>
          <w:szCs w:val="24"/>
          <w:lang w:val="en-US"/>
        </w:rPr>
        <w:t>sarpras</w:t>
      </w:r>
      <w:proofErr w:type="spellEnd"/>
      <w:r w:rsidRPr="00803F00">
        <w:rPr>
          <w:rFonts w:ascii="Times New Roman" w:hAnsi="Times New Roman" w:cs="Times New Roman"/>
          <w:iCs/>
          <w:sz w:val="24"/>
          <w:szCs w:val="24"/>
          <w:lang w:val="en-US"/>
        </w:rPr>
        <w:t>.</w:t>
      </w:r>
    </w:p>
    <w:p w14:paraId="066B7274" w14:textId="4C423AA0" w:rsidR="000F3046" w:rsidRPr="000F3046" w:rsidRDefault="00C35815" w:rsidP="000F3046">
      <w:pPr>
        <w:pStyle w:val="Caption"/>
        <w:rPr>
          <w:szCs w:val="24"/>
        </w:rPr>
      </w:pPr>
      <w:bookmarkStart w:id="136" w:name="_Toc165525597"/>
      <w:bookmarkStart w:id="137" w:name="_Toc166480540"/>
      <w:r>
        <w:t xml:space="preserve">Tabel 4. </w:t>
      </w:r>
      <w:r>
        <w:fldChar w:fldCharType="begin"/>
      </w:r>
      <w:r>
        <w:instrText xml:space="preserve"> SEQ Tabel_4. \* ARABIC </w:instrText>
      </w:r>
      <w:r>
        <w:fldChar w:fldCharType="separate"/>
      </w:r>
      <w:r w:rsidR="00871F4B">
        <w:rPr>
          <w:noProof/>
        </w:rPr>
        <w:t>7</w:t>
      </w:r>
      <w:r>
        <w:fldChar w:fldCharType="end"/>
      </w:r>
      <w:r>
        <w:t xml:space="preserve"> </w:t>
      </w:r>
      <w:r w:rsidRPr="00C35815">
        <w:rPr>
          <w:i/>
          <w:iCs w:val="0"/>
        </w:rPr>
        <w:t>Black Box</w:t>
      </w:r>
      <w:r>
        <w:t xml:space="preserve"> </w:t>
      </w:r>
      <w:r>
        <w:rPr>
          <w:szCs w:val="24"/>
        </w:rPr>
        <w:t>E</w:t>
      </w:r>
      <w:r w:rsidRPr="000926D9">
        <w:rPr>
          <w:szCs w:val="24"/>
        </w:rPr>
        <w:t>dit</w:t>
      </w:r>
      <w:r>
        <w:rPr>
          <w:szCs w:val="24"/>
        </w:rPr>
        <w:t xml:space="preserve"> Stok</w:t>
      </w:r>
      <w:r w:rsidRPr="000926D9">
        <w:rPr>
          <w:szCs w:val="24"/>
        </w:rPr>
        <w:t xml:space="preserve"> </w:t>
      </w:r>
      <w:r>
        <w:rPr>
          <w:szCs w:val="24"/>
        </w:rPr>
        <w:t>B</w:t>
      </w:r>
      <w:r w:rsidRPr="00803F00">
        <w:rPr>
          <w:szCs w:val="24"/>
        </w:rPr>
        <w:t xml:space="preserve">arang </w:t>
      </w:r>
      <w:r>
        <w:rPr>
          <w:szCs w:val="24"/>
        </w:rPr>
        <w:t>Masuk</w:t>
      </w:r>
      <w:bookmarkEnd w:id="136"/>
      <w:bookmarkEnd w:id="137"/>
    </w:p>
    <w:tbl>
      <w:tblPr>
        <w:tblStyle w:val="TableGrid"/>
        <w:tblW w:w="0" w:type="auto"/>
        <w:jc w:val="center"/>
        <w:tblLayout w:type="fixed"/>
        <w:tblLook w:val="04A0" w:firstRow="1" w:lastRow="0" w:firstColumn="1" w:lastColumn="0" w:noHBand="0" w:noVBand="1"/>
      </w:tblPr>
      <w:tblGrid>
        <w:gridCol w:w="576"/>
        <w:gridCol w:w="1696"/>
        <w:gridCol w:w="914"/>
        <w:gridCol w:w="1629"/>
        <w:gridCol w:w="1085"/>
        <w:gridCol w:w="894"/>
      </w:tblGrid>
      <w:tr w:rsidR="00195C3A" w14:paraId="51E92D71" w14:textId="77777777" w:rsidTr="00D250FA">
        <w:trPr>
          <w:trHeight w:val="657"/>
          <w:tblHeader/>
          <w:jc w:val="center"/>
        </w:trPr>
        <w:tc>
          <w:tcPr>
            <w:tcW w:w="576" w:type="dxa"/>
          </w:tcPr>
          <w:p w14:paraId="13FB91C0" w14:textId="77777777" w:rsidR="00195C3A" w:rsidRPr="00A3273D" w:rsidRDefault="00195C3A" w:rsidP="00D250FA">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NO</w:t>
            </w:r>
          </w:p>
        </w:tc>
        <w:tc>
          <w:tcPr>
            <w:tcW w:w="1696" w:type="dxa"/>
          </w:tcPr>
          <w:p w14:paraId="3513300B" w14:textId="77777777" w:rsidR="00195C3A" w:rsidRPr="00A3273D" w:rsidRDefault="00195C3A" w:rsidP="00D250FA">
            <w:pPr>
              <w:pStyle w:val="ListParagraph"/>
              <w:ind w:left="0"/>
              <w:jc w:val="center"/>
              <w:rPr>
                <w:rFonts w:ascii="Times New Roman" w:hAnsi="Times New Roman" w:cs="Times New Roman"/>
                <w:b/>
                <w:sz w:val="24"/>
                <w:szCs w:val="24"/>
                <w:lang w:val="en-US"/>
              </w:rPr>
            </w:pPr>
            <w:proofErr w:type="spellStart"/>
            <w:r w:rsidRPr="00A3273D">
              <w:rPr>
                <w:rFonts w:ascii="Times New Roman" w:hAnsi="Times New Roman" w:cs="Times New Roman"/>
                <w:b/>
                <w:sz w:val="24"/>
                <w:szCs w:val="24"/>
                <w:lang w:val="en-US"/>
              </w:rPr>
              <w:t>Skenario</w:t>
            </w:r>
            <w:proofErr w:type="spellEnd"/>
            <w:r w:rsidRPr="00A3273D">
              <w:rPr>
                <w:rFonts w:ascii="Times New Roman" w:hAnsi="Times New Roman" w:cs="Times New Roman"/>
                <w:b/>
                <w:sz w:val="24"/>
                <w:szCs w:val="24"/>
                <w:lang w:val="en-US"/>
              </w:rPr>
              <w:t xml:space="preserve"> </w:t>
            </w:r>
            <w:proofErr w:type="spellStart"/>
            <w:r w:rsidRPr="00A3273D">
              <w:rPr>
                <w:rFonts w:ascii="Times New Roman" w:hAnsi="Times New Roman" w:cs="Times New Roman"/>
                <w:b/>
                <w:sz w:val="24"/>
                <w:szCs w:val="24"/>
                <w:lang w:val="en-US"/>
              </w:rPr>
              <w:t>Pengujian</w:t>
            </w:r>
            <w:proofErr w:type="spellEnd"/>
          </w:p>
        </w:tc>
        <w:tc>
          <w:tcPr>
            <w:tcW w:w="914" w:type="dxa"/>
          </w:tcPr>
          <w:p w14:paraId="3C26DFCD" w14:textId="77777777" w:rsidR="00195C3A" w:rsidRPr="00A3273D" w:rsidRDefault="00195C3A" w:rsidP="00D250FA">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Test Case</w:t>
            </w:r>
          </w:p>
        </w:tc>
        <w:tc>
          <w:tcPr>
            <w:tcW w:w="1629" w:type="dxa"/>
          </w:tcPr>
          <w:p w14:paraId="3A649217" w14:textId="77777777" w:rsidR="00195C3A" w:rsidRPr="00A3273D" w:rsidRDefault="00195C3A" w:rsidP="00D250FA">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 xml:space="preserve">Hasil yang </w:t>
            </w:r>
            <w:proofErr w:type="spellStart"/>
            <w:r w:rsidRPr="00A3273D">
              <w:rPr>
                <w:rFonts w:ascii="Times New Roman" w:hAnsi="Times New Roman" w:cs="Times New Roman"/>
                <w:b/>
                <w:sz w:val="24"/>
                <w:szCs w:val="24"/>
                <w:lang w:val="en-US"/>
              </w:rPr>
              <w:t>Diharapkan</w:t>
            </w:r>
            <w:proofErr w:type="spellEnd"/>
          </w:p>
        </w:tc>
        <w:tc>
          <w:tcPr>
            <w:tcW w:w="1085" w:type="dxa"/>
          </w:tcPr>
          <w:p w14:paraId="3F45554C" w14:textId="77777777" w:rsidR="00195C3A" w:rsidRPr="00A3273D" w:rsidRDefault="00195C3A" w:rsidP="00D250FA">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 xml:space="preserve">Hasil </w:t>
            </w:r>
            <w:proofErr w:type="spellStart"/>
            <w:r w:rsidRPr="00A3273D">
              <w:rPr>
                <w:rFonts w:ascii="Times New Roman" w:hAnsi="Times New Roman" w:cs="Times New Roman"/>
                <w:b/>
                <w:sz w:val="24"/>
                <w:szCs w:val="24"/>
                <w:lang w:val="en-US"/>
              </w:rPr>
              <w:t>Pengujian</w:t>
            </w:r>
            <w:proofErr w:type="spellEnd"/>
          </w:p>
        </w:tc>
        <w:tc>
          <w:tcPr>
            <w:tcW w:w="894" w:type="dxa"/>
          </w:tcPr>
          <w:p w14:paraId="61E60F63" w14:textId="77777777" w:rsidR="00195C3A" w:rsidRPr="00A3273D" w:rsidRDefault="00195C3A" w:rsidP="00D250FA">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Status</w:t>
            </w:r>
          </w:p>
        </w:tc>
      </w:tr>
      <w:tr w:rsidR="00195C3A" w14:paraId="0536E96C" w14:textId="77777777" w:rsidTr="00D250FA">
        <w:trPr>
          <w:jc w:val="center"/>
        </w:trPr>
        <w:tc>
          <w:tcPr>
            <w:tcW w:w="576" w:type="dxa"/>
          </w:tcPr>
          <w:p w14:paraId="79813824" w14:textId="77777777" w:rsidR="00195C3A" w:rsidRPr="00AF1398" w:rsidRDefault="00195C3A" w:rsidP="00D250FA">
            <w:pPr>
              <w:pStyle w:val="ListParagraph"/>
              <w:spacing w:line="480" w:lineRule="auto"/>
              <w:ind w:left="0"/>
              <w:jc w:val="center"/>
              <w:rPr>
                <w:rFonts w:ascii="Times New Roman" w:hAnsi="Times New Roman" w:cs="Times New Roman"/>
                <w:sz w:val="22"/>
                <w:szCs w:val="22"/>
                <w:lang w:val="en-US"/>
              </w:rPr>
            </w:pPr>
            <w:r w:rsidRPr="00AF1398">
              <w:rPr>
                <w:rFonts w:ascii="Times New Roman" w:hAnsi="Times New Roman" w:cs="Times New Roman"/>
                <w:sz w:val="22"/>
                <w:szCs w:val="22"/>
                <w:lang w:val="en-US"/>
              </w:rPr>
              <w:t>1</w:t>
            </w:r>
          </w:p>
        </w:tc>
        <w:tc>
          <w:tcPr>
            <w:tcW w:w="1696" w:type="dxa"/>
          </w:tcPr>
          <w:p w14:paraId="6D53B316" w14:textId="21283880" w:rsidR="00195C3A" w:rsidRPr="00AF1398" w:rsidRDefault="00195C3A" w:rsidP="009E61A0">
            <w:pPr>
              <w:pStyle w:val="ListParagraph"/>
              <w:ind w:left="0"/>
              <w:jc w:val="center"/>
              <w:rPr>
                <w:rFonts w:ascii="Times New Roman" w:hAnsi="Times New Roman" w:cs="Times New Roman"/>
                <w:sz w:val="22"/>
                <w:szCs w:val="22"/>
                <w:lang w:val="en-US"/>
              </w:rPr>
            </w:pPr>
            <w:proofErr w:type="spellStart"/>
            <w:r w:rsidRPr="00AF1398">
              <w:rPr>
                <w:rFonts w:ascii="Times New Roman" w:hAnsi="Times New Roman" w:cs="Times New Roman"/>
                <w:sz w:val="22"/>
                <w:szCs w:val="22"/>
                <w:lang w:val="en-US"/>
              </w:rPr>
              <w:t>Mengedit</w:t>
            </w:r>
            <w:proofErr w:type="spellEnd"/>
            <w:r w:rsidRPr="00AF1398">
              <w:rPr>
                <w:rFonts w:ascii="Times New Roman" w:hAnsi="Times New Roman" w:cs="Times New Roman"/>
                <w:sz w:val="22"/>
                <w:szCs w:val="22"/>
                <w:lang w:val="en-US"/>
              </w:rPr>
              <w:t xml:space="preserve"> </w:t>
            </w:r>
            <w:proofErr w:type="spellStart"/>
            <w:r w:rsidRPr="00AF1398">
              <w:rPr>
                <w:rFonts w:ascii="Times New Roman" w:hAnsi="Times New Roman" w:cs="Times New Roman"/>
                <w:sz w:val="22"/>
                <w:szCs w:val="22"/>
                <w:lang w:val="en-US"/>
              </w:rPr>
              <w:t>semua</w:t>
            </w:r>
            <w:proofErr w:type="spellEnd"/>
            <w:r w:rsidRPr="00AF1398">
              <w:rPr>
                <w:rFonts w:ascii="Times New Roman" w:hAnsi="Times New Roman" w:cs="Times New Roman"/>
                <w:sz w:val="22"/>
                <w:szCs w:val="22"/>
                <w:lang w:val="en-US"/>
              </w:rPr>
              <w:t xml:space="preserve"> form</w:t>
            </w:r>
            <w:r w:rsidR="00C35815">
              <w:rPr>
                <w:rFonts w:ascii="Times New Roman" w:hAnsi="Times New Roman" w:cs="Times New Roman"/>
                <w:sz w:val="22"/>
                <w:szCs w:val="22"/>
                <w:lang w:val="en-US"/>
              </w:rPr>
              <w:t xml:space="preserve"> </w:t>
            </w:r>
            <w:proofErr w:type="spellStart"/>
            <w:r w:rsidR="00C35815">
              <w:rPr>
                <w:rFonts w:ascii="Times New Roman" w:hAnsi="Times New Roman" w:cs="Times New Roman"/>
                <w:sz w:val="22"/>
                <w:szCs w:val="22"/>
                <w:lang w:val="en-US"/>
              </w:rPr>
              <w:t>barang</w:t>
            </w:r>
            <w:proofErr w:type="spellEnd"/>
            <w:r w:rsidR="00C35815">
              <w:rPr>
                <w:rFonts w:ascii="Times New Roman" w:hAnsi="Times New Roman" w:cs="Times New Roman"/>
                <w:sz w:val="22"/>
                <w:szCs w:val="22"/>
                <w:lang w:val="en-US"/>
              </w:rPr>
              <w:t xml:space="preserve"> </w:t>
            </w:r>
            <w:proofErr w:type="spellStart"/>
            <w:r w:rsidR="00C35815">
              <w:rPr>
                <w:rFonts w:ascii="Times New Roman" w:hAnsi="Times New Roman" w:cs="Times New Roman"/>
                <w:sz w:val="22"/>
                <w:szCs w:val="22"/>
                <w:lang w:val="en-US"/>
              </w:rPr>
              <w:t>masuk</w:t>
            </w:r>
            <w:proofErr w:type="spellEnd"/>
          </w:p>
        </w:tc>
        <w:tc>
          <w:tcPr>
            <w:tcW w:w="914" w:type="dxa"/>
          </w:tcPr>
          <w:p w14:paraId="3F0A567E" w14:textId="19914484" w:rsidR="00195C3A" w:rsidRPr="00AF1398" w:rsidRDefault="00195C3A" w:rsidP="009E61A0">
            <w:pPr>
              <w:pStyle w:val="ListParagraph"/>
              <w:ind w:left="0"/>
              <w:jc w:val="center"/>
              <w:rPr>
                <w:rFonts w:ascii="Times New Roman" w:hAnsi="Times New Roman" w:cs="Times New Roman"/>
                <w:sz w:val="22"/>
                <w:szCs w:val="22"/>
                <w:lang w:val="en-US"/>
              </w:rPr>
            </w:pPr>
            <w:r w:rsidRPr="00AF1398">
              <w:rPr>
                <w:rFonts w:ascii="Times New Roman" w:hAnsi="Times New Roman" w:cs="Times New Roman"/>
                <w:sz w:val="22"/>
                <w:szCs w:val="22"/>
                <w:lang w:val="en-US"/>
              </w:rPr>
              <w:t xml:space="preserve">Tekan </w:t>
            </w:r>
            <w:proofErr w:type="spellStart"/>
            <w:r w:rsidRPr="00AF1398">
              <w:rPr>
                <w:rFonts w:ascii="Times New Roman" w:hAnsi="Times New Roman" w:cs="Times New Roman"/>
                <w:sz w:val="22"/>
                <w:szCs w:val="22"/>
                <w:lang w:val="en-US"/>
              </w:rPr>
              <w:t>tombol</w:t>
            </w:r>
            <w:proofErr w:type="spellEnd"/>
            <w:r w:rsidRPr="00AF1398">
              <w:rPr>
                <w:rFonts w:ascii="Times New Roman" w:hAnsi="Times New Roman" w:cs="Times New Roman"/>
                <w:sz w:val="22"/>
                <w:szCs w:val="22"/>
                <w:lang w:val="en-US"/>
              </w:rPr>
              <w:t xml:space="preserve"> </w:t>
            </w:r>
            <w:proofErr w:type="spellStart"/>
            <w:r w:rsidR="00C35815">
              <w:rPr>
                <w:rFonts w:ascii="Times New Roman" w:hAnsi="Times New Roman" w:cs="Times New Roman"/>
                <w:sz w:val="22"/>
                <w:szCs w:val="22"/>
                <w:lang w:val="en-US"/>
              </w:rPr>
              <w:t>tambahkan</w:t>
            </w:r>
            <w:proofErr w:type="spellEnd"/>
          </w:p>
        </w:tc>
        <w:tc>
          <w:tcPr>
            <w:tcW w:w="1629" w:type="dxa"/>
          </w:tcPr>
          <w:p w14:paraId="0AA4F139" w14:textId="28D8CE11" w:rsidR="00195C3A" w:rsidRPr="00AF1398" w:rsidRDefault="00195C3A" w:rsidP="009E61A0">
            <w:pPr>
              <w:pStyle w:val="ListParagraph"/>
              <w:ind w:left="0"/>
              <w:jc w:val="center"/>
              <w:rPr>
                <w:rFonts w:ascii="Times New Roman" w:hAnsi="Times New Roman" w:cs="Times New Roman"/>
                <w:sz w:val="22"/>
                <w:szCs w:val="22"/>
                <w:lang w:val="en-US"/>
              </w:rPr>
            </w:pPr>
            <w:proofErr w:type="spellStart"/>
            <w:r w:rsidRPr="00AF1398">
              <w:rPr>
                <w:rFonts w:ascii="Times New Roman" w:hAnsi="Times New Roman" w:cs="Times New Roman"/>
                <w:sz w:val="22"/>
                <w:szCs w:val="22"/>
                <w:lang w:val="en-US"/>
              </w:rPr>
              <w:t>Muncul</w:t>
            </w:r>
            <w:proofErr w:type="spellEnd"/>
            <w:r w:rsidRPr="00AF1398">
              <w:rPr>
                <w:rFonts w:ascii="Times New Roman" w:hAnsi="Times New Roman" w:cs="Times New Roman"/>
                <w:sz w:val="22"/>
                <w:szCs w:val="22"/>
                <w:lang w:val="en-US"/>
              </w:rPr>
              <w:t xml:space="preserve"> “</w:t>
            </w:r>
            <w:proofErr w:type="spellStart"/>
            <w:r w:rsidR="00531B22">
              <w:rPr>
                <w:rFonts w:ascii="Times New Roman" w:hAnsi="Times New Roman" w:cs="Times New Roman"/>
                <w:sz w:val="22"/>
                <w:szCs w:val="22"/>
                <w:lang w:val="en-US"/>
              </w:rPr>
              <w:t>b</w:t>
            </w:r>
            <w:r w:rsidRPr="00AF1398">
              <w:rPr>
                <w:rFonts w:ascii="Times New Roman" w:hAnsi="Times New Roman" w:cs="Times New Roman"/>
                <w:sz w:val="22"/>
                <w:szCs w:val="22"/>
                <w:lang w:val="en-US"/>
              </w:rPr>
              <w:t>erhasil</w:t>
            </w:r>
            <w:proofErr w:type="spellEnd"/>
            <w:r w:rsidRPr="00AF1398">
              <w:rPr>
                <w:rFonts w:ascii="Times New Roman" w:hAnsi="Times New Roman" w:cs="Times New Roman"/>
                <w:sz w:val="22"/>
                <w:szCs w:val="22"/>
                <w:lang w:val="en-US"/>
              </w:rPr>
              <w:t xml:space="preserve"> </w:t>
            </w:r>
            <w:proofErr w:type="spellStart"/>
            <w:r w:rsidRPr="00AF1398">
              <w:rPr>
                <w:rFonts w:ascii="Times New Roman" w:hAnsi="Times New Roman" w:cs="Times New Roman"/>
                <w:sz w:val="22"/>
                <w:szCs w:val="22"/>
                <w:lang w:val="en-US"/>
              </w:rPr>
              <w:t>disimpan</w:t>
            </w:r>
            <w:proofErr w:type="spellEnd"/>
            <w:r w:rsidRPr="00AF1398">
              <w:rPr>
                <w:rFonts w:ascii="Times New Roman" w:hAnsi="Times New Roman" w:cs="Times New Roman"/>
                <w:sz w:val="22"/>
                <w:szCs w:val="22"/>
                <w:lang w:val="en-US"/>
              </w:rPr>
              <w:t>”</w:t>
            </w:r>
          </w:p>
        </w:tc>
        <w:tc>
          <w:tcPr>
            <w:tcW w:w="1085" w:type="dxa"/>
          </w:tcPr>
          <w:p w14:paraId="74C6DC30" w14:textId="77777777" w:rsidR="00195C3A" w:rsidRPr="00AF1398" w:rsidRDefault="00195C3A" w:rsidP="009E61A0">
            <w:pPr>
              <w:pStyle w:val="ListParagraph"/>
              <w:ind w:left="0"/>
              <w:jc w:val="center"/>
              <w:rPr>
                <w:rFonts w:ascii="Times New Roman" w:hAnsi="Times New Roman" w:cs="Times New Roman"/>
                <w:sz w:val="22"/>
                <w:szCs w:val="22"/>
                <w:lang w:val="en-US"/>
              </w:rPr>
            </w:pPr>
            <w:proofErr w:type="spellStart"/>
            <w:r w:rsidRPr="00AF1398">
              <w:rPr>
                <w:rFonts w:ascii="Times New Roman" w:hAnsi="Times New Roman" w:cs="Times New Roman"/>
                <w:sz w:val="22"/>
                <w:szCs w:val="22"/>
                <w:lang w:val="en-US"/>
              </w:rPr>
              <w:t>Sesuai</w:t>
            </w:r>
            <w:proofErr w:type="spellEnd"/>
            <w:r w:rsidRPr="00AF1398">
              <w:rPr>
                <w:rFonts w:ascii="Times New Roman" w:hAnsi="Times New Roman" w:cs="Times New Roman"/>
                <w:sz w:val="22"/>
                <w:szCs w:val="22"/>
                <w:lang w:val="en-US"/>
              </w:rPr>
              <w:t xml:space="preserve"> </w:t>
            </w:r>
            <w:proofErr w:type="spellStart"/>
            <w:r w:rsidRPr="00AF1398">
              <w:rPr>
                <w:rFonts w:ascii="Times New Roman" w:hAnsi="Times New Roman" w:cs="Times New Roman"/>
                <w:sz w:val="22"/>
                <w:szCs w:val="22"/>
                <w:lang w:val="en-US"/>
              </w:rPr>
              <w:t>harapan</w:t>
            </w:r>
            <w:proofErr w:type="spellEnd"/>
          </w:p>
        </w:tc>
        <w:tc>
          <w:tcPr>
            <w:tcW w:w="894" w:type="dxa"/>
          </w:tcPr>
          <w:p w14:paraId="0BFA1E65" w14:textId="77777777" w:rsidR="00195C3A" w:rsidRDefault="00195C3A" w:rsidP="009E61A0">
            <w:pPr>
              <w:pStyle w:val="ListParagraph"/>
              <w:ind w:left="0"/>
              <w:jc w:val="center"/>
              <w:rPr>
                <w:rFonts w:ascii="Times New Roman" w:hAnsi="Times New Roman" w:cs="Times New Roman"/>
                <w:lang w:val="en-US"/>
              </w:rPr>
            </w:pPr>
            <w:r>
              <w:rPr>
                <w:rFonts w:ascii="Times New Roman" w:hAnsi="Times New Roman" w:cs="Times New Roman"/>
                <w:sz w:val="22"/>
                <w:szCs w:val="22"/>
                <w:lang w:val="en-US"/>
              </w:rPr>
              <w:t>Valid</w:t>
            </w:r>
          </w:p>
          <w:p w14:paraId="156CAD09" w14:textId="77777777" w:rsidR="00195C3A" w:rsidRPr="00AF1398" w:rsidRDefault="00195C3A" w:rsidP="009E61A0">
            <w:pPr>
              <w:pStyle w:val="ListParagraph"/>
              <w:ind w:left="0"/>
              <w:jc w:val="center"/>
              <w:rPr>
                <w:rFonts w:ascii="Times New Roman" w:hAnsi="Times New Roman" w:cs="Times New Roman"/>
                <w:sz w:val="22"/>
                <w:szCs w:val="22"/>
                <w:lang w:val="en-US"/>
              </w:rPr>
            </w:pPr>
          </w:p>
        </w:tc>
      </w:tr>
      <w:tr w:rsidR="00195C3A" w14:paraId="319965A4" w14:textId="77777777" w:rsidTr="00D250FA">
        <w:trPr>
          <w:jc w:val="center"/>
        </w:trPr>
        <w:tc>
          <w:tcPr>
            <w:tcW w:w="576" w:type="dxa"/>
          </w:tcPr>
          <w:p w14:paraId="26A57BB9" w14:textId="77777777" w:rsidR="00195C3A" w:rsidRPr="00AF1398" w:rsidRDefault="00195C3A" w:rsidP="00D250FA">
            <w:pPr>
              <w:pStyle w:val="ListParagraph"/>
              <w:spacing w:line="480" w:lineRule="auto"/>
              <w:ind w:left="0"/>
              <w:jc w:val="center"/>
              <w:rPr>
                <w:rFonts w:ascii="Times New Roman" w:hAnsi="Times New Roman" w:cs="Times New Roman"/>
                <w:sz w:val="22"/>
                <w:szCs w:val="22"/>
                <w:lang w:val="en-US"/>
              </w:rPr>
            </w:pPr>
            <w:r w:rsidRPr="00AF1398">
              <w:rPr>
                <w:rFonts w:ascii="Times New Roman" w:hAnsi="Times New Roman" w:cs="Times New Roman"/>
                <w:sz w:val="22"/>
                <w:szCs w:val="22"/>
                <w:lang w:val="en-US"/>
              </w:rPr>
              <w:lastRenderedPageBreak/>
              <w:t>2</w:t>
            </w:r>
          </w:p>
        </w:tc>
        <w:tc>
          <w:tcPr>
            <w:tcW w:w="1696" w:type="dxa"/>
          </w:tcPr>
          <w:p w14:paraId="3588377B" w14:textId="13F01CA2" w:rsidR="00195C3A" w:rsidRPr="00AF1398" w:rsidRDefault="00195C3A" w:rsidP="009E61A0">
            <w:pPr>
              <w:pStyle w:val="ListParagraph"/>
              <w:ind w:left="0"/>
              <w:jc w:val="center"/>
              <w:rPr>
                <w:rFonts w:ascii="Times New Roman" w:hAnsi="Times New Roman" w:cs="Times New Roman"/>
                <w:sz w:val="22"/>
                <w:szCs w:val="22"/>
                <w:lang w:val="en-US"/>
              </w:rPr>
            </w:pPr>
            <w:r w:rsidRPr="00AF1398">
              <w:rPr>
                <w:rFonts w:ascii="Times New Roman" w:hAnsi="Times New Roman" w:cs="Times New Roman"/>
                <w:sz w:val="22"/>
                <w:szCs w:val="22"/>
                <w:lang w:val="en-US"/>
              </w:rPr>
              <w:t xml:space="preserve">Hanya </w:t>
            </w:r>
            <w:proofErr w:type="spellStart"/>
            <w:r w:rsidRPr="00AF1398">
              <w:rPr>
                <w:rFonts w:ascii="Times New Roman" w:hAnsi="Times New Roman" w:cs="Times New Roman"/>
                <w:sz w:val="22"/>
                <w:szCs w:val="22"/>
                <w:lang w:val="en-US"/>
              </w:rPr>
              <w:t>mengedit</w:t>
            </w:r>
            <w:proofErr w:type="spellEnd"/>
            <w:r w:rsidRPr="00AF1398">
              <w:rPr>
                <w:rFonts w:ascii="Times New Roman" w:hAnsi="Times New Roman" w:cs="Times New Roman"/>
                <w:sz w:val="22"/>
                <w:szCs w:val="22"/>
                <w:lang w:val="en-US"/>
              </w:rPr>
              <w:t xml:space="preserve"> form </w:t>
            </w:r>
            <w:proofErr w:type="spellStart"/>
            <w:r>
              <w:rPr>
                <w:rFonts w:ascii="Times New Roman" w:hAnsi="Times New Roman" w:cs="Times New Roman"/>
                <w:sz w:val="22"/>
                <w:szCs w:val="22"/>
                <w:lang w:val="en-US"/>
              </w:rPr>
              <w:t>nama</w:t>
            </w:r>
            <w:proofErr w:type="spellEnd"/>
            <w:r w:rsidR="00531B22">
              <w:rPr>
                <w:rFonts w:ascii="Times New Roman" w:hAnsi="Times New Roman" w:cs="Times New Roman"/>
                <w:sz w:val="22"/>
                <w:szCs w:val="22"/>
                <w:lang w:val="en-US"/>
              </w:rPr>
              <w:t xml:space="preserve"> </w:t>
            </w:r>
            <w:proofErr w:type="spellStart"/>
            <w:r w:rsidR="00531B22">
              <w:rPr>
                <w:rFonts w:ascii="Times New Roman" w:hAnsi="Times New Roman" w:cs="Times New Roman"/>
                <w:sz w:val="22"/>
                <w:szCs w:val="22"/>
                <w:lang w:val="en-US"/>
              </w:rPr>
              <w:t>barang</w:t>
            </w:r>
            <w:proofErr w:type="spellEnd"/>
          </w:p>
        </w:tc>
        <w:tc>
          <w:tcPr>
            <w:tcW w:w="914" w:type="dxa"/>
          </w:tcPr>
          <w:p w14:paraId="45C54A44" w14:textId="5813AE63" w:rsidR="00195C3A" w:rsidRPr="00AF1398" w:rsidRDefault="00C35815" w:rsidP="009E61A0">
            <w:pPr>
              <w:pStyle w:val="ListParagraph"/>
              <w:ind w:left="0"/>
              <w:jc w:val="center"/>
              <w:rPr>
                <w:rFonts w:ascii="Times New Roman" w:hAnsi="Times New Roman" w:cs="Times New Roman"/>
                <w:sz w:val="22"/>
                <w:szCs w:val="22"/>
                <w:lang w:val="en-US"/>
              </w:rPr>
            </w:pPr>
            <w:r w:rsidRPr="00AF1398">
              <w:rPr>
                <w:rFonts w:ascii="Times New Roman" w:hAnsi="Times New Roman" w:cs="Times New Roman"/>
                <w:sz w:val="22"/>
                <w:szCs w:val="22"/>
                <w:lang w:val="en-US"/>
              </w:rPr>
              <w:t xml:space="preserve">Tekan </w:t>
            </w:r>
            <w:proofErr w:type="spellStart"/>
            <w:r w:rsidRPr="00AF1398">
              <w:rPr>
                <w:rFonts w:ascii="Times New Roman" w:hAnsi="Times New Roman" w:cs="Times New Roman"/>
                <w:sz w:val="22"/>
                <w:szCs w:val="22"/>
                <w:lang w:val="en-US"/>
              </w:rPr>
              <w:t>tombol</w:t>
            </w:r>
            <w:proofErr w:type="spellEnd"/>
            <w:r w:rsidRPr="00AF1398">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tambahkan</w:t>
            </w:r>
            <w:proofErr w:type="spellEnd"/>
          </w:p>
        </w:tc>
        <w:tc>
          <w:tcPr>
            <w:tcW w:w="1629" w:type="dxa"/>
          </w:tcPr>
          <w:p w14:paraId="3CBEF1B6" w14:textId="23251E15" w:rsidR="00195C3A" w:rsidRPr="00AF1398" w:rsidRDefault="00195C3A" w:rsidP="009E61A0">
            <w:pPr>
              <w:pStyle w:val="ListParagraph"/>
              <w:ind w:left="0"/>
              <w:jc w:val="center"/>
              <w:rPr>
                <w:rFonts w:ascii="Times New Roman" w:hAnsi="Times New Roman" w:cs="Times New Roman"/>
                <w:sz w:val="22"/>
                <w:szCs w:val="22"/>
                <w:lang w:val="en-US"/>
              </w:rPr>
            </w:pPr>
            <w:proofErr w:type="spellStart"/>
            <w:r w:rsidRPr="00AF1398">
              <w:rPr>
                <w:rFonts w:ascii="Times New Roman" w:hAnsi="Times New Roman" w:cs="Times New Roman"/>
                <w:sz w:val="22"/>
                <w:szCs w:val="22"/>
                <w:lang w:val="en-US"/>
              </w:rPr>
              <w:t>Muncul</w:t>
            </w:r>
            <w:proofErr w:type="spellEnd"/>
            <w:r w:rsidRPr="00AF1398">
              <w:rPr>
                <w:rFonts w:ascii="Times New Roman" w:hAnsi="Times New Roman" w:cs="Times New Roman"/>
                <w:sz w:val="22"/>
                <w:szCs w:val="22"/>
                <w:lang w:val="en-US"/>
              </w:rPr>
              <w:t xml:space="preserve"> “</w:t>
            </w:r>
            <w:proofErr w:type="spellStart"/>
            <w:r w:rsidR="00F81B0D">
              <w:rPr>
                <w:rFonts w:ascii="Times New Roman" w:hAnsi="Times New Roman" w:cs="Times New Roman"/>
                <w:sz w:val="22"/>
                <w:szCs w:val="22"/>
                <w:lang w:val="en-US"/>
              </w:rPr>
              <w:t>stok</w:t>
            </w:r>
            <w:proofErr w:type="spellEnd"/>
            <w:r w:rsidR="00F81B0D">
              <w:rPr>
                <w:rFonts w:ascii="Times New Roman" w:hAnsi="Times New Roman" w:cs="Times New Roman"/>
                <w:sz w:val="22"/>
                <w:szCs w:val="22"/>
                <w:lang w:val="en-US"/>
              </w:rPr>
              <w:t xml:space="preserve"> </w:t>
            </w:r>
            <w:proofErr w:type="spellStart"/>
            <w:r w:rsidR="00F81B0D">
              <w:rPr>
                <w:rFonts w:ascii="Times New Roman" w:hAnsi="Times New Roman" w:cs="Times New Roman"/>
                <w:sz w:val="22"/>
                <w:szCs w:val="22"/>
                <w:lang w:val="en-US"/>
              </w:rPr>
              <w:t>berhasil</w:t>
            </w:r>
            <w:proofErr w:type="spellEnd"/>
            <w:r w:rsidR="00F81B0D">
              <w:rPr>
                <w:rFonts w:ascii="Times New Roman" w:hAnsi="Times New Roman" w:cs="Times New Roman"/>
                <w:sz w:val="22"/>
                <w:szCs w:val="22"/>
                <w:lang w:val="en-US"/>
              </w:rPr>
              <w:t xml:space="preserve"> </w:t>
            </w:r>
            <w:proofErr w:type="spellStart"/>
            <w:r w:rsidR="00F81B0D">
              <w:rPr>
                <w:rFonts w:ascii="Times New Roman" w:hAnsi="Times New Roman" w:cs="Times New Roman"/>
                <w:sz w:val="22"/>
                <w:szCs w:val="22"/>
                <w:lang w:val="en-US"/>
              </w:rPr>
              <w:t>diupdate</w:t>
            </w:r>
            <w:proofErr w:type="spellEnd"/>
            <w:r w:rsidRPr="00AF1398">
              <w:rPr>
                <w:rFonts w:ascii="Times New Roman" w:hAnsi="Times New Roman" w:cs="Times New Roman"/>
                <w:sz w:val="22"/>
                <w:szCs w:val="22"/>
                <w:lang w:val="en-US"/>
              </w:rPr>
              <w:t>”</w:t>
            </w:r>
          </w:p>
        </w:tc>
        <w:tc>
          <w:tcPr>
            <w:tcW w:w="1085" w:type="dxa"/>
          </w:tcPr>
          <w:p w14:paraId="044BB940" w14:textId="77777777" w:rsidR="00195C3A" w:rsidRPr="00AF1398" w:rsidRDefault="00195C3A" w:rsidP="009E61A0">
            <w:pPr>
              <w:pStyle w:val="ListParagraph"/>
              <w:ind w:left="0"/>
              <w:jc w:val="center"/>
              <w:rPr>
                <w:rFonts w:ascii="Times New Roman" w:hAnsi="Times New Roman" w:cs="Times New Roman"/>
                <w:sz w:val="22"/>
                <w:szCs w:val="22"/>
                <w:lang w:val="en-US"/>
              </w:rPr>
            </w:pPr>
            <w:proofErr w:type="spellStart"/>
            <w:r w:rsidRPr="00AF1398">
              <w:rPr>
                <w:rFonts w:ascii="Times New Roman" w:hAnsi="Times New Roman" w:cs="Times New Roman"/>
                <w:sz w:val="22"/>
                <w:szCs w:val="22"/>
                <w:lang w:val="en-US"/>
              </w:rPr>
              <w:t>Sesuai</w:t>
            </w:r>
            <w:proofErr w:type="spellEnd"/>
            <w:r w:rsidRPr="00AF1398">
              <w:rPr>
                <w:rFonts w:ascii="Times New Roman" w:hAnsi="Times New Roman" w:cs="Times New Roman"/>
                <w:sz w:val="22"/>
                <w:szCs w:val="22"/>
                <w:lang w:val="en-US"/>
              </w:rPr>
              <w:t xml:space="preserve"> </w:t>
            </w:r>
            <w:proofErr w:type="spellStart"/>
            <w:r w:rsidRPr="00AF1398">
              <w:rPr>
                <w:rFonts w:ascii="Times New Roman" w:hAnsi="Times New Roman" w:cs="Times New Roman"/>
                <w:sz w:val="22"/>
                <w:szCs w:val="22"/>
                <w:lang w:val="en-US"/>
              </w:rPr>
              <w:t>harapan</w:t>
            </w:r>
            <w:proofErr w:type="spellEnd"/>
          </w:p>
        </w:tc>
        <w:tc>
          <w:tcPr>
            <w:tcW w:w="894" w:type="dxa"/>
          </w:tcPr>
          <w:p w14:paraId="680E6F77" w14:textId="77777777" w:rsidR="00195C3A" w:rsidRDefault="00195C3A" w:rsidP="009E61A0">
            <w:pPr>
              <w:pStyle w:val="ListParagraph"/>
              <w:ind w:left="0"/>
              <w:jc w:val="center"/>
              <w:rPr>
                <w:rFonts w:ascii="Times New Roman" w:hAnsi="Times New Roman" w:cs="Times New Roman"/>
                <w:lang w:val="en-US"/>
              </w:rPr>
            </w:pPr>
            <w:r>
              <w:rPr>
                <w:rFonts w:ascii="Times New Roman" w:hAnsi="Times New Roman" w:cs="Times New Roman"/>
                <w:sz w:val="22"/>
                <w:szCs w:val="22"/>
                <w:lang w:val="en-US"/>
              </w:rPr>
              <w:t>Valid</w:t>
            </w:r>
          </w:p>
          <w:p w14:paraId="0CD7104F" w14:textId="77777777" w:rsidR="00195C3A" w:rsidRPr="00AF1398" w:rsidRDefault="00195C3A" w:rsidP="009E61A0">
            <w:pPr>
              <w:pStyle w:val="ListParagraph"/>
              <w:ind w:left="0"/>
              <w:jc w:val="center"/>
              <w:rPr>
                <w:rFonts w:ascii="Times New Roman" w:hAnsi="Times New Roman" w:cs="Times New Roman"/>
                <w:sz w:val="22"/>
                <w:szCs w:val="22"/>
                <w:lang w:val="en-US"/>
              </w:rPr>
            </w:pPr>
          </w:p>
        </w:tc>
      </w:tr>
      <w:tr w:rsidR="00195C3A" w14:paraId="5FBCC9CB" w14:textId="77777777" w:rsidTr="00D250FA">
        <w:trPr>
          <w:jc w:val="center"/>
        </w:trPr>
        <w:tc>
          <w:tcPr>
            <w:tcW w:w="576" w:type="dxa"/>
          </w:tcPr>
          <w:p w14:paraId="64DD0E3B" w14:textId="77777777" w:rsidR="00195C3A" w:rsidRPr="00AF1398" w:rsidRDefault="00195C3A" w:rsidP="00D250FA">
            <w:pPr>
              <w:pStyle w:val="ListParagraph"/>
              <w:spacing w:line="480" w:lineRule="auto"/>
              <w:ind w:left="0"/>
              <w:jc w:val="center"/>
              <w:rPr>
                <w:rFonts w:ascii="Times New Roman" w:hAnsi="Times New Roman" w:cs="Times New Roman"/>
                <w:sz w:val="22"/>
                <w:szCs w:val="22"/>
                <w:lang w:val="en-US"/>
              </w:rPr>
            </w:pPr>
            <w:r w:rsidRPr="00AF1398">
              <w:rPr>
                <w:rFonts w:ascii="Times New Roman" w:hAnsi="Times New Roman" w:cs="Times New Roman"/>
                <w:sz w:val="22"/>
                <w:szCs w:val="22"/>
                <w:lang w:val="en-US"/>
              </w:rPr>
              <w:t>3</w:t>
            </w:r>
          </w:p>
        </w:tc>
        <w:tc>
          <w:tcPr>
            <w:tcW w:w="1696" w:type="dxa"/>
          </w:tcPr>
          <w:p w14:paraId="0F77DC7B" w14:textId="1893D8F4" w:rsidR="00195C3A" w:rsidRPr="00AF1398" w:rsidRDefault="00195C3A" w:rsidP="009E61A0">
            <w:pPr>
              <w:pStyle w:val="ListParagraph"/>
              <w:ind w:left="0"/>
              <w:jc w:val="center"/>
              <w:rPr>
                <w:rFonts w:ascii="Times New Roman" w:hAnsi="Times New Roman" w:cs="Times New Roman"/>
                <w:sz w:val="22"/>
                <w:szCs w:val="22"/>
                <w:lang w:val="en-US"/>
              </w:rPr>
            </w:pPr>
            <w:r w:rsidRPr="00AF1398">
              <w:rPr>
                <w:rFonts w:ascii="Times New Roman" w:hAnsi="Times New Roman" w:cs="Times New Roman"/>
                <w:sz w:val="22"/>
                <w:szCs w:val="22"/>
                <w:lang w:val="en-US"/>
              </w:rPr>
              <w:t xml:space="preserve">Hanya </w:t>
            </w:r>
            <w:proofErr w:type="spellStart"/>
            <w:r w:rsidRPr="00AF1398">
              <w:rPr>
                <w:rFonts w:ascii="Times New Roman" w:hAnsi="Times New Roman" w:cs="Times New Roman"/>
                <w:sz w:val="22"/>
                <w:szCs w:val="22"/>
                <w:lang w:val="en-US"/>
              </w:rPr>
              <w:t>mengedit</w:t>
            </w:r>
            <w:proofErr w:type="spellEnd"/>
            <w:r w:rsidRPr="00AF1398">
              <w:rPr>
                <w:rFonts w:ascii="Times New Roman" w:hAnsi="Times New Roman" w:cs="Times New Roman"/>
                <w:sz w:val="22"/>
                <w:szCs w:val="22"/>
                <w:lang w:val="en-US"/>
              </w:rPr>
              <w:t xml:space="preserve"> form</w:t>
            </w:r>
            <w:r>
              <w:rPr>
                <w:rFonts w:ascii="Times New Roman" w:hAnsi="Times New Roman" w:cs="Times New Roman"/>
                <w:sz w:val="22"/>
                <w:szCs w:val="22"/>
                <w:lang w:val="en-US"/>
              </w:rPr>
              <w:t xml:space="preserve"> </w:t>
            </w:r>
            <w:r w:rsidR="00F81B0D">
              <w:rPr>
                <w:rFonts w:ascii="Times New Roman" w:hAnsi="Times New Roman" w:cs="Times New Roman"/>
                <w:sz w:val="22"/>
                <w:szCs w:val="22"/>
                <w:lang w:val="en-US"/>
              </w:rPr>
              <w:t>merk</w:t>
            </w:r>
          </w:p>
        </w:tc>
        <w:tc>
          <w:tcPr>
            <w:tcW w:w="914" w:type="dxa"/>
          </w:tcPr>
          <w:p w14:paraId="04521582" w14:textId="77777777" w:rsidR="00195C3A" w:rsidRPr="00AF1398" w:rsidRDefault="00195C3A" w:rsidP="009E61A0">
            <w:pPr>
              <w:pStyle w:val="ListParagraph"/>
              <w:ind w:left="0"/>
              <w:jc w:val="center"/>
              <w:rPr>
                <w:rFonts w:ascii="Times New Roman" w:hAnsi="Times New Roman" w:cs="Times New Roman"/>
                <w:sz w:val="22"/>
                <w:szCs w:val="22"/>
                <w:lang w:val="en-US"/>
              </w:rPr>
            </w:pPr>
            <w:r w:rsidRPr="00AF1398">
              <w:rPr>
                <w:rFonts w:ascii="Times New Roman" w:hAnsi="Times New Roman" w:cs="Times New Roman"/>
                <w:sz w:val="22"/>
                <w:szCs w:val="22"/>
                <w:lang w:val="en-US"/>
              </w:rPr>
              <w:t xml:space="preserve">Tekan </w:t>
            </w:r>
            <w:proofErr w:type="spellStart"/>
            <w:r w:rsidRPr="00AF1398">
              <w:rPr>
                <w:rFonts w:ascii="Times New Roman" w:hAnsi="Times New Roman" w:cs="Times New Roman"/>
                <w:sz w:val="22"/>
                <w:szCs w:val="22"/>
                <w:lang w:val="en-US"/>
              </w:rPr>
              <w:t>tombol</w:t>
            </w:r>
            <w:proofErr w:type="spellEnd"/>
            <w:r w:rsidRPr="00AF1398">
              <w:rPr>
                <w:rFonts w:ascii="Times New Roman" w:hAnsi="Times New Roman" w:cs="Times New Roman"/>
                <w:sz w:val="22"/>
                <w:szCs w:val="22"/>
                <w:lang w:val="en-US"/>
              </w:rPr>
              <w:t xml:space="preserve"> </w:t>
            </w:r>
            <w:proofErr w:type="spellStart"/>
            <w:r w:rsidRPr="00AF1398">
              <w:rPr>
                <w:rFonts w:ascii="Times New Roman" w:hAnsi="Times New Roman" w:cs="Times New Roman"/>
                <w:sz w:val="22"/>
                <w:szCs w:val="22"/>
                <w:lang w:val="en-US"/>
              </w:rPr>
              <w:t>simpan</w:t>
            </w:r>
            <w:proofErr w:type="spellEnd"/>
          </w:p>
        </w:tc>
        <w:tc>
          <w:tcPr>
            <w:tcW w:w="1629" w:type="dxa"/>
          </w:tcPr>
          <w:p w14:paraId="5C0FBFE4" w14:textId="15837684" w:rsidR="00195C3A" w:rsidRPr="00AF1398" w:rsidRDefault="00F81B0D" w:rsidP="009E61A0">
            <w:pPr>
              <w:pStyle w:val="ListParagraph"/>
              <w:ind w:left="0"/>
              <w:jc w:val="center"/>
              <w:rPr>
                <w:rFonts w:ascii="Times New Roman" w:hAnsi="Times New Roman" w:cs="Times New Roman"/>
                <w:sz w:val="22"/>
                <w:szCs w:val="22"/>
                <w:lang w:val="en-US"/>
              </w:rPr>
            </w:pPr>
            <w:proofErr w:type="spellStart"/>
            <w:r w:rsidRPr="00AF1398">
              <w:rPr>
                <w:rFonts w:ascii="Times New Roman" w:hAnsi="Times New Roman" w:cs="Times New Roman"/>
                <w:sz w:val="22"/>
                <w:szCs w:val="22"/>
                <w:lang w:val="en-US"/>
              </w:rPr>
              <w:t>Muncul</w:t>
            </w:r>
            <w:proofErr w:type="spellEnd"/>
            <w:r w:rsidRPr="00AF1398">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stok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berhasil</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diupdate</w:t>
            </w:r>
            <w:proofErr w:type="spellEnd"/>
            <w:r w:rsidRPr="00AF1398">
              <w:rPr>
                <w:rFonts w:ascii="Times New Roman" w:hAnsi="Times New Roman" w:cs="Times New Roman"/>
                <w:sz w:val="22"/>
                <w:szCs w:val="22"/>
                <w:lang w:val="en-US"/>
              </w:rPr>
              <w:t>”</w:t>
            </w:r>
          </w:p>
        </w:tc>
        <w:tc>
          <w:tcPr>
            <w:tcW w:w="1085" w:type="dxa"/>
          </w:tcPr>
          <w:p w14:paraId="63417959" w14:textId="77777777" w:rsidR="00195C3A" w:rsidRPr="00AF1398" w:rsidRDefault="00195C3A" w:rsidP="009E61A0">
            <w:pPr>
              <w:pStyle w:val="ListParagraph"/>
              <w:ind w:left="0"/>
              <w:jc w:val="center"/>
              <w:rPr>
                <w:rFonts w:ascii="Times New Roman" w:hAnsi="Times New Roman" w:cs="Times New Roman"/>
                <w:sz w:val="22"/>
                <w:szCs w:val="22"/>
                <w:lang w:val="en-US"/>
              </w:rPr>
            </w:pPr>
            <w:proofErr w:type="spellStart"/>
            <w:r w:rsidRPr="00AF1398">
              <w:rPr>
                <w:rFonts w:ascii="Times New Roman" w:hAnsi="Times New Roman" w:cs="Times New Roman"/>
                <w:sz w:val="22"/>
                <w:szCs w:val="22"/>
                <w:lang w:val="en-US"/>
              </w:rPr>
              <w:t>Sesuai</w:t>
            </w:r>
            <w:proofErr w:type="spellEnd"/>
            <w:r w:rsidRPr="00AF1398">
              <w:rPr>
                <w:rFonts w:ascii="Times New Roman" w:hAnsi="Times New Roman" w:cs="Times New Roman"/>
                <w:sz w:val="22"/>
                <w:szCs w:val="22"/>
                <w:lang w:val="en-US"/>
              </w:rPr>
              <w:t xml:space="preserve"> </w:t>
            </w:r>
            <w:proofErr w:type="spellStart"/>
            <w:r w:rsidRPr="00AF1398">
              <w:rPr>
                <w:rFonts w:ascii="Times New Roman" w:hAnsi="Times New Roman" w:cs="Times New Roman"/>
                <w:sz w:val="22"/>
                <w:szCs w:val="22"/>
                <w:lang w:val="en-US"/>
              </w:rPr>
              <w:t>harapan</w:t>
            </w:r>
            <w:proofErr w:type="spellEnd"/>
          </w:p>
        </w:tc>
        <w:tc>
          <w:tcPr>
            <w:tcW w:w="894" w:type="dxa"/>
          </w:tcPr>
          <w:p w14:paraId="61D93E45" w14:textId="77777777" w:rsidR="00195C3A" w:rsidRDefault="00195C3A" w:rsidP="009E61A0">
            <w:pPr>
              <w:pStyle w:val="ListParagraph"/>
              <w:ind w:left="0"/>
              <w:jc w:val="center"/>
              <w:rPr>
                <w:rFonts w:ascii="Times New Roman" w:hAnsi="Times New Roman" w:cs="Times New Roman"/>
                <w:lang w:val="en-US"/>
              </w:rPr>
            </w:pPr>
            <w:r>
              <w:rPr>
                <w:rFonts w:ascii="Times New Roman" w:hAnsi="Times New Roman" w:cs="Times New Roman"/>
                <w:sz w:val="22"/>
                <w:szCs w:val="22"/>
                <w:lang w:val="en-US"/>
              </w:rPr>
              <w:t>Valid</w:t>
            </w:r>
          </w:p>
          <w:p w14:paraId="6636CF54" w14:textId="77777777" w:rsidR="00195C3A" w:rsidRPr="00AF1398" w:rsidRDefault="00195C3A" w:rsidP="009E61A0">
            <w:pPr>
              <w:pStyle w:val="ListParagraph"/>
              <w:ind w:left="0"/>
              <w:jc w:val="center"/>
              <w:rPr>
                <w:rFonts w:ascii="Times New Roman" w:hAnsi="Times New Roman" w:cs="Times New Roman"/>
                <w:sz w:val="22"/>
                <w:szCs w:val="22"/>
                <w:lang w:val="en-US"/>
              </w:rPr>
            </w:pPr>
          </w:p>
        </w:tc>
      </w:tr>
      <w:tr w:rsidR="00F81B0D" w14:paraId="26ACA8EE" w14:textId="77777777" w:rsidTr="00D250FA">
        <w:trPr>
          <w:jc w:val="center"/>
        </w:trPr>
        <w:tc>
          <w:tcPr>
            <w:tcW w:w="576" w:type="dxa"/>
          </w:tcPr>
          <w:p w14:paraId="5B7C740C" w14:textId="7AF6D6F0" w:rsidR="00F81B0D" w:rsidRPr="00AF1398" w:rsidRDefault="00F81B0D" w:rsidP="00F81B0D">
            <w:pPr>
              <w:pStyle w:val="ListParagraph"/>
              <w:spacing w:line="480" w:lineRule="auto"/>
              <w:ind w:left="0"/>
              <w:jc w:val="center"/>
              <w:rPr>
                <w:rFonts w:ascii="Times New Roman" w:hAnsi="Times New Roman" w:cs="Times New Roman"/>
                <w:lang w:val="en-US"/>
              </w:rPr>
            </w:pPr>
            <w:r>
              <w:rPr>
                <w:rFonts w:ascii="Times New Roman" w:hAnsi="Times New Roman" w:cs="Times New Roman"/>
                <w:lang w:val="en-US"/>
              </w:rPr>
              <w:t>4</w:t>
            </w:r>
          </w:p>
        </w:tc>
        <w:tc>
          <w:tcPr>
            <w:tcW w:w="1696" w:type="dxa"/>
          </w:tcPr>
          <w:p w14:paraId="507CC5A1" w14:textId="6521A241" w:rsidR="00F81B0D" w:rsidRPr="00AF1398" w:rsidRDefault="00F81B0D" w:rsidP="009E61A0">
            <w:pPr>
              <w:pStyle w:val="ListParagraph"/>
              <w:ind w:left="0"/>
              <w:jc w:val="center"/>
              <w:rPr>
                <w:rFonts w:ascii="Times New Roman" w:hAnsi="Times New Roman" w:cs="Times New Roman"/>
                <w:lang w:val="en-US"/>
              </w:rPr>
            </w:pPr>
            <w:r w:rsidRPr="00AF1398">
              <w:rPr>
                <w:rFonts w:ascii="Times New Roman" w:hAnsi="Times New Roman" w:cs="Times New Roman"/>
                <w:sz w:val="22"/>
                <w:szCs w:val="22"/>
                <w:lang w:val="en-US"/>
              </w:rPr>
              <w:t xml:space="preserve">Hanya </w:t>
            </w:r>
            <w:proofErr w:type="spellStart"/>
            <w:r w:rsidRPr="00AF1398">
              <w:rPr>
                <w:rFonts w:ascii="Times New Roman" w:hAnsi="Times New Roman" w:cs="Times New Roman"/>
                <w:sz w:val="22"/>
                <w:szCs w:val="22"/>
                <w:lang w:val="en-US"/>
              </w:rPr>
              <w:t>mengedit</w:t>
            </w:r>
            <w:proofErr w:type="spellEnd"/>
            <w:r w:rsidRPr="00AF1398">
              <w:rPr>
                <w:rFonts w:ascii="Times New Roman" w:hAnsi="Times New Roman" w:cs="Times New Roman"/>
                <w:sz w:val="22"/>
                <w:szCs w:val="22"/>
                <w:lang w:val="en-US"/>
              </w:rPr>
              <w:t xml:space="preserve"> form</w:t>
            </w:r>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tanggal</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beli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barang</w:t>
            </w:r>
            <w:proofErr w:type="spellEnd"/>
          </w:p>
        </w:tc>
        <w:tc>
          <w:tcPr>
            <w:tcW w:w="914" w:type="dxa"/>
          </w:tcPr>
          <w:p w14:paraId="5DB68016" w14:textId="1EB27739" w:rsidR="00F81B0D" w:rsidRPr="00AF1398" w:rsidRDefault="00F81B0D" w:rsidP="009E61A0">
            <w:pPr>
              <w:pStyle w:val="ListParagraph"/>
              <w:ind w:left="0"/>
              <w:jc w:val="center"/>
              <w:rPr>
                <w:rFonts w:ascii="Times New Roman" w:hAnsi="Times New Roman" w:cs="Times New Roman"/>
                <w:lang w:val="en-US"/>
              </w:rPr>
            </w:pPr>
            <w:r w:rsidRPr="00AF1398">
              <w:rPr>
                <w:rFonts w:ascii="Times New Roman" w:hAnsi="Times New Roman" w:cs="Times New Roman"/>
                <w:sz w:val="22"/>
                <w:szCs w:val="22"/>
                <w:lang w:val="en-US"/>
              </w:rPr>
              <w:t xml:space="preserve">Tekan </w:t>
            </w:r>
            <w:proofErr w:type="spellStart"/>
            <w:r w:rsidRPr="00AF1398">
              <w:rPr>
                <w:rFonts w:ascii="Times New Roman" w:hAnsi="Times New Roman" w:cs="Times New Roman"/>
                <w:sz w:val="22"/>
                <w:szCs w:val="22"/>
                <w:lang w:val="en-US"/>
              </w:rPr>
              <w:t>tombol</w:t>
            </w:r>
            <w:proofErr w:type="spellEnd"/>
            <w:r w:rsidRPr="00AF1398">
              <w:rPr>
                <w:rFonts w:ascii="Times New Roman" w:hAnsi="Times New Roman" w:cs="Times New Roman"/>
                <w:sz w:val="22"/>
                <w:szCs w:val="22"/>
                <w:lang w:val="en-US"/>
              </w:rPr>
              <w:t xml:space="preserve"> </w:t>
            </w:r>
            <w:proofErr w:type="spellStart"/>
            <w:r w:rsidRPr="00AF1398">
              <w:rPr>
                <w:rFonts w:ascii="Times New Roman" w:hAnsi="Times New Roman" w:cs="Times New Roman"/>
                <w:sz w:val="22"/>
                <w:szCs w:val="22"/>
                <w:lang w:val="en-US"/>
              </w:rPr>
              <w:t>simpan</w:t>
            </w:r>
            <w:proofErr w:type="spellEnd"/>
          </w:p>
        </w:tc>
        <w:tc>
          <w:tcPr>
            <w:tcW w:w="1629" w:type="dxa"/>
          </w:tcPr>
          <w:p w14:paraId="3D5CBA96" w14:textId="3F9489BE" w:rsidR="00F81B0D" w:rsidRPr="00AF1398" w:rsidRDefault="00F81B0D" w:rsidP="009E61A0">
            <w:pPr>
              <w:pStyle w:val="ListParagraph"/>
              <w:ind w:left="0"/>
              <w:jc w:val="center"/>
              <w:rPr>
                <w:rFonts w:ascii="Times New Roman" w:hAnsi="Times New Roman" w:cs="Times New Roman"/>
                <w:lang w:val="en-US"/>
              </w:rPr>
            </w:pPr>
            <w:proofErr w:type="spellStart"/>
            <w:r w:rsidRPr="00AF1398">
              <w:rPr>
                <w:rFonts w:ascii="Times New Roman" w:hAnsi="Times New Roman" w:cs="Times New Roman"/>
                <w:sz w:val="22"/>
                <w:szCs w:val="22"/>
                <w:lang w:val="en-US"/>
              </w:rPr>
              <w:t>Muncul</w:t>
            </w:r>
            <w:proofErr w:type="spellEnd"/>
            <w:r w:rsidRPr="00AF1398">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stok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berhasil</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diupdate</w:t>
            </w:r>
            <w:proofErr w:type="spellEnd"/>
            <w:r w:rsidRPr="00AF1398">
              <w:rPr>
                <w:rFonts w:ascii="Times New Roman" w:hAnsi="Times New Roman" w:cs="Times New Roman"/>
                <w:sz w:val="22"/>
                <w:szCs w:val="22"/>
                <w:lang w:val="en-US"/>
              </w:rPr>
              <w:t>”</w:t>
            </w:r>
          </w:p>
        </w:tc>
        <w:tc>
          <w:tcPr>
            <w:tcW w:w="1085" w:type="dxa"/>
          </w:tcPr>
          <w:p w14:paraId="296EEA3B" w14:textId="4075152A" w:rsidR="00F81B0D" w:rsidRPr="00AF1398" w:rsidRDefault="00F81B0D" w:rsidP="009E61A0">
            <w:pPr>
              <w:pStyle w:val="ListParagraph"/>
              <w:ind w:left="0"/>
              <w:jc w:val="center"/>
              <w:rPr>
                <w:rFonts w:ascii="Times New Roman" w:hAnsi="Times New Roman" w:cs="Times New Roman"/>
                <w:lang w:val="en-US"/>
              </w:rPr>
            </w:pPr>
            <w:proofErr w:type="spellStart"/>
            <w:r w:rsidRPr="00AF1398">
              <w:rPr>
                <w:rFonts w:ascii="Times New Roman" w:hAnsi="Times New Roman" w:cs="Times New Roman"/>
                <w:sz w:val="22"/>
                <w:szCs w:val="22"/>
                <w:lang w:val="en-US"/>
              </w:rPr>
              <w:t>Sesuai</w:t>
            </w:r>
            <w:proofErr w:type="spellEnd"/>
            <w:r w:rsidRPr="00AF1398">
              <w:rPr>
                <w:rFonts w:ascii="Times New Roman" w:hAnsi="Times New Roman" w:cs="Times New Roman"/>
                <w:sz w:val="22"/>
                <w:szCs w:val="22"/>
                <w:lang w:val="en-US"/>
              </w:rPr>
              <w:t xml:space="preserve"> </w:t>
            </w:r>
            <w:proofErr w:type="spellStart"/>
            <w:r w:rsidRPr="00AF1398">
              <w:rPr>
                <w:rFonts w:ascii="Times New Roman" w:hAnsi="Times New Roman" w:cs="Times New Roman"/>
                <w:sz w:val="22"/>
                <w:szCs w:val="22"/>
                <w:lang w:val="en-US"/>
              </w:rPr>
              <w:t>harapan</w:t>
            </w:r>
            <w:proofErr w:type="spellEnd"/>
          </w:p>
        </w:tc>
        <w:tc>
          <w:tcPr>
            <w:tcW w:w="894" w:type="dxa"/>
          </w:tcPr>
          <w:p w14:paraId="66B9CF9C" w14:textId="77777777" w:rsidR="00F81B0D" w:rsidRDefault="00F81B0D" w:rsidP="009E61A0">
            <w:pPr>
              <w:pStyle w:val="ListParagraph"/>
              <w:ind w:left="0"/>
              <w:jc w:val="center"/>
              <w:rPr>
                <w:rFonts w:ascii="Times New Roman" w:hAnsi="Times New Roman" w:cs="Times New Roman"/>
                <w:lang w:val="en-US"/>
              </w:rPr>
            </w:pPr>
            <w:r>
              <w:rPr>
                <w:rFonts w:ascii="Times New Roman" w:hAnsi="Times New Roman" w:cs="Times New Roman"/>
                <w:sz w:val="22"/>
                <w:szCs w:val="22"/>
                <w:lang w:val="en-US"/>
              </w:rPr>
              <w:t>Valid</w:t>
            </w:r>
          </w:p>
          <w:p w14:paraId="1F1C95D4" w14:textId="77777777" w:rsidR="00F81B0D" w:rsidRDefault="00F81B0D" w:rsidP="009E61A0">
            <w:pPr>
              <w:pStyle w:val="ListParagraph"/>
              <w:ind w:left="0"/>
              <w:jc w:val="center"/>
              <w:rPr>
                <w:rFonts w:ascii="Times New Roman" w:hAnsi="Times New Roman" w:cs="Times New Roman"/>
                <w:lang w:val="en-US"/>
              </w:rPr>
            </w:pPr>
          </w:p>
        </w:tc>
      </w:tr>
      <w:tr w:rsidR="00F81B0D" w14:paraId="2F9C1C79" w14:textId="77777777" w:rsidTr="00D250FA">
        <w:trPr>
          <w:jc w:val="center"/>
        </w:trPr>
        <w:tc>
          <w:tcPr>
            <w:tcW w:w="576" w:type="dxa"/>
          </w:tcPr>
          <w:p w14:paraId="5E3AEDD3" w14:textId="6AA0AE45" w:rsidR="00F81B0D" w:rsidRPr="00AF1398" w:rsidRDefault="00F81B0D" w:rsidP="00F81B0D">
            <w:pPr>
              <w:pStyle w:val="ListParagraph"/>
              <w:spacing w:line="480" w:lineRule="auto"/>
              <w:ind w:left="0"/>
              <w:jc w:val="center"/>
              <w:rPr>
                <w:rFonts w:ascii="Times New Roman" w:hAnsi="Times New Roman" w:cs="Times New Roman"/>
                <w:lang w:val="en-US"/>
              </w:rPr>
            </w:pPr>
            <w:r>
              <w:rPr>
                <w:rFonts w:ascii="Times New Roman" w:hAnsi="Times New Roman" w:cs="Times New Roman"/>
                <w:lang w:val="en-US"/>
              </w:rPr>
              <w:t>5</w:t>
            </w:r>
          </w:p>
        </w:tc>
        <w:tc>
          <w:tcPr>
            <w:tcW w:w="1696" w:type="dxa"/>
          </w:tcPr>
          <w:p w14:paraId="15C2A81F" w14:textId="475CBB42" w:rsidR="00F81B0D" w:rsidRPr="00AF1398" w:rsidRDefault="00F81B0D" w:rsidP="009E61A0">
            <w:pPr>
              <w:pStyle w:val="ListParagraph"/>
              <w:ind w:left="0"/>
              <w:jc w:val="center"/>
              <w:rPr>
                <w:rFonts w:ascii="Times New Roman" w:hAnsi="Times New Roman" w:cs="Times New Roman"/>
                <w:lang w:val="en-US"/>
              </w:rPr>
            </w:pPr>
            <w:r w:rsidRPr="00AF1398">
              <w:rPr>
                <w:rFonts w:ascii="Times New Roman" w:hAnsi="Times New Roman" w:cs="Times New Roman"/>
                <w:sz w:val="22"/>
                <w:szCs w:val="22"/>
                <w:lang w:val="en-US"/>
              </w:rPr>
              <w:t xml:space="preserve">Hanya </w:t>
            </w:r>
            <w:proofErr w:type="spellStart"/>
            <w:r w:rsidRPr="00AF1398">
              <w:rPr>
                <w:rFonts w:ascii="Times New Roman" w:hAnsi="Times New Roman" w:cs="Times New Roman"/>
                <w:sz w:val="22"/>
                <w:szCs w:val="22"/>
                <w:lang w:val="en-US"/>
              </w:rPr>
              <w:t>mengedit</w:t>
            </w:r>
            <w:proofErr w:type="spellEnd"/>
            <w:r w:rsidRPr="00AF1398">
              <w:rPr>
                <w:rFonts w:ascii="Times New Roman" w:hAnsi="Times New Roman" w:cs="Times New Roman"/>
                <w:sz w:val="22"/>
                <w:szCs w:val="22"/>
                <w:lang w:val="en-US"/>
              </w:rPr>
              <w:t xml:space="preserve"> fo</w:t>
            </w:r>
            <w:r>
              <w:rPr>
                <w:rFonts w:ascii="Times New Roman" w:hAnsi="Times New Roman" w:cs="Times New Roman"/>
                <w:sz w:val="22"/>
                <w:szCs w:val="22"/>
                <w:lang w:val="en-US"/>
              </w:rPr>
              <w:t xml:space="preserve">rm </w:t>
            </w:r>
            <w:proofErr w:type="spellStart"/>
            <w:r>
              <w:rPr>
                <w:rFonts w:ascii="Times New Roman" w:hAnsi="Times New Roman" w:cs="Times New Roman"/>
                <w:sz w:val="22"/>
                <w:szCs w:val="22"/>
                <w:lang w:val="en-US"/>
              </w:rPr>
              <w:t>penempatan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barang</w:t>
            </w:r>
            <w:proofErr w:type="spellEnd"/>
          </w:p>
        </w:tc>
        <w:tc>
          <w:tcPr>
            <w:tcW w:w="914" w:type="dxa"/>
          </w:tcPr>
          <w:p w14:paraId="67B87963" w14:textId="3BD6EA3F" w:rsidR="00F81B0D" w:rsidRPr="00AF1398" w:rsidRDefault="00F81B0D" w:rsidP="009E61A0">
            <w:pPr>
              <w:pStyle w:val="ListParagraph"/>
              <w:ind w:left="0"/>
              <w:jc w:val="center"/>
              <w:rPr>
                <w:rFonts w:ascii="Times New Roman" w:hAnsi="Times New Roman" w:cs="Times New Roman"/>
                <w:lang w:val="en-US"/>
              </w:rPr>
            </w:pPr>
            <w:r w:rsidRPr="00AF1398">
              <w:rPr>
                <w:rFonts w:ascii="Times New Roman" w:hAnsi="Times New Roman" w:cs="Times New Roman"/>
                <w:sz w:val="22"/>
                <w:szCs w:val="22"/>
                <w:lang w:val="en-US"/>
              </w:rPr>
              <w:t xml:space="preserve">Tekan </w:t>
            </w:r>
            <w:proofErr w:type="spellStart"/>
            <w:r w:rsidRPr="00AF1398">
              <w:rPr>
                <w:rFonts w:ascii="Times New Roman" w:hAnsi="Times New Roman" w:cs="Times New Roman"/>
                <w:sz w:val="22"/>
                <w:szCs w:val="22"/>
                <w:lang w:val="en-US"/>
              </w:rPr>
              <w:t>tombol</w:t>
            </w:r>
            <w:proofErr w:type="spellEnd"/>
            <w:r w:rsidRPr="00AF1398">
              <w:rPr>
                <w:rFonts w:ascii="Times New Roman" w:hAnsi="Times New Roman" w:cs="Times New Roman"/>
                <w:sz w:val="22"/>
                <w:szCs w:val="22"/>
                <w:lang w:val="en-US"/>
              </w:rPr>
              <w:t xml:space="preserve"> </w:t>
            </w:r>
            <w:proofErr w:type="spellStart"/>
            <w:r w:rsidRPr="00AF1398">
              <w:rPr>
                <w:rFonts w:ascii="Times New Roman" w:hAnsi="Times New Roman" w:cs="Times New Roman"/>
                <w:sz w:val="22"/>
                <w:szCs w:val="22"/>
                <w:lang w:val="en-US"/>
              </w:rPr>
              <w:t>simpan</w:t>
            </w:r>
            <w:proofErr w:type="spellEnd"/>
          </w:p>
        </w:tc>
        <w:tc>
          <w:tcPr>
            <w:tcW w:w="1629" w:type="dxa"/>
          </w:tcPr>
          <w:p w14:paraId="2B15B9C9" w14:textId="3EE533C6" w:rsidR="00F81B0D" w:rsidRPr="00AF1398" w:rsidRDefault="00F81B0D" w:rsidP="009E61A0">
            <w:pPr>
              <w:pStyle w:val="ListParagraph"/>
              <w:ind w:left="0"/>
              <w:jc w:val="center"/>
              <w:rPr>
                <w:rFonts w:ascii="Times New Roman" w:hAnsi="Times New Roman" w:cs="Times New Roman"/>
                <w:lang w:val="en-US"/>
              </w:rPr>
            </w:pPr>
            <w:proofErr w:type="spellStart"/>
            <w:r w:rsidRPr="00AF1398">
              <w:rPr>
                <w:rFonts w:ascii="Times New Roman" w:hAnsi="Times New Roman" w:cs="Times New Roman"/>
                <w:sz w:val="22"/>
                <w:szCs w:val="22"/>
                <w:lang w:val="en-US"/>
              </w:rPr>
              <w:t>Muncul</w:t>
            </w:r>
            <w:proofErr w:type="spellEnd"/>
            <w:r w:rsidRPr="00AF1398">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stok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berhasil</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diupdate</w:t>
            </w:r>
            <w:proofErr w:type="spellEnd"/>
            <w:r w:rsidRPr="00AF1398">
              <w:rPr>
                <w:rFonts w:ascii="Times New Roman" w:hAnsi="Times New Roman" w:cs="Times New Roman"/>
                <w:sz w:val="22"/>
                <w:szCs w:val="22"/>
                <w:lang w:val="en-US"/>
              </w:rPr>
              <w:t>”</w:t>
            </w:r>
          </w:p>
        </w:tc>
        <w:tc>
          <w:tcPr>
            <w:tcW w:w="1085" w:type="dxa"/>
          </w:tcPr>
          <w:p w14:paraId="7B85204B" w14:textId="7A00184E" w:rsidR="00F81B0D" w:rsidRPr="00AF1398" w:rsidRDefault="00F81B0D" w:rsidP="009E61A0">
            <w:pPr>
              <w:pStyle w:val="ListParagraph"/>
              <w:ind w:left="0"/>
              <w:jc w:val="center"/>
              <w:rPr>
                <w:rFonts w:ascii="Times New Roman" w:hAnsi="Times New Roman" w:cs="Times New Roman"/>
                <w:lang w:val="en-US"/>
              </w:rPr>
            </w:pPr>
            <w:proofErr w:type="spellStart"/>
            <w:r w:rsidRPr="00AF1398">
              <w:rPr>
                <w:rFonts w:ascii="Times New Roman" w:hAnsi="Times New Roman" w:cs="Times New Roman"/>
                <w:sz w:val="22"/>
                <w:szCs w:val="22"/>
                <w:lang w:val="en-US"/>
              </w:rPr>
              <w:t>Sesuai</w:t>
            </w:r>
            <w:proofErr w:type="spellEnd"/>
            <w:r w:rsidRPr="00AF1398">
              <w:rPr>
                <w:rFonts w:ascii="Times New Roman" w:hAnsi="Times New Roman" w:cs="Times New Roman"/>
                <w:sz w:val="22"/>
                <w:szCs w:val="22"/>
                <w:lang w:val="en-US"/>
              </w:rPr>
              <w:t xml:space="preserve"> </w:t>
            </w:r>
            <w:proofErr w:type="spellStart"/>
            <w:r w:rsidRPr="00AF1398">
              <w:rPr>
                <w:rFonts w:ascii="Times New Roman" w:hAnsi="Times New Roman" w:cs="Times New Roman"/>
                <w:sz w:val="22"/>
                <w:szCs w:val="22"/>
                <w:lang w:val="en-US"/>
              </w:rPr>
              <w:t>harapan</w:t>
            </w:r>
            <w:proofErr w:type="spellEnd"/>
          </w:p>
        </w:tc>
        <w:tc>
          <w:tcPr>
            <w:tcW w:w="894" w:type="dxa"/>
          </w:tcPr>
          <w:p w14:paraId="70B15F52" w14:textId="77777777" w:rsidR="00F81B0D" w:rsidRDefault="00F81B0D" w:rsidP="009E61A0">
            <w:pPr>
              <w:pStyle w:val="ListParagraph"/>
              <w:ind w:left="0"/>
              <w:jc w:val="center"/>
              <w:rPr>
                <w:rFonts w:ascii="Times New Roman" w:hAnsi="Times New Roman" w:cs="Times New Roman"/>
                <w:lang w:val="en-US"/>
              </w:rPr>
            </w:pPr>
            <w:r>
              <w:rPr>
                <w:rFonts w:ascii="Times New Roman" w:hAnsi="Times New Roman" w:cs="Times New Roman"/>
                <w:sz w:val="22"/>
                <w:szCs w:val="22"/>
                <w:lang w:val="en-US"/>
              </w:rPr>
              <w:t>Valid</w:t>
            </w:r>
          </w:p>
          <w:p w14:paraId="3D34DA01" w14:textId="77777777" w:rsidR="00F81B0D" w:rsidRDefault="00F81B0D" w:rsidP="009E61A0">
            <w:pPr>
              <w:pStyle w:val="ListParagraph"/>
              <w:ind w:left="0"/>
              <w:jc w:val="center"/>
              <w:rPr>
                <w:rFonts w:ascii="Times New Roman" w:hAnsi="Times New Roman" w:cs="Times New Roman"/>
                <w:lang w:val="en-US"/>
              </w:rPr>
            </w:pPr>
          </w:p>
        </w:tc>
      </w:tr>
      <w:tr w:rsidR="00F81B0D" w14:paraId="71D1BE1D" w14:textId="77777777" w:rsidTr="00D250FA">
        <w:trPr>
          <w:jc w:val="center"/>
        </w:trPr>
        <w:tc>
          <w:tcPr>
            <w:tcW w:w="576" w:type="dxa"/>
          </w:tcPr>
          <w:p w14:paraId="76D80789" w14:textId="314A7B4A" w:rsidR="00F81B0D" w:rsidRPr="00AF1398" w:rsidRDefault="00F81B0D" w:rsidP="00F81B0D">
            <w:pPr>
              <w:pStyle w:val="ListParagraph"/>
              <w:spacing w:line="480" w:lineRule="auto"/>
              <w:ind w:left="0"/>
              <w:jc w:val="center"/>
              <w:rPr>
                <w:rFonts w:ascii="Times New Roman" w:hAnsi="Times New Roman" w:cs="Times New Roman"/>
                <w:lang w:val="en-US"/>
              </w:rPr>
            </w:pPr>
            <w:r>
              <w:rPr>
                <w:rFonts w:ascii="Times New Roman" w:hAnsi="Times New Roman" w:cs="Times New Roman"/>
                <w:lang w:val="en-US"/>
              </w:rPr>
              <w:t>6</w:t>
            </w:r>
          </w:p>
        </w:tc>
        <w:tc>
          <w:tcPr>
            <w:tcW w:w="1696" w:type="dxa"/>
          </w:tcPr>
          <w:p w14:paraId="58A614D8" w14:textId="24923C39" w:rsidR="00F81B0D" w:rsidRPr="00AF1398" w:rsidRDefault="00F81B0D" w:rsidP="009E61A0">
            <w:pPr>
              <w:pStyle w:val="ListParagraph"/>
              <w:ind w:left="0"/>
              <w:jc w:val="center"/>
              <w:rPr>
                <w:rFonts w:ascii="Times New Roman" w:hAnsi="Times New Roman" w:cs="Times New Roman"/>
                <w:lang w:val="en-US"/>
              </w:rPr>
            </w:pPr>
            <w:r w:rsidRPr="00AF1398">
              <w:rPr>
                <w:rFonts w:ascii="Times New Roman" w:hAnsi="Times New Roman" w:cs="Times New Roman"/>
                <w:sz w:val="22"/>
                <w:szCs w:val="22"/>
                <w:lang w:val="en-US"/>
              </w:rPr>
              <w:t xml:space="preserve">Hanya </w:t>
            </w:r>
            <w:proofErr w:type="spellStart"/>
            <w:r w:rsidRPr="00AF1398">
              <w:rPr>
                <w:rFonts w:ascii="Times New Roman" w:hAnsi="Times New Roman" w:cs="Times New Roman"/>
                <w:sz w:val="22"/>
                <w:szCs w:val="22"/>
                <w:lang w:val="en-US"/>
              </w:rPr>
              <w:t>mengedit</w:t>
            </w:r>
            <w:proofErr w:type="spellEnd"/>
            <w:r w:rsidRPr="00AF1398">
              <w:rPr>
                <w:rFonts w:ascii="Times New Roman" w:hAnsi="Times New Roman" w:cs="Times New Roman"/>
                <w:sz w:val="22"/>
                <w:szCs w:val="22"/>
                <w:lang w:val="en-US"/>
              </w:rPr>
              <w:t xml:space="preserve"> form</w:t>
            </w:r>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harga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beli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barang</w:t>
            </w:r>
            <w:proofErr w:type="spellEnd"/>
          </w:p>
        </w:tc>
        <w:tc>
          <w:tcPr>
            <w:tcW w:w="914" w:type="dxa"/>
          </w:tcPr>
          <w:p w14:paraId="767A88E5" w14:textId="0DD70259" w:rsidR="00F81B0D" w:rsidRPr="00AF1398" w:rsidRDefault="00F81B0D" w:rsidP="009E61A0">
            <w:pPr>
              <w:pStyle w:val="ListParagraph"/>
              <w:ind w:left="0"/>
              <w:jc w:val="center"/>
              <w:rPr>
                <w:rFonts w:ascii="Times New Roman" w:hAnsi="Times New Roman" w:cs="Times New Roman"/>
                <w:lang w:val="en-US"/>
              </w:rPr>
            </w:pPr>
            <w:r w:rsidRPr="00AF1398">
              <w:rPr>
                <w:rFonts w:ascii="Times New Roman" w:hAnsi="Times New Roman" w:cs="Times New Roman"/>
                <w:sz w:val="22"/>
                <w:szCs w:val="22"/>
                <w:lang w:val="en-US"/>
              </w:rPr>
              <w:t xml:space="preserve">Tekan </w:t>
            </w:r>
            <w:proofErr w:type="spellStart"/>
            <w:r w:rsidRPr="00AF1398">
              <w:rPr>
                <w:rFonts w:ascii="Times New Roman" w:hAnsi="Times New Roman" w:cs="Times New Roman"/>
                <w:sz w:val="22"/>
                <w:szCs w:val="22"/>
                <w:lang w:val="en-US"/>
              </w:rPr>
              <w:t>tombol</w:t>
            </w:r>
            <w:proofErr w:type="spellEnd"/>
            <w:r w:rsidRPr="00AF1398">
              <w:rPr>
                <w:rFonts w:ascii="Times New Roman" w:hAnsi="Times New Roman" w:cs="Times New Roman"/>
                <w:sz w:val="22"/>
                <w:szCs w:val="22"/>
                <w:lang w:val="en-US"/>
              </w:rPr>
              <w:t xml:space="preserve"> </w:t>
            </w:r>
            <w:proofErr w:type="spellStart"/>
            <w:r w:rsidRPr="00AF1398">
              <w:rPr>
                <w:rFonts w:ascii="Times New Roman" w:hAnsi="Times New Roman" w:cs="Times New Roman"/>
                <w:sz w:val="22"/>
                <w:szCs w:val="22"/>
                <w:lang w:val="en-US"/>
              </w:rPr>
              <w:t>simpan</w:t>
            </w:r>
            <w:proofErr w:type="spellEnd"/>
          </w:p>
        </w:tc>
        <w:tc>
          <w:tcPr>
            <w:tcW w:w="1629" w:type="dxa"/>
          </w:tcPr>
          <w:p w14:paraId="55E29EA5" w14:textId="0C81D14C" w:rsidR="00F81B0D" w:rsidRPr="00AF1398" w:rsidRDefault="00F81B0D" w:rsidP="009E61A0">
            <w:pPr>
              <w:pStyle w:val="ListParagraph"/>
              <w:ind w:left="0"/>
              <w:jc w:val="center"/>
              <w:rPr>
                <w:rFonts w:ascii="Times New Roman" w:hAnsi="Times New Roman" w:cs="Times New Roman"/>
                <w:lang w:val="en-US"/>
              </w:rPr>
            </w:pPr>
            <w:proofErr w:type="spellStart"/>
            <w:r w:rsidRPr="00AF1398">
              <w:rPr>
                <w:rFonts w:ascii="Times New Roman" w:hAnsi="Times New Roman" w:cs="Times New Roman"/>
                <w:sz w:val="22"/>
                <w:szCs w:val="22"/>
                <w:lang w:val="en-US"/>
              </w:rPr>
              <w:t>Muncul</w:t>
            </w:r>
            <w:proofErr w:type="spellEnd"/>
            <w:r w:rsidRPr="00AF1398">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stok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berhasil</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diupdate</w:t>
            </w:r>
            <w:proofErr w:type="spellEnd"/>
            <w:r w:rsidRPr="00AF1398">
              <w:rPr>
                <w:rFonts w:ascii="Times New Roman" w:hAnsi="Times New Roman" w:cs="Times New Roman"/>
                <w:sz w:val="22"/>
                <w:szCs w:val="22"/>
                <w:lang w:val="en-US"/>
              </w:rPr>
              <w:t>”</w:t>
            </w:r>
          </w:p>
        </w:tc>
        <w:tc>
          <w:tcPr>
            <w:tcW w:w="1085" w:type="dxa"/>
          </w:tcPr>
          <w:p w14:paraId="71ECF7AE" w14:textId="6B471697" w:rsidR="00F81B0D" w:rsidRPr="00AF1398" w:rsidRDefault="00F81B0D" w:rsidP="009E61A0">
            <w:pPr>
              <w:pStyle w:val="ListParagraph"/>
              <w:ind w:left="0"/>
              <w:jc w:val="center"/>
              <w:rPr>
                <w:rFonts w:ascii="Times New Roman" w:hAnsi="Times New Roman" w:cs="Times New Roman"/>
                <w:lang w:val="en-US"/>
              </w:rPr>
            </w:pPr>
            <w:proofErr w:type="spellStart"/>
            <w:r w:rsidRPr="00AF1398">
              <w:rPr>
                <w:rFonts w:ascii="Times New Roman" w:hAnsi="Times New Roman" w:cs="Times New Roman"/>
                <w:sz w:val="22"/>
                <w:szCs w:val="22"/>
                <w:lang w:val="en-US"/>
              </w:rPr>
              <w:t>Sesuai</w:t>
            </w:r>
            <w:proofErr w:type="spellEnd"/>
            <w:r w:rsidRPr="00AF1398">
              <w:rPr>
                <w:rFonts w:ascii="Times New Roman" w:hAnsi="Times New Roman" w:cs="Times New Roman"/>
                <w:sz w:val="22"/>
                <w:szCs w:val="22"/>
                <w:lang w:val="en-US"/>
              </w:rPr>
              <w:t xml:space="preserve"> </w:t>
            </w:r>
            <w:proofErr w:type="spellStart"/>
            <w:r w:rsidRPr="00AF1398">
              <w:rPr>
                <w:rFonts w:ascii="Times New Roman" w:hAnsi="Times New Roman" w:cs="Times New Roman"/>
                <w:sz w:val="22"/>
                <w:szCs w:val="22"/>
                <w:lang w:val="en-US"/>
              </w:rPr>
              <w:t>harapan</w:t>
            </w:r>
            <w:proofErr w:type="spellEnd"/>
          </w:p>
        </w:tc>
        <w:tc>
          <w:tcPr>
            <w:tcW w:w="894" w:type="dxa"/>
          </w:tcPr>
          <w:p w14:paraId="213A91B9" w14:textId="77777777" w:rsidR="00F81B0D" w:rsidRDefault="00F81B0D" w:rsidP="009E61A0">
            <w:pPr>
              <w:pStyle w:val="ListParagraph"/>
              <w:ind w:left="0"/>
              <w:jc w:val="center"/>
              <w:rPr>
                <w:rFonts w:ascii="Times New Roman" w:hAnsi="Times New Roman" w:cs="Times New Roman"/>
                <w:lang w:val="en-US"/>
              </w:rPr>
            </w:pPr>
            <w:r>
              <w:rPr>
                <w:rFonts w:ascii="Times New Roman" w:hAnsi="Times New Roman" w:cs="Times New Roman"/>
                <w:sz w:val="22"/>
                <w:szCs w:val="22"/>
                <w:lang w:val="en-US"/>
              </w:rPr>
              <w:t>Valid</w:t>
            </w:r>
          </w:p>
          <w:p w14:paraId="2AE6C2F3" w14:textId="77777777" w:rsidR="00F81B0D" w:rsidRDefault="00F81B0D" w:rsidP="009E61A0">
            <w:pPr>
              <w:pStyle w:val="ListParagraph"/>
              <w:ind w:left="0"/>
              <w:jc w:val="center"/>
              <w:rPr>
                <w:rFonts w:ascii="Times New Roman" w:hAnsi="Times New Roman" w:cs="Times New Roman"/>
                <w:lang w:val="en-US"/>
              </w:rPr>
            </w:pPr>
          </w:p>
        </w:tc>
      </w:tr>
      <w:tr w:rsidR="00F81B0D" w14:paraId="23E9B4FD" w14:textId="77777777" w:rsidTr="00D250FA">
        <w:trPr>
          <w:jc w:val="center"/>
        </w:trPr>
        <w:tc>
          <w:tcPr>
            <w:tcW w:w="576" w:type="dxa"/>
          </w:tcPr>
          <w:p w14:paraId="54909003" w14:textId="57D10F65" w:rsidR="00F81B0D" w:rsidRDefault="00F81B0D" w:rsidP="00F81B0D">
            <w:pPr>
              <w:pStyle w:val="ListParagraph"/>
              <w:spacing w:line="480" w:lineRule="auto"/>
              <w:ind w:left="0"/>
              <w:jc w:val="center"/>
              <w:rPr>
                <w:rFonts w:ascii="Times New Roman" w:hAnsi="Times New Roman" w:cs="Times New Roman"/>
                <w:lang w:val="en-US"/>
              </w:rPr>
            </w:pPr>
            <w:r>
              <w:rPr>
                <w:rFonts w:ascii="Times New Roman" w:hAnsi="Times New Roman" w:cs="Times New Roman"/>
                <w:lang w:val="en-US"/>
              </w:rPr>
              <w:t>7</w:t>
            </w:r>
          </w:p>
        </w:tc>
        <w:tc>
          <w:tcPr>
            <w:tcW w:w="1696" w:type="dxa"/>
          </w:tcPr>
          <w:p w14:paraId="48F19EBA" w14:textId="4960B0BC" w:rsidR="00F81B0D" w:rsidRPr="00AF1398" w:rsidRDefault="00F81B0D" w:rsidP="009E61A0">
            <w:pPr>
              <w:pStyle w:val="ListParagraph"/>
              <w:ind w:left="0"/>
              <w:jc w:val="center"/>
              <w:rPr>
                <w:rFonts w:ascii="Times New Roman" w:hAnsi="Times New Roman" w:cs="Times New Roman"/>
                <w:lang w:val="en-US"/>
              </w:rPr>
            </w:pPr>
            <w:r w:rsidRPr="00AF1398">
              <w:rPr>
                <w:rFonts w:ascii="Times New Roman" w:hAnsi="Times New Roman" w:cs="Times New Roman"/>
                <w:sz w:val="22"/>
                <w:szCs w:val="22"/>
                <w:lang w:val="en-US"/>
              </w:rPr>
              <w:t xml:space="preserve">Hanya </w:t>
            </w:r>
            <w:proofErr w:type="spellStart"/>
            <w:r w:rsidRPr="00AF1398">
              <w:rPr>
                <w:rFonts w:ascii="Times New Roman" w:hAnsi="Times New Roman" w:cs="Times New Roman"/>
                <w:sz w:val="22"/>
                <w:szCs w:val="22"/>
                <w:lang w:val="en-US"/>
              </w:rPr>
              <w:t>mengedit</w:t>
            </w:r>
            <w:proofErr w:type="spellEnd"/>
            <w:r w:rsidRPr="00AF1398">
              <w:rPr>
                <w:rFonts w:ascii="Times New Roman" w:hAnsi="Times New Roman" w:cs="Times New Roman"/>
                <w:sz w:val="22"/>
                <w:szCs w:val="22"/>
                <w:lang w:val="en-US"/>
              </w:rPr>
              <w:t xml:space="preserve"> form</w:t>
            </w:r>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jumlah</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barang</w:t>
            </w:r>
            <w:proofErr w:type="spellEnd"/>
          </w:p>
        </w:tc>
        <w:tc>
          <w:tcPr>
            <w:tcW w:w="914" w:type="dxa"/>
          </w:tcPr>
          <w:p w14:paraId="78632507" w14:textId="6597570B" w:rsidR="00F81B0D" w:rsidRPr="00AF1398" w:rsidRDefault="00F81B0D" w:rsidP="009E61A0">
            <w:pPr>
              <w:pStyle w:val="ListParagraph"/>
              <w:ind w:left="0"/>
              <w:jc w:val="center"/>
              <w:rPr>
                <w:rFonts w:ascii="Times New Roman" w:hAnsi="Times New Roman" w:cs="Times New Roman"/>
                <w:lang w:val="en-US"/>
              </w:rPr>
            </w:pPr>
            <w:r w:rsidRPr="00AF1398">
              <w:rPr>
                <w:rFonts w:ascii="Times New Roman" w:hAnsi="Times New Roman" w:cs="Times New Roman"/>
                <w:sz w:val="22"/>
                <w:szCs w:val="22"/>
                <w:lang w:val="en-US"/>
              </w:rPr>
              <w:t xml:space="preserve">Tekan </w:t>
            </w:r>
            <w:proofErr w:type="spellStart"/>
            <w:r w:rsidRPr="00AF1398">
              <w:rPr>
                <w:rFonts w:ascii="Times New Roman" w:hAnsi="Times New Roman" w:cs="Times New Roman"/>
                <w:sz w:val="22"/>
                <w:szCs w:val="22"/>
                <w:lang w:val="en-US"/>
              </w:rPr>
              <w:t>tombol</w:t>
            </w:r>
            <w:proofErr w:type="spellEnd"/>
            <w:r w:rsidRPr="00AF1398">
              <w:rPr>
                <w:rFonts w:ascii="Times New Roman" w:hAnsi="Times New Roman" w:cs="Times New Roman"/>
                <w:sz w:val="22"/>
                <w:szCs w:val="22"/>
                <w:lang w:val="en-US"/>
              </w:rPr>
              <w:t xml:space="preserve"> </w:t>
            </w:r>
            <w:proofErr w:type="spellStart"/>
            <w:r w:rsidRPr="00AF1398">
              <w:rPr>
                <w:rFonts w:ascii="Times New Roman" w:hAnsi="Times New Roman" w:cs="Times New Roman"/>
                <w:sz w:val="22"/>
                <w:szCs w:val="22"/>
                <w:lang w:val="en-US"/>
              </w:rPr>
              <w:t>simpan</w:t>
            </w:r>
            <w:proofErr w:type="spellEnd"/>
          </w:p>
        </w:tc>
        <w:tc>
          <w:tcPr>
            <w:tcW w:w="1629" w:type="dxa"/>
          </w:tcPr>
          <w:p w14:paraId="0E90671F" w14:textId="79F3283E" w:rsidR="00F81B0D" w:rsidRPr="00AF1398" w:rsidRDefault="00F81B0D" w:rsidP="009E61A0">
            <w:pPr>
              <w:pStyle w:val="ListParagraph"/>
              <w:ind w:left="0"/>
              <w:jc w:val="center"/>
              <w:rPr>
                <w:rFonts w:ascii="Times New Roman" w:hAnsi="Times New Roman" w:cs="Times New Roman"/>
                <w:lang w:val="en-US"/>
              </w:rPr>
            </w:pPr>
            <w:proofErr w:type="spellStart"/>
            <w:r w:rsidRPr="00AF1398">
              <w:rPr>
                <w:rFonts w:ascii="Times New Roman" w:hAnsi="Times New Roman" w:cs="Times New Roman"/>
                <w:sz w:val="22"/>
                <w:szCs w:val="22"/>
                <w:lang w:val="en-US"/>
              </w:rPr>
              <w:t>Muncul</w:t>
            </w:r>
            <w:proofErr w:type="spellEnd"/>
            <w:r w:rsidRPr="00AF1398">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stok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berhasil</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diupdate</w:t>
            </w:r>
            <w:proofErr w:type="spellEnd"/>
            <w:r w:rsidRPr="00AF1398">
              <w:rPr>
                <w:rFonts w:ascii="Times New Roman" w:hAnsi="Times New Roman" w:cs="Times New Roman"/>
                <w:sz w:val="22"/>
                <w:szCs w:val="22"/>
                <w:lang w:val="en-US"/>
              </w:rPr>
              <w:t>”</w:t>
            </w:r>
          </w:p>
        </w:tc>
        <w:tc>
          <w:tcPr>
            <w:tcW w:w="1085" w:type="dxa"/>
          </w:tcPr>
          <w:p w14:paraId="54D0C130" w14:textId="005BDE45" w:rsidR="00F81B0D" w:rsidRPr="00AF1398" w:rsidRDefault="00F81B0D" w:rsidP="009E61A0">
            <w:pPr>
              <w:pStyle w:val="ListParagraph"/>
              <w:ind w:left="0"/>
              <w:jc w:val="center"/>
              <w:rPr>
                <w:rFonts w:ascii="Times New Roman" w:hAnsi="Times New Roman" w:cs="Times New Roman"/>
                <w:lang w:val="en-US"/>
              </w:rPr>
            </w:pPr>
            <w:proofErr w:type="spellStart"/>
            <w:r w:rsidRPr="00AF1398">
              <w:rPr>
                <w:rFonts w:ascii="Times New Roman" w:hAnsi="Times New Roman" w:cs="Times New Roman"/>
                <w:sz w:val="22"/>
                <w:szCs w:val="22"/>
                <w:lang w:val="en-US"/>
              </w:rPr>
              <w:t>Sesuai</w:t>
            </w:r>
            <w:proofErr w:type="spellEnd"/>
            <w:r w:rsidRPr="00AF1398">
              <w:rPr>
                <w:rFonts w:ascii="Times New Roman" w:hAnsi="Times New Roman" w:cs="Times New Roman"/>
                <w:sz w:val="22"/>
                <w:szCs w:val="22"/>
                <w:lang w:val="en-US"/>
              </w:rPr>
              <w:t xml:space="preserve"> </w:t>
            </w:r>
            <w:proofErr w:type="spellStart"/>
            <w:r w:rsidRPr="00AF1398">
              <w:rPr>
                <w:rFonts w:ascii="Times New Roman" w:hAnsi="Times New Roman" w:cs="Times New Roman"/>
                <w:sz w:val="22"/>
                <w:szCs w:val="22"/>
                <w:lang w:val="en-US"/>
              </w:rPr>
              <w:t>harapan</w:t>
            </w:r>
            <w:proofErr w:type="spellEnd"/>
          </w:p>
        </w:tc>
        <w:tc>
          <w:tcPr>
            <w:tcW w:w="894" w:type="dxa"/>
          </w:tcPr>
          <w:p w14:paraId="5F6AA766" w14:textId="77777777" w:rsidR="00F81B0D" w:rsidRDefault="00F81B0D" w:rsidP="009E61A0">
            <w:pPr>
              <w:pStyle w:val="ListParagraph"/>
              <w:ind w:left="0"/>
              <w:jc w:val="center"/>
              <w:rPr>
                <w:rFonts w:ascii="Times New Roman" w:hAnsi="Times New Roman" w:cs="Times New Roman"/>
                <w:lang w:val="en-US"/>
              </w:rPr>
            </w:pPr>
            <w:r>
              <w:rPr>
                <w:rFonts w:ascii="Times New Roman" w:hAnsi="Times New Roman" w:cs="Times New Roman"/>
                <w:sz w:val="22"/>
                <w:szCs w:val="22"/>
                <w:lang w:val="en-US"/>
              </w:rPr>
              <w:t>Valid</w:t>
            </w:r>
          </w:p>
          <w:p w14:paraId="67903FBA" w14:textId="77777777" w:rsidR="00F81B0D" w:rsidRDefault="00F81B0D" w:rsidP="009E61A0">
            <w:pPr>
              <w:pStyle w:val="ListParagraph"/>
              <w:ind w:left="0"/>
              <w:jc w:val="center"/>
              <w:rPr>
                <w:rFonts w:ascii="Times New Roman" w:hAnsi="Times New Roman" w:cs="Times New Roman"/>
                <w:lang w:val="en-US"/>
              </w:rPr>
            </w:pPr>
          </w:p>
        </w:tc>
      </w:tr>
    </w:tbl>
    <w:p w14:paraId="58564C47" w14:textId="77777777" w:rsidR="00F81B0D" w:rsidRDefault="00195C3A" w:rsidP="00C35815">
      <w:pPr>
        <w:pStyle w:val="Caption"/>
        <w:jc w:val="both"/>
      </w:pPr>
      <w:r>
        <w:tab/>
      </w:r>
    </w:p>
    <w:p w14:paraId="7B2F16BF" w14:textId="742A3ED8" w:rsidR="004A5CFB" w:rsidRPr="00E81955" w:rsidRDefault="00195C3A" w:rsidP="008614D2">
      <w:pPr>
        <w:spacing w:line="480" w:lineRule="auto"/>
        <w:jc w:val="both"/>
        <w:rPr>
          <w:rFonts w:ascii="Times New Roman" w:eastAsia="SimSun" w:hAnsi="Times New Roman"/>
          <w:sz w:val="24"/>
          <w:szCs w:val="24"/>
          <w:lang w:val="en-ID"/>
        </w:rPr>
      </w:pPr>
      <w:r w:rsidRPr="00F81B0D">
        <w:rPr>
          <w:sz w:val="24"/>
          <w:szCs w:val="24"/>
        </w:rPr>
        <w:tab/>
      </w:r>
      <w:r w:rsidR="00F81B0D" w:rsidRPr="00E81955">
        <w:rPr>
          <w:rFonts w:ascii="Times New Roman" w:hAnsi="Times New Roman"/>
          <w:sz w:val="24"/>
          <w:szCs w:val="24"/>
        </w:rPr>
        <w:t xml:space="preserve">Pada tahap pengujian halaman edit </w:t>
      </w:r>
      <w:r w:rsidR="009E61A0" w:rsidRPr="00E81955">
        <w:rPr>
          <w:rFonts w:ascii="Times New Roman" w:hAnsi="Times New Roman"/>
          <w:sz w:val="24"/>
          <w:szCs w:val="24"/>
        </w:rPr>
        <w:t>stok barang masuk</w:t>
      </w:r>
      <w:r w:rsidR="00F81B0D" w:rsidRPr="00E81955">
        <w:rPr>
          <w:rFonts w:ascii="Times New Roman" w:hAnsi="Times New Roman"/>
          <w:sz w:val="24"/>
          <w:szCs w:val="24"/>
        </w:rPr>
        <w:t xml:space="preserve">, untuk mengedit data kelola </w:t>
      </w:r>
      <w:r w:rsidR="009E61A0" w:rsidRPr="00E81955">
        <w:rPr>
          <w:rFonts w:ascii="Times New Roman" w:hAnsi="Times New Roman"/>
          <w:sz w:val="24"/>
          <w:szCs w:val="24"/>
        </w:rPr>
        <w:t>barang masuk</w:t>
      </w:r>
      <w:r w:rsidR="00F81B0D" w:rsidRPr="00E81955">
        <w:rPr>
          <w:rFonts w:ascii="Times New Roman" w:hAnsi="Times New Roman"/>
          <w:sz w:val="24"/>
          <w:szCs w:val="24"/>
        </w:rPr>
        <w:t xml:space="preserve"> maka </w:t>
      </w:r>
      <w:r w:rsidR="009E61A0" w:rsidRPr="00E81955">
        <w:rPr>
          <w:rFonts w:ascii="Times New Roman" w:hAnsi="Times New Roman"/>
          <w:sz w:val="24"/>
          <w:szCs w:val="24"/>
        </w:rPr>
        <w:t>pengelola sarpras</w:t>
      </w:r>
      <w:r w:rsidR="00F81B0D" w:rsidRPr="00E81955">
        <w:rPr>
          <w:rFonts w:ascii="Times New Roman" w:hAnsi="Times New Roman"/>
          <w:sz w:val="24"/>
          <w:szCs w:val="24"/>
        </w:rPr>
        <w:t xml:space="preserve"> harus menekan tombol</w:t>
      </w:r>
      <w:r w:rsidR="009E61A0" w:rsidRPr="00E81955">
        <w:rPr>
          <w:rFonts w:ascii="Times New Roman" w:hAnsi="Times New Roman"/>
          <w:sz w:val="24"/>
          <w:szCs w:val="24"/>
        </w:rPr>
        <w:t xml:space="preserve"> edit </w:t>
      </w:r>
      <w:r w:rsidR="00F81B0D" w:rsidRPr="00E81955">
        <w:rPr>
          <w:rFonts w:ascii="Times New Roman" w:hAnsi="Times New Roman"/>
          <w:sz w:val="24"/>
          <w:szCs w:val="24"/>
        </w:rPr>
        <w:t xml:space="preserve">pada halaman </w:t>
      </w:r>
      <w:r w:rsidR="009E61A0" w:rsidRPr="00E81955">
        <w:rPr>
          <w:rFonts w:ascii="Times New Roman" w:hAnsi="Times New Roman"/>
          <w:sz w:val="24"/>
          <w:szCs w:val="24"/>
        </w:rPr>
        <w:t xml:space="preserve">tambah stok barang </w:t>
      </w:r>
      <w:r w:rsidR="00F81B0D" w:rsidRPr="00E81955">
        <w:rPr>
          <w:rFonts w:ascii="Times New Roman" w:hAnsi="Times New Roman"/>
          <w:sz w:val="24"/>
          <w:szCs w:val="24"/>
        </w:rPr>
        <w:t>dan mengisi data yang akan diedit pada form edit</w:t>
      </w:r>
      <w:r w:rsidR="009E61A0" w:rsidRPr="00E81955">
        <w:rPr>
          <w:rFonts w:ascii="Times New Roman" w:hAnsi="Times New Roman"/>
          <w:sz w:val="24"/>
          <w:szCs w:val="24"/>
        </w:rPr>
        <w:t xml:space="preserve"> tambah stok barang masuk</w:t>
      </w:r>
      <w:r w:rsidR="00F81B0D" w:rsidRPr="00E81955">
        <w:rPr>
          <w:rFonts w:ascii="Times New Roman" w:hAnsi="Times New Roman"/>
          <w:sz w:val="24"/>
          <w:szCs w:val="24"/>
        </w:rPr>
        <w:t xml:space="preserve">. Setelah mengisi data yang akan diedit, tekan tombol simpan untuk menyimpan data. Jika proses pengisian data yang diedit sudah terisi semua, maka proses penyimpanan edit kelola pinjaman berhasil dan data akan tersimpan didalam database. </w:t>
      </w:r>
    </w:p>
    <w:p w14:paraId="00087DB4" w14:textId="73A2C010" w:rsidR="000926D9" w:rsidRPr="00E81955" w:rsidRDefault="000926D9" w:rsidP="000926D9">
      <w:pPr>
        <w:pStyle w:val="ListParagraph"/>
        <w:numPr>
          <w:ilvl w:val="0"/>
          <w:numId w:val="68"/>
        </w:numPr>
        <w:spacing w:before="100" w:beforeAutospacing="1" w:after="100" w:afterAutospacing="1" w:line="240" w:lineRule="auto"/>
        <w:ind w:left="142" w:hanging="284"/>
        <w:jc w:val="both"/>
        <w:rPr>
          <w:rFonts w:ascii="Times New Roman" w:hAnsi="Times New Roman" w:cs="Times New Roman"/>
          <w:sz w:val="24"/>
          <w:szCs w:val="24"/>
        </w:rPr>
      </w:pPr>
      <w:r w:rsidRPr="00E81955">
        <w:rPr>
          <w:rFonts w:ascii="Times New Roman" w:hAnsi="Times New Roman" w:cs="Times New Roman"/>
          <w:sz w:val="24"/>
          <w:szCs w:val="24"/>
        </w:rPr>
        <w:t>Pengujian</w:t>
      </w:r>
      <w:r w:rsidR="00F81B0D" w:rsidRPr="00E81955">
        <w:rPr>
          <w:rFonts w:ascii="Times New Roman" w:hAnsi="Times New Roman" w:cs="Times New Roman"/>
          <w:sz w:val="24"/>
          <w:szCs w:val="24"/>
        </w:rPr>
        <w:t xml:space="preserve"> Halaman </w:t>
      </w:r>
      <w:r w:rsidR="008614D2" w:rsidRPr="00E81955">
        <w:rPr>
          <w:rFonts w:ascii="Times New Roman" w:hAnsi="Times New Roman" w:cs="Times New Roman"/>
          <w:iCs/>
          <w:sz w:val="24"/>
          <w:szCs w:val="24"/>
        </w:rPr>
        <w:t>Stok Barang Keluar</w:t>
      </w:r>
    </w:p>
    <w:p w14:paraId="459FBF41" w14:textId="72CAA398" w:rsidR="008614D2" w:rsidRPr="00E81955" w:rsidRDefault="000926D9" w:rsidP="00CE5D13">
      <w:pPr>
        <w:spacing w:before="100" w:beforeAutospacing="1" w:after="100" w:afterAutospacing="1" w:line="480" w:lineRule="auto"/>
        <w:ind w:firstLine="720"/>
        <w:jc w:val="both"/>
        <w:rPr>
          <w:rFonts w:ascii="Times New Roman" w:hAnsi="Times New Roman" w:cs="Times New Roman"/>
          <w:iCs/>
          <w:sz w:val="24"/>
          <w:szCs w:val="24"/>
          <w:lang w:val="en-US"/>
        </w:rPr>
      </w:pPr>
      <w:r w:rsidRPr="00E81955">
        <w:rPr>
          <w:rFonts w:ascii="Times New Roman" w:hAnsi="Times New Roman" w:cs="Times New Roman"/>
          <w:sz w:val="24"/>
          <w:szCs w:val="24"/>
        </w:rPr>
        <w:t>Tabel 4.</w:t>
      </w:r>
      <w:r w:rsidR="008614D2" w:rsidRPr="00E81955">
        <w:rPr>
          <w:rFonts w:ascii="Times New Roman" w:hAnsi="Times New Roman" w:cs="Times New Roman"/>
          <w:sz w:val="24"/>
          <w:szCs w:val="24"/>
        </w:rPr>
        <w:t>8</w:t>
      </w:r>
      <w:r w:rsidR="00B3148E" w:rsidRPr="00E81955">
        <w:rPr>
          <w:rFonts w:ascii="Times New Roman" w:hAnsi="Times New Roman" w:cs="Times New Roman"/>
          <w:sz w:val="24"/>
          <w:szCs w:val="24"/>
        </w:rPr>
        <w:t xml:space="preserve"> </w:t>
      </w:r>
      <w:r w:rsidRPr="00E81955">
        <w:rPr>
          <w:rFonts w:ascii="Times New Roman" w:hAnsi="Times New Roman" w:cs="Times New Roman"/>
          <w:sz w:val="24"/>
          <w:szCs w:val="24"/>
        </w:rPr>
        <w:t xml:space="preserve">merupakan tabel yang menampilkan pengujian </w:t>
      </w:r>
      <w:r w:rsidRPr="00E81955">
        <w:rPr>
          <w:rFonts w:ascii="Times New Roman" w:hAnsi="Times New Roman" w:cs="Times New Roman"/>
          <w:i/>
          <w:sz w:val="24"/>
          <w:szCs w:val="24"/>
        </w:rPr>
        <w:t>black box</w:t>
      </w:r>
      <w:r w:rsidR="008614D2" w:rsidRPr="00E81955">
        <w:rPr>
          <w:rFonts w:ascii="Times New Roman" w:hAnsi="Times New Roman" w:cs="Times New Roman"/>
          <w:i/>
          <w:sz w:val="24"/>
          <w:szCs w:val="24"/>
        </w:rPr>
        <w:t xml:space="preserve"> </w:t>
      </w:r>
      <w:r w:rsidR="00B3148E" w:rsidRPr="00E81955">
        <w:rPr>
          <w:rFonts w:ascii="Times New Roman" w:hAnsi="Times New Roman" w:cs="Times New Roman"/>
          <w:iCs/>
          <w:sz w:val="24"/>
          <w:szCs w:val="24"/>
        </w:rPr>
        <w:t xml:space="preserve">stok </w:t>
      </w:r>
      <w:r w:rsidRPr="00E81955">
        <w:rPr>
          <w:rFonts w:ascii="Times New Roman" w:hAnsi="Times New Roman" w:cs="Times New Roman"/>
          <w:iCs/>
          <w:sz w:val="24"/>
          <w:szCs w:val="24"/>
        </w:rPr>
        <w:t>barang</w:t>
      </w:r>
      <w:r w:rsidRPr="00E81955">
        <w:rPr>
          <w:rFonts w:ascii="Times New Roman" w:hAnsi="Times New Roman" w:cs="Times New Roman"/>
          <w:iCs/>
          <w:sz w:val="24"/>
          <w:szCs w:val="24"/>
          <w:lang w:val="en-US"/>
        </w:rPr>
        <w:t xml:space="preserve"> </w:t>
      </w:r>
      <w:proofErr w:type="spellStart"/>
      <w:r w:rsidR="008614D2" w:rsidRPr="00E81955">
        <w:rPr>
          <w:rFonts w:ascii="Times New Roman" w:hAnsi="Times New Roman" w:cs="Times New Roman"/>
          <w:iCs/>
          <w:sz w:val="24"/>
          <w:szCs w:val="24"/>
          <w:lang w:val="en-US"/>
        </w:rPr>
        <w:t>keluar</w:t>
      </w:r>
      <w:proofErr w:type="spellEnd"/>
      <w:r w:rsidR="008614D2" w:rsidRPr="00E81955">
        <w:rPr>
          <w:rFonts w:ascii="Times New Roman" w:hAnsi="Times New Roman" w:cs="Times New Roman"/>
          <w:iCs/>
          <w:sz w:val="24"/>
          <w:szCs w:val="24"/>
          <w:lang w:val="en-US"/>
        </w:rPr>
        <w:t>.</w:t>
      </w:r>
    </w:p>
    <w:p w14:paraId="6B8C203E" w14:textId="70C4EDDB" w:rsidR="000926D9" w:rsidRPr="00E81955" w:rsidRDefault="000926D9" w:rsidP="000F3046">
      <w:pPr>
        <w:pStyle w:val="Caption"/>
        <w:rPr>
          <w:i/>
          <w:szCs w:val="24"/>
        </w:rPr>
      </w:pPr>
      <w:bookmarkStart w:id="138" w:name="_Toc165525598"/>
      <w:bookmarkStart w:id="139" w:name="_Toc166480541"/>
      <w:r w:rsidRPr="00E81955">
        <w:rPr>
          <w:szCs w:val="24"/>
        </w:rPr>
        <w:lastRenderedPageBreak/>
        <w:t xml:space="preserve">Tabel 4. </w:t>
      </w:r>
      <w:r w:rsidR="009D43E4" w:rsidRPr="00E81955">
        <w:rPr>
          <w:szCs w:val="24"/>
        </w:rPr>
        <w:fldChar w:fldCharType="begin"/>
      </w:r>
      <w:r w:rsidR="009D43E4" w:rsidRPr="00E81955">
        <w:rPr>
          <w:szCs w:val="24"/>
        </w:rPr>
        <w:instrText xml:space="preserve"> SEQ Tabel_4. \* ARABIC </w:instrText>
      </w:r>
      <w:r w:rsidR="009D43E4" w:rsidRPr="00E81955">
        <w:rPr>
          <w:szCs w:val="24"/>
        </w:rPr>
        <w:fldChar w:fldCharType="separate"/>
      </w:r>
      <w:r w:rsidR="00871F4B">
        <w:rPr>
          <w:noProof/>
          <w:szCs w:val="24"/>
        </w:rPr>
        <w:t>8</w:t>
      </w:r>
      <w:r w:rsidR="009D43E4" w:rsidRPr="00E81955">
        <w:rPr>
          <w:szCs w:val="24"/>
        </w:rPr>
        <w:fldChar w:fldCharType="end"/>
      </w:r>
      <w:r w:rsidRPr="00E81955">
        <w:rPr>
          <w:szCs w:val="24"/>
        </w:rPr>
        <w:t xml:space="preserve"> </w:t>
      </w:r>
      <w:r w:rsidR="008614D2" w:rsidRPr="00E81955">
        <w:rPr>
          <w:i/>
          <w:iCs w:val="0"/>
          <w:color w:val="auto"/>
          <w:szCs w:val="24"/>
        </w:rPr>
        <w:t>Black Box</w:t>
      </w:r>
      <w:r w:rsidRPr="00E81955">
        <w:rPr>
          <w:color w:val="auto"/>
          <w:szCs w:val="24"/>
        </w:rPr>
        <w:t xml:space="preserve"> </w:t>
      </w:r>
      <w:r w:rsidR="008614D2" w:rsidRPr="00E81955">
        <w:rPr>
          <w:szCs w:val="24"/>
        </w:rPr>
        <w:t xml:space="preserve">Stok Barang </w:t>
      </w:r>
      <w:proofErr w:type="spellStart"/>
      <w:r w:rsidR="008614D2" w:rsidRPr="00E81955">
        <w:rPr>
          <w:szCs w:val="24"/>
        </w:rPr>
        <w:t>Keluar</w:t>
      </w:r>
      <w:bookmarkEnd w:id="138"/>
      <w:bookmarkEnd w:id="139"/>
      <w:proofErr w:type="spellEnd"/>
    </w:p>
    <w:tbl>
      <w:tblPr>
        <w:tblStyle w:val="TableGrid"/>
        <w:tblW w:w="0" w:type="auto"/>
        <w:jc w:val="center"/>
        <w:tblLayout w:type="fixed"/>
        <w:tblLook w:val="04A0" w:firstRow="1" w:lastRow="0" w:firstColumn="1" w:lastColumn="0" w:noHBand="0" w:noVBand="1"/>
      </w:tblPr>
      <w:tblGrid>
        <w:gridCol w:w="576"/>
        <w:gridCol w:w="1696"/>
        <w:gridCol w:w="914"/>
        <w:gridCol w:w="1629"/>
        <w:gridCol w:w="1085"/>
        <w:gridCol w:w="894"/>
      </w:tblGrid>
      <w:tr w:rsidR="000926D9" w14:paraId="73E141AD" w14:textId="77777777" w:rsidTr="00AF5739">
        <w:trPr>
          <w:trHeight w:val="657"/>
          <w:tblHeader/>
          <w:jc w:val="center"/>
        </w:trPr>
        <w:tc>
          <w:tcPr>
            <w:tcW w:w="576" w:type="dxa"/>
          </w:tcPr>
          <w:p w14:paraId="79BDCCAD" w14:textId="77777777" w:rsidR="000926D9" w:rsidRPr="00A3273D" w:rsidRDefault="000926D9" w:rsidP="00AF5739">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NO</w:t>
            </w:r>
          </w:p>
        </w:tc>
        <w:tc>
          <w:tcPr>
            <w:tcW w:w="1696" w:type="dxa"/>
          </w:tcPr>
          <w:p w14:paraId="01620741" w14:textId="77777777" w:rsidR="000926D9" w:rsidRPr="00A3273D" w:rsidRDefault="000926D9" w:rsidP="00AF5739">
            <w:pPr>
              <w:pStyle w:val="ListParagraph"/>
              <w:ind w:left="0"/>
              <w:jc w:val="center"/>
              <w:rPr>
                <w:rFonts w:ascii="Times New Roman" w:hAnsi="Times New Roman" w:cs="Times New Roman"/>
                <w:b/>
                <w:sz w:val="24"/>
                <w:szCs w:val="24"/>
                <w:lang w:val="en-US"/>
              </w:rPr>
            </w:pPr>
            <w:proofErr w:type="spellStart"/>
            <w:r w:rsidRPr="00A3273D">
              <w:rPr>
                <w:rFonts w:ascii="Times New Roman" w:hAnsi="Times New Roman" w:cs="Times New Roman"/>
                <w:b/>
                <w:sz w:val="24"/>
                <w:szCs w:val="24"/>
                <w:lang w:val="en-US"/>
              </w:rPr>
              <w:t>Skenario</w:t>
            </w:r>
            <w:proofErr w:type="spellEnd"/>
            <w:r w:rsidRPr="00A3273D">
              <w:rPr>
                <w:rFonts w:ascii="Times New Roman" w:hAnsi="Times New Roman" w:cs="Times New Roman"/>
                <w:b/>
                <w:sz w:val="24"/>
                <w:szCs w:val="24"/>
                <w:lang w:val="en-US"/>
              </w:rPr>
              <w:t xml:space="preserve"> </w:t>
            </w:r>
            <w:proofErr w:type="spellStart"/>
            <w:r w:rsidRPr="00A3273D">
              <w:rPr>
                <w:rFonts w:ascii="Times New Roman" w:hAnsi="Times New Roman" w:cs="Times New Roman"/>
                <w:b/>
                <w:sz w:val="24"/>
                <w:szCs w:val="24"/>
                <w:lang w:val="en-US"/>
              </w:rPr>
              <w:t>Pengujian</w:t>
            </w:r>
            <w:proofErr w:type="spellEnd"/>
          </w:p>
        </w:tc>
        <w:tc>
          <w:tcPr>
            <w:tcW w:w="914" w:type="dxa"/>
          </w:tcPr>
          <w:p w14:paraId="28BD0C93" w14:textId="77777777" w:rsidR="000926D9" w:rsidRPr="00A3273D" w:rsidRDefault="000926D9" w:rsidP="00AF5739">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Test Case</w:t>
            </w:r>
          </w:p>
        </w:tc>
        <w:tc>
          <w:tcPr>
            <w:tcW w:w="1629" w:type="dxa"/>
          </w:tcPr>
          <w:p w14:paraId="77983393" w14:textId="77777777" w:rsidR="000926D9" w:rsidRPr="00A3273D" w:rsidRDefault="000926D9" w:rsidP="00AF5739">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 xml:space="preserve">Hasil yang </w:t>
            </w:r>
            <w:proofErr w:type="spellStart"/>
            <w:r w:rsidRPr="00A3273D">
              <w:rPr>
                <w:rFonts w:ascii="Times New Roman" w:hAnsi="Times New Roman" w:cs="Times New Roman"/>
                <w:b/>
                <w:sz w:val="24"/>
                <w:szCs w:val="24"/>
                <w:lang w:val="en-US"/>
              </w:rPr>
              <w:t>Diharapkan</w:t>
            </w:r>
            <w:proofErr w:type="spellEnd"/>
          </w:p>
        </w:tc>
        <w:tc>
          <w:tcPr>
            <w:tcW w:w="1085" w:type="dxa"/>
          </w:tcPr>
          <w:p w14:paraId="24FF8162" w14:textId="77777777" w:rsidR="000926D9" w:rsidRPr="00A3273D" w:rsidRDefault="000926D9" w:rsidP="00AF5739">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 xml:space="preserve">Hasil </w:t>
            </w:r>
            <w:proofErr w:type="spellStart"/>
            <w:r w:rsidRPr="00A3273D">
              <w:rPr>
                <w:rFonts w:ascii="Times New Roman" w:hAnsi="Times New Roman" w:cs="Times New Roman"/>
                <w:b/>
                <w:sz w:val="24"/>
                <w:szCs w:val="24"/>
                <w:lang w:val="en-US"/>
              </w:rPr>
              <w:t>Pengujian</w:t>
            </w:r>
            <w:proofErr w:type="spellEnd"/>
          </w:p>
        </w:tc>
        <w:tc>
          <w:tcPr>
            <w:tcW w:w="894" w:type="dxa"/>
          </w:tcPr>
          <w:p w14:paraId="791348EA" w14:textId="77777777" w:rsidR="000926D9" w:rsidRPr="00A3273D" w:rsidRDefault="000926D9" w:rsidP="00AF5739">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Status</w:t>
            </w:r>
          </w:p>
        </w:tc>
      </w:tr>
      <w:tr w:rsidR="000926D9" w14:paraId="7555ACF1" w14:textId="77777777" w:rsidTr="00AF5739">
        <w:trPr>
          <w:jc w:val="center"/>
        </w:trPr>
        <w:tc>
          <w:tcPr>
            <w:tcW w:w="576" w:type="dxa"/>
          </w:tcPr>
          <w:p w14:paraId="23A16FAD" w14:textId="77777777" w:rsidR="000926D9" w:rsidRPr="00201874" w:rsidRDefault="000926D9" w:rsidP="00AF5739">
            <w:pPr>
              <w:pStyle w:val="ListParagraph"/>
              <w:spacing w:line="480" w:lineRule="auto"/>
              <w:ind w:left="0"/>
              <w:jc w:val="center"/>
              <w:rPr>
                <w:rFonts w:ascii="Times New Roman" w:hAnsi="Times New Roman" w:cs="Times New Roman"/>
                <w:sz w:val="22"/>
                <w:szCs w:val="22"/>
                <w:lang w:val="en-US"/>
              </w:rPr>
            </w:pPr>
            <w:r w:rsidRPr="00201874">
              <w:rPr>
                <w:rFonts w:ascii="Times New Roman" w:hAnsi="Times New Roman" w:cs="Times New Roman"/>
                <w:sz w:val="22"/>
                <w:szCs w:val="22"/>
                <w:lang w:val="en-US"/>
              </w:rPr>
              <w:t>1</w:t>
            </w:r>
          </w:p>
        </w:tc>
        <w:tc>
          <w:tcPr>
            <w:tcW w:w="1696" w:type="dxa"/>
          </w:tcPr>
          <w:p w14:paraId="034613FF" w14:textId="3F47F345" w:rsidR="000926D9" w:rsidRPr="00766E98" w:rsidRDefault="000926D9" w:rsidP="00766E98">
            <w:pPr>
              <w:pStyle w:val="ListParagraph"/>
              <w:ind w:left="0"/>
              <w:jc w:val="center"/>
              <w:rPr>
                <w:rFonts w:ascii="Times New Roman" w:hAnsi="Times New Roman" w:cs="Times New Roman"/>
                <w:sz w:val="22"/>
                <w:szCs w:val="22"/>
                <w:lang w:val="en-US"/>
              </w:rPr>
            </w:pPr>
            <w:r w:rsidRPr="00766E98">
              <w:rPr>
                <w:rFonts w:ascii="Times New Roman" w:hAnsi="Times New Roman" w:cs="Times New Roman"/>
                <w:sz w:val="22"/>
                <w:szCs w:val="22"/>
              </w:rPr>
              <w:t>Men</w:t>
            </w:r>
            <w:r w:rsidR="008614D2" w:rsidRPr="00766E98">
              <w:rPr>
                <w:rFonts w:ascii="Times New Roman" w:hAnsi="Times New Roman" w:cs="Times New Roman"/>
                <w:sz w:val="22"/>
                <w:szCs w:val="22"/>
              </w:rPr>
              <w:t xml:space="preserve">gurangi data </w:t>
            </w:r>
            <w:r w:rsidR="00B3148E" w:rsidRPr="00766E98">
              <w:rPr>
                <w:rFonts w:ascii="Times New Roman" w:hAnsi="Times New Roman" w:cs="Times New Roman"/>
                <w:sz w:val="22"/>
                <w:szCs w:val="22"/>
              </w:rPr>
              <w:t xml:space="preserve">stok </w:t>
            </w:r>
            <w:r w:rsidRPr="00766E98">
              <w:rPr>
                <w:rFonts w:ascii="Times New Roman" w:hAnsi="Times New Roman" w:cs="Times New Roman"/>
                <w:sz w:val="22"/>
                <w:szCs w:val="22"/>
              </w:rPr>
              <w:t>barang</w:t>
            </w:r>
          </w:p>
        </w:tc>
        <w:tc>
          <w:tcPr>
            <w:tcW w:w="914" w:type="dxa"/>
          </w:tcPr>
          <w:p w14:paraId="3279D070" w14:textId="5A64417F" w:rsidR="000926D9" w:rsidRPr="00766E98" w:rsidRDefault="000926D9" w:rsidP="00766E98">
            <w:pPr>
              <w:pStyle w:val="ListParagraph"/>
              <w:ind w:left="0"/>
              <w:jc w:val="center"/>
              <w:rPr>
                <w:rFonts w:ascii="Times New Roman" w:hAnsi="Times New Roman" w:cs="Times New Roman"/>
                <w:sz w:val="22"/>
                <w:szCs w:val="22"/>
                <w:lang w:val="en-US"/>
              </w:rPr>
            </w:pPr>
            <w:r w:rsidRPr="00766E98">
              <w:rPr>
                <w:rFonts w:ascii="Times New Roman" w:hAnsi="Times New Roman" w:cs="Times New Roman"/>
                <w:sz w:val="22"/>
                <w:szCs w:val="22"/>
                <w:lang w:val="en-US"/>
              </w:rPr>
              <w:t xml:space="preserve">Tekan </w:t>
            </w:r>
            <w:proofErr w:type="spellStart"/>
            <w:r w:rsidRPr="00766E98">
              <w:rPr>
                <w:rFonts w:ascii="Times New Roman" w:hAnsi="Times New Roman" w:cs="Times New Roman"/>
                <w:sz w:val="22"/>
                <w:szCs w:val="22"/>
                <w:lang w:val="en-US"/>
              </w:rPr>
              <w:t>tombol</w:t>
            </w:r>
            <w:proofErr w:type="spellEnd"/>
            <w:r w:rsidRPr="00766E98">
              <w:rPr>
                <w:rFonts w:ascii="Times New Roman" w:hAnsi="Times New Roman" w:cs="Times New Roman"/>
                <w:sz w:val="22"/>
                <w:szCs w:val="22"/>
                <w:lang w:val="en-US"/>
              </w:rPr>
              <w:t xml:space="preserve"> </w:t>
            </w:r>
            <w:proofErr w:type="spellStart"/>
            <w:r w:rsidR="008614D2" w:rsidRPr="00766E98">
              <w:rPr>
                <w:rFonts w:ascii="Times New Roman" w:hAnsi="Times New Roman" w:cs="Times New Roman"/>
                <w:sz w:val="22"/>
                <w:szCs w:val="22"/>
                <w:lang w:val="en-US"/>
              </w:rPr>
              <w:t>kurangi</w:t>
            </w:r>
            <w:proofErr w:type="spellEnd"/>
            <w:r w:rsidR="008614D2" w:rsidRPr="00766E98">
              <w:rPr>
                <w:rFonts w:ascii="Times New Roman" w:hAnsi="Times New Roman" w:cs="Times New Roman"/>
                <w:sz w:val="22"/>
                <w:szCs w:val="22"/>
                <w:lang w:val="en-US"/>
              </w:rPr>
              <w:t xml:space="preserve"> </w:t>
            </w:r>
            <w:proofErr w:type="spellStart"/>
            <w:r w:rsidR="008614D2" w:rsidRPr="00766E98">
              <w:rPr>
                <w:rFonts w:ascii="Times New Roman" w:hAnsi="Times New Roman" w:cs="Times New Roman"/>
                <w:sz w:val="22"/>
                <w:szCs w:val="22"/>
                <w:lang w:val="en-US"/>
              </w:rPr>
              <w:t>stok</w:t>
            </w:r>
            <w:proofErr w:type="spellEnd"/>
          </w:p>
        </w:tc>
        <w:tc>
          <w:tcPr>
            <w:tcW w:w="1629" w:type="dxa"/>
          </w:tcPr>
          <w:p w14:paraId="063E3861" w14:textId="080C94DA" w:rsidR="000926D9" w:rsidRPr="00766E98" w:rsidRDefault="008614D2" w:rsidP="00766E98">
            <w:pPr>
              <w:pStyle w:val="ListParagraph"/>
              <w:ind w:left="0"/>
              <w:jc w:val="center"/>
              <w:rPr>
                <w:rFonts w:ascii="Times New Roman" w:hAnsi="Times New Roman" w:cs="Times New Roman"/>
                <w:iCs/>
                <w:sz w:val="22"/>
                <w:szCs w:val="22"/>
                <w:lang w:val="en-US"/>
              </w:rPr>
            </w:pPr>
            <w:proofErr w:type="spellStart"/>
            <w:r w:rsidRPr="00766E98">
              <w:rPr>
                <w:rFonts w:ascii="Times New Roman" w:hAnsi="Times New Roman" w:cs="Times New Roman"/>
                <w:sz w:val="22"/>
                <w:szCs w:val="22"/>
                <w:lang w:val="en-US"/>
              </w:rPr>
              <w:t>Muncul</w:t>
            </w:r>
            <w:proofErr w:type="spellEnd"/>
            <w:r w:rsidRPr="00766E98">
              <w:rPr>
                <w:rFonts w:ascii="Times New Roman" w:hAnsi="Times New Roman" w:cs="Times New Roman"/>
                <w:sz w:val="22"/>
                <w:szCs w:val="22"/>
                <w:lang w:val="en-US"/>
              </w:rPr>
              <w:t xml:space="preserve"> </w:t>
            </w:r>
            <w:proofErr w:type="spellStart"/>
            <w:r w:rsidRPr="00766E98">
              <w:rPr>
                <w:rFonts w:ascii="Times New Roman" w:hAnsi="Times New Roman" w:cs="Times New Roman"/>
                <w:sz w:val="22"/>
                <w:szCs w:val="22"/>
                <w:lang w:val="en-US"/>
              </w:rPr>
              <w:t>Tampilan</w:t>
            </w:r>
            <w:proofErr w:type="spellEnd"/>
            <w:r w:rsidRPr="00766E98">
              <w:rPr>
                <w:rFonts w:ascii="Times New Roman" w:hAnsi="Times New Roman" w:cs="Times New Roman"/>
                <w:sz w:val="22"/>
                <w:szCs w:val="22"/>
                <w:lang w:val="en-US"/>
              </w:rPr>
              <w:t xml:space="preserve"> “</w:t>
            </w:r>
            <w:proofErr w:type="spellStart"/>
            <w:r w:rsidR="00B359A0">
              <w:rPr>
                <w:rFonts w:ascii="Times New Roman" w:hAnsi="Times New Roman" w:cs="Times New Roman"/>
                <w:sz w:val="22"/>
                <w:szCs w:val="22"/>
                <w:lang w:val="en-US"/>
              </w:rPr>
              <w:t>k</w:t>
            </w:r>
            <w:r w:rsidRPr="00766E98">
              <w:rPr>
                <w:rFonts w:ascii="Times New Roman" w:hAnsi="Times New Roman" w:cs="Times New Roman"/>
                <w:sz w:val="22"/>
                <w:szCs w:val="22"/>
                <w:lang w:val="en-US"/>
              </w:rPr>
              <w:t>urangi</w:t>
            </w:r>
            <w:proofErr w:type="spellEnd"/>
            <w:r w:rsidRPr="00766E98">
              <w:rPr>
                <w:rFonts w:ascii="Times New Roman" w:hAnsi="Times New Roman" w:cs="Times New Roman"/>
                <w:sz w:val="22"/>
                <w:szCs w:val="22"/>
                <w:lang w:val="en-US"/>
              </w:rPr>
              <w:t xml:space="preserve"> </w:t>
            </w:r>
            <w:r w:rsidR="00B359A0">
              <w:rPr>
                <w:rFonts w:ascii="Times New Roman" w:hAnsi="Times New Roman" w:cs="Times New Roman"/>
                <w:sz w:val="22"/>
                <w:szCs w:val="22"/>
                <w:lang w:val="en-US"/>
              </w:rPr>
              <w:t>d</w:t>
            </w:r>
            <w:r w:rsidRPr="00766E98">
              <w:rPr>
                <w:rFonts w:ascii="Times New Roman" w:hAnsi="Times New Roman" w:cs="Times New Roman"/>
                <w:sz w:val="22"/>
                <w:szCs w:val="22"/>
                <w:lang w:val="en-US"/>
              </w:rPr>
              <w:t>ata Barang”</w:t>
            </w:r>
          </w:p>
        </w:tc>
        <w:tc>
          <w:tcPr>
            <w:tcW w:w="1085" w:type="dxa"/>
          </w:tcPr>
          <w:p w14:paraId="1C0583A2" w14:textId="77777777" w:rsidR="000926D9" w:rsidRPr="00766E98" w:rsidRDefault="000926D9" w:rsidP="00766E98">
            <w:pPr>
              <w:pStyle w:val="ListParagraph"/>
              <w:ind w:left="0"/>
              <w:jc w:val="center"/>
              <w:rPr>
                <w:rFonts w:ascii="Times New Roman" w:hAnsi="Times New Roman" w:cs="Times New Roman"/>
                <w:sz w:val="22"/>
                <w:szCs w:val="22"/>
                <w:lang w:val="en-US"/>
              </w:rPr>
            </w:pPr>
            <w:proofErr w:type="spellStart"/>
            <w:r w:rsidRPr="00766E98">
              <w:rPr>
                <w:rFonts w:ascii="Times New Roman" w:hAnsi="Times New Roman" w:cs="Times New Roman"/>
                <w:sz w:val="22"/>
                <w:szCs w:val="22"/>
                <w:lang w:val="en-US"/>
              </w:rPr>
              <w:t>Sesuai</w:t>
            </w:r>
            <w:proofErr w:type="spellEnd"/>
            <w:r w:rsidRPr="00766E98">
              <w:rPr>
                <w:rFonts w:ascii="Times New Roman" w:hAnsi="Times New Roman" w:cs="Times New Roman"/>
                <w:sz w:val="22"/>
                <w:szCs w:val="22"/>
                <w:lang w:val="en-US"/>
              </w:rPr>
              <w:t xml:space="preserve"> </w:t>
            </w:r>
            <w:proofErr w:type="spellStart"/>
            <w:r w:rsidRPr="00766E98">
              <w:rPr>
                <w:rFonts w:ascii="Times New Roman" w:hAnsi="Times New Roman" w:cs="Times New Roman"/>
                <w:sz w:val="22"/>
                <w:szCs w:val="22"/>
                <w:lang w:val="en-US"/>
              </w:rPr>
              <w:t>harapan</w:t>
            </w:r>
            <w:proofErr w:type="spellEnd"/>
          </w:p>
        </w:tc>
        <w:tc>
          <w:tcPr>
            <w:tcW w:w="894" w:type="dxa"/>
          </w:tcPr>
          <w:p w14:paraId="1A979FA4" w14:textId="77777777" w:rsidR="000926D9" w:rsidRPr="00766E98" w:rsidRDefault="000926D9" w:rsidP="00766E98">
            <w:pPr>
              <w:pStyle w:val="ListParagraph"/>
              <w:ind w:left="0"/>
              <w:jc w:val="center"/>
              <w:rPr>
                <w:rFonts w:ascii="Times New Roman" w:hAnsi="Times New Roman" w:cs="Times New Roman"/>
                <w:sz w:val="22"/>
                <w:szCs w:val="22"/>
                <w:lang w:val="en-US"/>
              </w:rPr>
            </w:pPr>
            <w:r w:rsidRPr="00766E98">
              <w:rPr>
                <w:rFonts w:ascii="Times New Roman" w:hAnsi="Times New Roman" w:cs="Times New Roman"/>
                <w:sz w:val="22"/>
                <w:szCs w:val="22"/>
                <w:lang w:val="en-US"/>
              </w:rPr>
              <w:t>Valid</w:t>
            </w:r>
          </w:p>
          <w:p w14:paraId="45D41C7C" w14:textId="77777777" w:rsidR="000926D9" w:rsidRPr="00766E98" w:rsidRDefault="000926D9" w:rsidP="00766E98">
            <w:pPr>
              <w:pStyle w:val="ListParagraph"/>
              <w:ind w:left="0"/>
              <w:jc w:val="center"/>
              <w:rPr>
                <w:rFonts w:ascii="Times New Roman" w:hAnsi="Times New Roman" w:cs="Times New Roman"/>
                <w:sz w:val="22"/>
                <w:szCs w:val="22"/>
                <w:lang w:val="en-US"/>
              </w:rPr>
            </w:pPr>
          </w:p>
        </w:tc>
      </w:tr>
      <w:tr w:rsidR="000926D9" w14:paraId="030BE4E6" w14:textId="77777777" w:rsidTr="0099760B">
        <w:trPr>
          <w:trHeight w:val="1136"/>
          <w:jc w:val="center"/>
        </w:trPr>
        <w:tc>
          <w:tcPr>
            <w:tcW w:w="576" w:type="dxa"/>
          </w:tcPr>
          <w:p w14:paraId="72D888F7" w14:textId="77777777" w:rsidR="000926D9" w:rsidRPr="00201874" w:rsidRDefault="000926D9" w:rsidP="00AF5739">
            <w:pPr>
              <w:pStyle w:val="ListParagraph"/>
              <w:spacing w:line="480" w:lineRule="auto"/>
              <w:ind w:left="0"/>
              <w:jc w:val="center"/>
              <w:rPr>
                <w:rFonts w:ascii="Times New Roman" w:hAnsi="Times New Roman" w:cs="Times New Roman"/>
                <w:sz w:val="22"/>
                <w:szCs w:val="22"/>
                <w:lang w:val="en-US"/>
              </w:rPr>
            </w:pPr>
            <w:r w:rsidRPr="00201874">
              <w:rPr>
                <w:rFonts w:ascii="Times New Roman" w:hAnsi="Times New Roman" w:cs="Times New Roman"/>
                <w:sz w:val="22"/>
                <w:szCs w:val="22"/>
                <w:lang w:val="en-US"/>
              </w:rPr>
              <w:t>2</w:t>
            </w:r>
          </w:p>
        </w:tc>
        <w:tc>
          <w:tcPr>
            <w:tcW w:w="1696" w:type="dxa"/>
          </w:tcPr>
          <w:p w14:paraId="780B6FD3" w14:textId="3714C05D" w:rsidR="000926D9" w:rsidRPr="00766E98" w:rsidRDefault="000926D9" w:rsidP="00766E98">
            <w:pPr>
              <w:pStyle w:val="ListParagraph"/>
              <w:ind w:left="0"/>
              <w:jc w:val="center"/>
              <w:rPr>
                <w:rFonts w:ascii="Times New Roman" w:hAnsi="Times New Roman" w:cs="Times New Roman"/>
                <w:sz w:val="22"/>
                <w:szCs w:val="22"/>
                <w:lang w:val="en-US"/>
              </w:rPr>
            </w:pPr>
            <w:r w:rsidRPr="00766E98">
              <w:rPr>
                <w:rFonts w:ascii="Times New Roman" w:hAnsi="Times New Roman" w:cs="Times New Roman"/>
                <w:sz w:val="22"/>
                <w:szCs w:val="22"/>
              </w:rPr>
              <w:t>Meng</w:t>
            </w:r>
            <w:r w:rsidR="0099760B" w:rsidRPr="00766E98">
              <w:rPr>
                <w:rFonts w:ascii="Times New Roman" w:hAnsi="Times New Roman" w:cs="Times New Roman"/>
                <w:sz w:val="22"/>
                <w:szCs w:val="22"/>
              </w:rPr>
              <w:t>isi semua form kurangi stok kecuali pilih barang</w:t>
            </w:r>
          </w:p>
        </w:tc>
        <w:tc>
          <w:tcPr>
            <w:tcW w:w="914" w:type="dxa"/>
          </w:tcPr>
          <w:p w14:paraId="69CDFAD8" w14:textId="77777777" w:rsidR="000926D9" w:rsidRPr="00766E98" w:rsidRDefault="000926D9" w:rsidP="00766E98">
            <w:pPr>
              <w:pStyle w:val="ListParagraph"/>
              <w:ind w:left="0"/>
              <w:jc w:val="center"/>
              <w:rPr>
                <w:rFonts w:ascii="Times New Roman" w:hAnsi="Times New Roman" w:cs="Times New Roman"/>
                <w:sz w:val="22"/>
                <w:szCs w:val="22"/>
                <w:lang w:val="en-US"/>
              </w:rPr>
            </w:pPr>
            <w:r w:rsidRPr="00766E98">
              <w:rPr>
                <w:rFonts w:ascii="Times New Roman" w:hAnsi="Times New Roman" w:cs="Times New Roman"/>
                <w:sz w:val="22"/>
                <w:szCs w:val="22"/>
                <w:lang w:val="en-US"/>
              </w:rPr>
              <w:t xml:space="preserve">Tekan </w:t>
            </w:r>
            <w:proofErr w:type="spellStart"/>
            <w:r w:rsidRPr="00766E98">
              <w:rPr>
                <w:rFonts w:ascii="Times New Roman" w:hAnsi="Times New Roman" w:cs="Times New Roman"/>
                <w:sz w:val="22"/>
                <w:szCs w:val="22"/>
                <w:lang w:val="en-US"/>
              </w:rPr>
              <w:t>tombol</w:t>
            </w:r>
            <w:proofErr w:type="spellEnd"/>
            <w:r w:rsidRPr="00766E98">
              <w:rPr>
                <w:rFonts w:ascii="Times New Roman" w:hAnsi="Times New Roman" w:cs="Times New Roman"/>
                <w:sz w:val="22"/>
                <w:szCs w:val="22"/>
                <w:lang w:val="en-US"/>
              </w:rPr>
              <w:t xml:space="preserve"> </w:t>
            </w:r>
            <w:proofErr w:type="spellStart"/>
            <w:r w:rsidRPr="00766E98">
              <w:rPr>
                <w:rFonts w:ascii="Times New Roman" w:hAnsi="Times New Roman" w:cs="Times New Roman"/>
                <w:iCs/>
                <w:sz w:val="22"/>
                <w:szCs w:val="22"/>
                <w:lang w:val="en-US"/>
              </w:rPr>
              <w:t>tambahkan</w:t>
            </w:r>
            <w:proofErr w:type="spellEnd"/>
          </w:p>
        </w:tc>
        <w:tc>
          <w:tcPr>
            <w:tcW w:w="1629" w:type="dxa"/>
          </w:tcPr>
          <w:p w14:paraId="1E1D20CA" w14:textId="097001A6" w:rsidR="000926D9" w:rsidRPr="00766E98" w:rsidRDefault="0099760B" w:rsidP="00766E98">
            <w:pPr>
              <w:spacing w:after="200" w:line="276" w:lineRule="auto"/>
              <w:jc w:val="center"/>
              <w:rPr>
                <w:rFonts w:ascii="Times New Roman" w:hAnsi="Times New Roman" w:cs="Times New Roman"/>
                <w:iCs/>
                <w:sz w:val="22"/>
                <w:szCs w:val="22"/>
                <w:lang w:val="en-US"/>
              </w:rPr>
            </w:pPr>
            <w:r w:rsidRPr="00766E98">
              <w:rPr>
                <w:rFonts w:ascii="Times New Roman" w:hAnsi="Times New Roman" w:cs="Times New Roman"/>
                <w:sz w:val="22"/>
                <w:szCs w:val="22"/>
              </w:rPr>
              <w:t>Muncul peringatan “barang harus dipilih”</w:t>
            </w:r>
          </w:p>
        </w:tc>
        <w:tc>
          <w:tcPr>
            <w:tcW w:w="1085" w:type="dxa"/>
          </w:tcPr>
          <w:p w14:paraId="5E7FA392" w14:textId="77777777" w:rsidR="000926D9" w:rsidRPr="00766E98" w:rsidRDefault="000926D9" w:rsidP="00766E98">
            <w:pPr>
              <w:pStyle w:val="ListParagraph"/>
              <w:ind w:left="0"/>
              <w:jc w:val="center"/>
              <w:rPr>
                <w:rFonts w:ascii="Times New Roman" w:hAnsi="Times New Roman" w:cs="Times New Roman"/>
                <w:sz w:val="22"/>
                <w:szCs w:val="22"/>
                <w:lang w:val="en-US"/>
              </w:rPr>
            </w:pPr>
            <w:proofErr w:type="spellStart"/>
            <w:r w:rsidRPr="00766E98">
              <w:rPr>
                <w:rFonts w:ascii="Times New Roman" w:hAnsi="Times New Roman" w:cs="Times New Roman"/>
                <w:sz w:val="22"/>
                <w:szCs w:val="22"/>
                <w:lang w:val="en-US"/>
              </w:rPr>
              <w:t>Sesuai</w:t>
            </w:r>
            <w:proofErr w:type="spellEnd"/>
            <w:r w:rsidRPr="00766E98">
              <w:rPr>
                <w:rFonts w:ascii="Times New Roman" w:hAnsi="Times New Roman" w:cs="Times New Roman"/>
                <w:sz w:val="22"/>
                <w:szCs w:val="22"/>
                <w:lang w:val="en-US"/>
              </w:rPr>
              <w:t xml:space="preserve"> </w:t>
            </w:r>
            <w:proofErr w:type="spellStart"/>
            <w:r w:rsidRPr="00766E98">
              <w:rPr>
                <w:rFonts w:ascii="Times New Roman" w:hAnsi="Times New Roman" w:cs="Times New Roman"/>
                <w:sz w:val="22"/>
                <w:szCs w:val="22"/>
                <w:lang w:val="en-US"/>
              </w:rPr>
              <w:t>harapan</w:t>
            </w:r>
            <w:proofErr w:type="spellEnd"/>
          </w:p>
        </w:tc>
        <w:tc>
          <w:tcPr>
            <w:tcW w:w="894" w:type="dxa"/>
          </w:tcPr>
          <w:p w14:paraId="61B30F19" w14:textId="77777777" w:rsidR="000926D9" w:rsidRPr="00766E98" w:rsidRDefault="000926D9" w:rsidP="00766E98">
            <w:pPr>
              <w:pStyle w:val="ListParagraph"/>
              <w:ind w:left="0"/>
              <w:jc w:val="center"/>
              <w:rPr>
                <w:rFonts w:ascii="Times New Roman" w:hAnsi="Times New Roman" w:cs="Times New Roman"/>
                <w:sz w:val="22"/>
                <w:szCs w:val="22"/>
                <w:lang w:val="en-US"/>
              </w:rPr>
            </w:pPr>
            <w:r w:rsidRPr="00766E98">
              <w:rPr>
                <w:rFonts w:ascii="Times New Roman" w:hAnsi="Times New Roman" w:cs="Times New Roman"/>
                <w:sz w:val="22"/>
                <w:szCs w:val="22"/>
                <w:lang w:val="en-US"/>
              </w:rPr>
              <w:t>Valid</w:t>
            </w:r>
          </w:p>
          <w:p w14:paraId="2D5723F9" w14:textId="77777777" w:rsidR="000926D9" w:rsidRPr="00766E98" w:rsidRDefault="000926D9" w:rsidP="00766E98">
            <w:pPr>
              <w:pStyle w:val="ListParagraph"/>
              <w:ind w:left="0"/>
              <w:jc w:val="center"/>
              <w:rPr>
                <w:rFonts w:ascii="Times New Roman" w:hAnsi="Times New Roman" w:cs="Times New Roman"/>
                <w:sz w:val="22"/>
                <w:szCs w:val="22"/>
                <w:lang w:val="en-US"/>
              </w:rPr>
            </w:pPr>
          </w:p>
        </w:tc>
      </w:tr>
      <w:tr w:rsidR="0099760B" w14:paraId="0E67A5E6" w14:textId="77777777" w:rsidTr="00AF5739">
        <w:trPr>
          <w:jc w:val="center"/>
        </w:trPr>
        <w:tc>
          <w:tcPr>
            <w:tcW w:w="576" w:type="dxa"/>
          </w:tcPr>
          <w:p w14:paraId="23D1A202" w14:textId="3FB71392" w:rsidR="0099760B" w:rsidRPr="00201874" w:rsidRDefault="0099760B" w:rsidP="0099760B">
            <w:pPr>
              <w:pStyle w:val="ListParagraph"/>
              <w:spacing w:line="480" w:lineRule="auto"/>
              <w:ind w:left="0"/>
              <w:jc w:val="center"/>
              <w:rPr>
                <w:rFonts w:ascii="Times New Roman" w:hAnsi="Times New Roman" w:cs="Times New Roman"/>
                <w:lang w:val="en-US"/>
              </w:rPr>
            </w:pPr>
            <w:r>
              <w:rPr>
                <w:rFonts w:ascii="Times New Roman" w:hAnsi="Times New Roman" w:cs="Times New Roman"/>
                <w:lang w:val="en-US"/>
              </w:rPr>
              <w:t>3</w:t>
            </w:r>
          </w:p>
        </w:tc>
        <w:tc>
          <w:tcPr>
            <w:tcW w:w="1696" w:type="dxa"/>
          </w:tcPr>
          <w:p w14:paraId="3C40F63A" w14:textId="79F90FDE" w:rsidR="0099760B" w:rsidRPr="00766E98" w:rsidRDefault="0099760B" w:rsidP="00766E98">
            <w:pPr>
              <w:pStyle w:val="ListParagraph"/>
              <w:ind w:left="0"/>
              <w:jc w:val="center"/>
              <w:rPr>
                <w:rFonts w:ascii="Times New Roman" w:hAnsi="Times New Roman" w:cs="Times New Roman"/>
                <w:sz w:val="22"/>
                <w:szCs w:val="22"/>
              </w:rPr>
            </w:pPr>
            <w:r w:rsidRPr="00766E98">
              <w:rPr>
                <w:rFonts w:ascii="Times New Roman" w:hAnsi="Times New Roman" w:cs="Times New Roman"/>
                <w:sz w:val="22"/>
                <w:szCs w:val="22"/>
              </w:rPr>
              <w:t>Mengisi semua form kurangi stok kecuali jumlah barang keluar</w:t>
            </w:r>
          </w:p>
        </w:tc>
        <w:tc>
          <w:tcPr>
            <w:tcW w:w="914" w:type="dxa"/>
          </w:tcPr>
          <w:p w14:paraId="2332DE32" w14:textId="18CE94CB" w:rsidR="0099760B" w:rsidRPr="00766E98" w:rsidRDefault="0099760B" w:rsidP="00766E98">
            <w:pPr>
              <w:pStyle w:val="ListParagraph"/>
              <w:ind w:left="0"/>
              <w:jc w:val="center"/>
              <w:rPr>
                <w:rFonts w:ascii="Times New Roman" w:hAnsi="Times New Roman" w:cs="Times New Roman"/>
                <w:sz w:val="22"/>
                <w:szCs w:val="22"/>
                <w:lang w:val="en-US"/>
              </w:rPr>
            </w:pPr>
            <w:r w:rsidRPr="00766E98">
              <w:rPr>
                <w:rFonts w:ascii="Times New Roman" w:hAnsi="Times New Roman" w:cs="Times New Roman"/>
                <w:sz w:val="22"/>
                <w:szCs w:val="22"/>
                <w:lang w:val="en-US"/>
              </w:rPr>
              <w:t xml:space="preserve">Tekan </w:t>
            </w:r>
            <w:proofErr w:type="spellStart"/>
            <w:r w:rsidRPr="00766E98">
              <w:rPr>
                <w:rFonts w:ascii="Times New Roman" w:hAnsi="Times New Roman" w:cs="Times New Roman"/>
                <w:sz w:val="22"/>
                <w:szCs w:val="22"/>
                <w:lang w:val="en-US"/>
              </w:rPr>
              <w:t>tombol</w:t>
            </w:r>
            <w:proofErr w:type="spellEnd"/>
            <w:r w:rsidRPr="00766E98">
              <w:rPr>
                <w:rFonts w:ascii="Times New Roman" w:hAnsi="Times New Roman" w:cs="Times New Roman"/>
                <w:sz w:val="22"/>
                <w:szCs w:val="22"/>
                <w:lang w:val="en-US"/>
              </w:rPr>
              <w:t xml:space="preserve"> </w:t>
            </w:r>
            <w:proofErr w:type="spellStart"/>
            <w:r w:rsidRPr="00766E98">
              <w:rPr>
                <w:rFonts w:ascii="Times New Roman" w:hAnsi="Times New Roman" w:cs="Times New Roman"/>
                <w:iCs/>
                <w:sz w:val="22"/>
                <w:szCs w:val="22"/>
                <w:lang w:val="en-US"/>
              </w:rPr>
              <w:t>tambahkan</w:t>
            </w:r>
            <w:proofErr w:type="spellEnd"/>
          </w:p>
        </w:tc>
        <w:tc>
          <w:tcPr>
            <w:tcW w:w="1629" w:type="dxa"/>
          </w:tcPr>
          <w:p w14:paraId="7182F6CF" w14:textId="10A9CCBA" w:rsidR="0099760B" w:rsidRPr="00766E98" w:rsidRDefault="0099760B" w:rsidP="00766E98">
            <w:pPr>
              <w:spacing w:after="200" w:line="276" w:lineRule="auto"/>
              <w:jc w:val="center"/>
              <w:rPr>
                <w:rFonts w:ascii="Times New Roman" w:hAnsi="Times New Roman" w:cs="Times New Roman"/>
                <w:iCs/>
                <w:sz w:val="22"/>
                <w:szCs w:val="22"/>
                <w:lang w:val="en-US"/>
              </w:rPr>
            </w:pPr>
            <w:r w:rsidRPr="00766E98">
              <w:rPr>
                <w:rFonts w:ascii="Times New Roman" w:hAnsi="Times New Roman" w:cs="Times New Roman"/>
                <w:sz w:val="22"/>
                <w:szCs w:val="22"/>
              </w:rPr>
              <w:t xml:space="preserve">Muncul peringatan “jumlah </w:t>
            </w:r>
            <w:r w:rsidR="00766E98" w:rsidRPr="00766E98">
              <w:rPr>
                <w:rFonts w:ascii="Times New Roman" w:hAnsi="Times New Roman" w:cs="Times New Roman"/>
                <w:sz w:val="22"/>
                <w:szCs w:val="22"/>
              </w:rPr>
              <w:t>barang</w:t>
            </w:r>
            <w:r w:rsidRPr="00766E98">
              <w:rPr>
                <w:rFonts w:ascii="Times New Roman" w:hAnsi="Times New Roman" w:cs="Times New Roman"/>
                <w:sz w:val="22"/>
                <w:szCs w:val="22"/>
              </w:rPr>
              <w:t xml:space="preserve"> </w:t>
            </w:r>
            <w:r w:rsidR="00766E98" w:rsidRPr="00766E98">
              <w:rPr>
                <w:rFonts w:ascii="Times New Roman" w:hAnsi="Times New Roman" w:cs="Times New Roman"/>
                <w:sz w:val="22"/>
                <w:szCs w:val="22"/>
              </w:rPr>
              <w:t>keluar harus diisi”</w:t>
            </w:r>
          </w:p>
        </w:tc>
        <w:tc>
          <w:tcPr>
            <w:tcW w:w="1085" w:type="dxa"/>
          </w:tcPr>
          <w:p w14:paraId="48434A73" w14:textId="49097C4D" w:rsidR="0099760B" w:rsidRPr="00766E98" w:rsidRDefault="0099760B" w:rsidP="00766E98">
            <w:pPr>
              <w:pStyle w:val="ListParagraph"/>
              <w:ind w:left="0"/>
              <w:jc w:val="center"/>
              <w:rPr>
                <w:rFonts w:ascii="Times New Roman" w:hAnsi="Times New Roman" w:cs="Times New Roman"/>
                <w:sz w:val="22"/>
                <w:szCs w:val="22"/>
                <w:lang w:val="en-US"/>
              </w:rPr>
            </w:pPr>
            <w:proofErr w:type="spellStart"/>
            <w:r w:rsidRPr="00766E98">
              <w:rPr>
                <w:rFonts w:ascii="Times New Roman" w:hAnsi="Times New Roman" w:cs="Times New Roman"/>
                <w:sz w:val="22"/>
                <w:szCs w:val="22"/>
                <w:lang w:val="en-US"/>
              </w:rPr>
              <w:t>Sesuai</w:t>
            </w:r>
            <w:proofErr w:type="spellEnd"/>
            <w:r w:rsidRPr="00766E98">
              <w:rPr>
                <w:rFonts w:ascii="Times New Roman" w:hAnsi="Times New Roman" w:cs="Times New Roman"/>
                <w:sz w:val="22"/>
                <w:szCs w:val="22"/>
                <w:lang w:val="en-US"/>
              </w:rPr>
              <w:t xml:space="preserve"> </w:t>
            </w:r>
            <w:proofErr w:type="spellStart"/>
            <w:r w:rsidRPr="00766E98">
              <w:rPr>
                <w:rFonts w:ascii="Times New Roman" w:hAnsi="Times New Roman" w:cs="Times New Roman"/>
                <w:sz w:val="22"/>
                <w:szCs w:val="22"/>
                <w:lang w:val="en-US"/>
              </w:rPr>
              <w:t>harapan</w:t>
            </w:r>
            <w:proofErr w:type="spellEnd"/>
          </w:p>
        </w:tc>
        <w:tc>
          <w:tcPr>
            <w:tcW w:w="894" w:type="dxa"/>
          </w:tcPr>
          <w:p w14:paraId="0BF27F2D" w14:textId="77777777" w:rsidR="0099760B" w:rsidRPr="00766E98" w:rsidRDefault="0099760B" w:rsidP="00766E98">
            <w:pPr>
              <w:pStyle w:val="ListParagraph"/>
              <w:ind w:left="0"/>
              <w:jc w:val="center"/>
              <w:rPr>
                <w:rFonts w:ascii="Times New Roman" w:hAnsi="Times New Roman" w:cs="Times New Roman"/>
                <w:sz w:val="22"/>
                <w:szCs w:val="22"/>
                <w:lang w:val="en-US"/>
              </w:rPr>
            </w:pPr>
            <w:r w:rsidRPr="00766E98">
              <w:rPr>
                <w:rFonts w:ascii="Times New Roman" w:hAnsi="Times New Roman" w:cs="Times New Roman"/>
                <w:sz w:val="22"/>
                <w:szCs w:val="22"/>
                <w:lang w:val="en-US"/>
              </w:rPr>
              <w:t>Valid</w:t>
            </w:r>
          </w:p>
          <w:p w14:paraId="588C034E" w14:textId="77777777" w:rsidR="0099760B" w:rsidRPr="00766E98" w:rsidRDefault="0099760B" w:rsidP="00766E98">
            <w:pPr>
              <w:pStyle w:val="ListParagraph"/>
              <w:ind w:left="0"/>
              <w:jc w:val="center"/>
              <w:rPr>
                <w:rFonts w:ascii="Times New Roman" w:hAnsi="Times New Roman" w:cs="Times New Roman"/>
                <w:sz w:val="22"/>
                <w:szCs w:val="22"/>
                <w:lang w:val="en-US"/>
              </w:rPr>
            </w:pPr>
          </w:p>
        </w:tc>
      </w:tr>
      <w:tr w:rsidR="00766E98" w14:paraId="5E48F0E0" w14:textId="77777777" w:rsidTr="00AF5739">
        <w:trPr>
          <w:jc w:val="center"/>
        </w:trPr>
        <w:tc>
          <w:tcPr>
            <w:tcW w:w="576" w:type="dxa"/>
          </w:tcPr>
          <w:p w14:paraId="48E603AF" w14:textId="5D1FBA49" w:rsidR="00766E98" w:rsidRPr="00201874" w:rsidRDefault="00766E98" w:rsidP="00766E98">
            <w:pPr>
              <w:pStyle w:val="ListParagraph"/>
              <w:spacing w:line="480" w:lineRule="auto"/>
              <w:ind w:left="0"/>
              <w:jc w:val="center"/>
              <w:rPr>
                <w:rFonts w:ascii="Times New Roman" w:hAnsi="Times New Roman" w:cs="Times New Roman"/>
                <w:lang w:val="en-US"/>
              </w:rPr>
            </w:pPr>
            <w:r>
              <w:rPr>
                <w:rFonts w:ascii="Times New Roman" w:hAnsi="Times New Roman" w:cs="Times New Roman"/>
                <w:lang w:val="en-US"/>
              </w:rPr>
              <w:t>4</w:t>
            </w:r>
          </w:p>
        </w:tc>
        <w:tc>
          <w:tcPr>
            <w:tcW w:w="1696" w:type="dxa"/>
          </w:tcPr>
          <w:p w14:paraId="3B2831D5" w14:textId="18C42587" w:rsidR="00766E98" w:rsidRPr="00766E98" w:rsidRDefault="00766E98" w:rsidP="00766E98">
            <w:pPr>
              <w:pStyle w:val="ListParagraph"/>
              <w:ind w:left="0"/>
              <w:jc w:val="center"/>
              <w:rPr>
                <w:rFonts w:ascii="Times New Roman" w:hAnsi="Times New Roman" w:cs="Times New Roman"/>
                <w:sz w:val="22"/>
                <w:szCs w:val="22"/>
              </w:rPr>
            </w:pPr>
            <w:r w:rsidRPr="00766E98">
              <w:rPr>
                <w:rFonts w:ascii="Times New Roman" w:hAnsi="Times New Roman" w:cs="Times New Roman"/>
                <w:sz w:val="22"/>
                <w:szCs w:val="22"/>
              </w:rPr>
              <w:t>Mengisi semua form kurangi stok kecuali pemohon</w:t>
            </w:r>
          </w:p>
        </w:tc>
        <w:tc>
          <w:tcPr>
            <w:tcW w:w="914" w:type="dxa"/>
          </w:tcPr>
          <w:p w14:paraId="100C8961" w14:textId="77E9C0D5" w:rsidR="00766E98" w:rsidRPr="00766E98" w:rsidRDefault="00766E98" w:rsidP="00766E98">
            <w:pPr>
              <w:pStyle w:val="ListParagraph"/>
              <w:ind w:left="0"/>
              <w:jc w:val="center"/>
              <w:rPr>
                <w:rFonts w:ascii="Times New Roman" w:hAnsi="Times New Roman" w:cs="Times New Roman"/>
                <w:sz w:val="22"/>
                <w:szCs w:val="22"/>
                <w:lang w:val="en-US"/>
              </w:rPr>
            </w:pPr>
            <w:r w:rsidRPr="00766E98">
              <w:rPr>
                <w:rFonts w:ascii="Times New Roman" w:hAnsi="Times New Roman" w:cs="Times New Roman"/>
                <w:sz w:val="22"/>
                <w:szCs w:val="22"/>
                <w:lang w:val="en-US"/>
              </w:rPr>
              <w:t xml:space="preserve">Tekan </w:t>
            </w:r>
            <w:proofErr w:type="spellStart"/>
            <w:r w:rsidRPr="00766E98">
              <w:rPr>
                <w:rFonts w:ascii="Times New Roman" w:hAnsi="Times New Roman" w:cs="Times New Roman"/>
                <w:sz w:val="22"/>
                <w:szCs w:val="22"/>
                <w:lang w:val="en-US"/>
              </w:rPr>
              <w:t>tombol</w:t>
            </w:r>
            <w:proofErr w:type="spellEnd"/>
            <w:r w:rsidRPr="00766E98">
              <w:rPr>
                <w:rFonts w:ascii="Times New Roman" w:hAnsi="Times New Roman" w:cs="Times New Roman"/>
                <w:sz w:val="22"/>
                <w:szCs w:val="22"/>
                <w:lang w:val="en-US"/>
              </w:rPr>
              <w:t xml:space="preserve"> </w:t>
            </w:r>
            <w:proofErr w:type="spellStart"/>
            <w:r w:rsidRPr="00766E98">
              <w:rPr>
                <w:rFonts w:ascii="Times New Roman" w:hAnsi="Times New Roman" w:cs="Times New Roman"/>
                <w:iCs/>
                <w:sz w:val="22"/>
                <w:szCs w:val="22"/>
                <w:lang w:val="en-US"/>
              </w:rPr>
              <w:t>tambahkan</w:t>
            </w:r>
            <w:proofErr w:type="spellEnd"/>
          </w:p>
        </w:tc>
        <w:tc>
          <w:tcPr>
            <w:tcW w:w="1629" w:type="dxa"/>
          </w:tcPr>
          <w:p w14:paraId="4BFF0F47" w14:textId="36BC8BAB" w:rsidR="00766E98" w:rsidRPr="00766E98" w:rsidRDefault="00766E98" w:rsidP="00766E98">
            <w:pPr>
              <w:pStyle w:val="ListParagraph"/>
              <w:ind w:left="0"/>
              <w:jc w:val="center"/>
              <w:rPr>
                <w:rFonts w:ascii="Times New Roman" w:hAnsi="Times New Roman" w:cs="Times New Roman"/>
                <w:iCs/>
                <w:sz w:val="22"/>
                <w:szCs w:val="22"/>
                <w:lang w:val="en-US"/>
              </w:rPr>
            </w:pPr>
            <w:r w:rsidRPr="00766E98">
              <w:rPr>
                <w:rFonts w:ascii="Times New Roman" w:hAnsi="Times New Roman" w:cs="Times New Roman"/>
                <w:sz w:val="22"/>
                <w:szCs w:val="22"/>
              </w:rPr>
              <w:t>Muncul peringatan “pemohon harus diisi”</w:t>
            </w:r>
          </w:p>
        </w:tc>
        <w:tc>
          <w:tcPr>
            <w:tcW w:w="1085" w:type="dxa"/>
          </w:tcPr>
          <w:p w14:paraId="12F9E3BF" w14:textId="1D64F30D" w:rsidR="00766E98" w:rsidRPr="00766E98" w:rsidRDefault="00766E98" w:rsidP="00766E98">
            <w:pPr>
              <w:pStyle w:val="ListParagraph"/>
              <w:ind w:left="0"/>
              <w:jc w:val="center"/>
              <w:rPr>
                <w:rFonts w:ascii="Times New Roman" w:hAnsi="Times New Roman" w:cs="Times New Roman"/>
                <w:sz w:val="22"/>
                <w:szCs w:val="22"/>
                <w:lang w:val="en-US"/>
              </w:rPr>
            </w:pPr>
            <w:proofErr w:type="spellStart"/>
            <w:r w:rsidRPr="00766E98">
              <w:rPr>
                <w:rFonts w:ascii="Times New Roman" w:hAnsi="Times New Roman" w:cs="Times New Roman"/>
                <w:sz w:val="22"/>
                <w:szCs w:val="22"/>
                <w:lang w:val="en-US"/>
              </w:rPr>
              <w:t>Sesuai</w:t>
            </w:r>
            <w:proofErr w:type="spellEnd"/>
            <w:r w:rsidRPr="00766E98">
              <w:rPr>
                <w:rFonts w:ascii="Times New Roman" w:hAnsi="Times New Roman" w:cs="Times New Roman"/>
                <w:sz w:val="22"/>
                <w:szCs w:val="22"/>
                <w:lang w:val="en-US"/>
              </w:rPr>
              <w:t xml:space="preserve"> </w:t>
            </w:r>
            <w:proofErr w:type="spellStart"/>
            <w:r w:rsidRPr="00766E98">
              <w:rPr>
                <w:rFonts w:ascii="Times New Roman" w:hAnsi="Times New Roman" w:cs="Times New Roman"/>
                <w:sz w:val="22"/>
                <w:szCs w:val="22"/>
                <w:lang w:val="en-US"/>
              </w:rPr>
              <w:t>harapan</w:t>
            </w:r>
            <w:proofErr w:type="spellEnd"/>
          </w:p>
        </w:tc>
        <w:tc>
          <w:tcPr>
            <w:tcW w:w="894" w:type="dxa"/>
          </w:tcPr>
          <w:p w14:paraId="44CCEF85" w14:textId="77777777" w:rsidR="00766E98" w:rsidRPr="00766E98" w:rsidRDefault="00766E98" w:rsidP="00766E98">
            <w:pPr>
              <w:pStyle w:val="ListParagraph"/>
              <w:ind w:left="0"/>
              <w:jc w:val="center"/>
              <w:rPr>
                <w:rFonts w:ascii="Times New Roman" w:hAnsi="Times New Roman" w:cs="Times New Roman"/>
                <w:sz w:val="22"/>
                <w:szCs w:val="22"/>
                <w:lang w:val="en-US"/>
              </w:rPr>
            </w:pPr>
            <w:r w:rsidRPr="00766E98">
              <w:rPr>
                <w:rFonts w:ascii="Times New Roman" w:hAnsi="Times New Roman" w:cs="Times New Roman"/>
                <w:sz w:val="22"/>
                <w:szCs w:val="22"/>
                <w:lang w:val="en-US"/>
              </w:rPr>
              <w:t>Valid</w:t>
            </w:r>
          </w:p>
          <w:p w14:paraId="17A2DEC5" w14:textId="77777777" w:rsidR="00766E98" w:rsidRPr="00766E98" w:rsidRDefault="00766E98" w:rsidP="00766E98">
            <w:pPr>
              <w:pStyle w:val="ListParagraph"/>
              <w:ind w:left="0"/>
              <w:jc w:val="center"/>
              <w:rPr>
                <w:rFonts w:ascii="Times New Roman" w:hAnsi="Times New Roman" w:cs="Times New Roman"/>
                <w:sz w:val="22"/>
                <w:szCs w:val="22"/>
                <w:lang w:val="en-US"/>
              </w:rPr>
            </w:pPr>
          </w:p>
        </w:tc>
      </w:tr>
      <w:tr w:rsidR="00766E98" w14:paraId="1F0C6B2A" w14:textId="77777777" w:rsidTr="00AF5739">
        <w:trPr>
          <w:jc w:val="center"/>
        </w:trPr>
        <w:tc>
          <w:tcPr>
            <w:tcW w:w="576" w:type="dxa"/>
          </w:tcPr>
          <w:p w14:paraId="344CC3A7" w14:textId="050DAB32" w:rsidR="00766E98" w:rsidRPr="00201874" w:rsidRDefault="00766E98" w:rsidP="00766E98">
            <w:pPr>
              <w:pStyle w:val="ListParagraph"/>
              <w:spacing w:line="480" w:lineRule="auto"/>
              <w:ind w:left="0"/>
              <w:jc w:val="center"/>
              <w:rPr>
                <w:rFonts w:ascii="Times New Roman" w:hAnsi="Times New Roman" w:cs="Times New Roman"/>
                <w:lang w:val="en-US"/>
              </w:rPr>
            </w:pPr>
            <w:r>
              <w:rPr>
                <w:rFonts w:ascii="Times New Roman" w:hAnsi="Times New Roman" w:cs="Times New Roman"/>
                <w:lang w:val="en-US"/>
              </w:rPr>
              <w:t>5</w:t>
            </w:r>
          </w:p>
        </w:tc>
        <w:tc>
          <w:tcPr>
            <w:tcW w:w="1696" w:type="dxa"/>
          </w:tcPr>
          <w:p w14:paraId="7FFAB35F" w14:textId="5DE1B99B" w:rsidR="00766E98" w:rsidRPr="00766E98" w:rsidRDefault="00766E98" w:rsidP="00766E98">
            <w:pPr>
              <w:pStyle w:val="ListParagraph"/>
              <w:ind w:left="0"/>
              <w:jc w:val="center"/>
              <w:rPr>
                <w:rFonts w:ascii="Times New Roman" w:hAnsi="Times New Roman" w:cs="Times New Roman"/>
                <w:sz w:val="22"/>
                <w:szCs w:val="22"/>
              </w:rPr>
            </w:pPr>
            <w:r w:rsidRPr="00766E98">
              <w:rPr>
                <w:rFonts w:ascii="Times New Roman" w:hAnsi="Times New Roman" w:cs="Times New Roman"/>
                <w:sz w:val="22"/>
                <w:szCs w:val="22"/>
              </w:rPr>
              <w:t>Mengisi semua form kurangi stok kecuali keterangan</w:t>
            </w:r>
          </w:p>
        </w:tc>
        <w:tc>
          <w:tcPr>
            <w:tcW w:w="914" w:type="dxa"/>
          </w:tcPr>
          <w:p w14:paraId="4FC05309" w14:textId="5C3302FF" w:rsidR="00766E98" w:rsidRPr="00766E98" w:rsidRDefault="00766E98" w:rsidP="00766E98">
            <w:pPr>
              <w:pStyle w:val="ListParagraph"/>
              <w:ind w:left="0"/>
              <w:jc w:val="center"/>
              <w:rPr>
                <w:rFonts w:ascii="Times New Roman" w:hAnsi="Times New Roman" w:cs="Times New Roman"/>
                <w:sz w:val="22"/>
                <w:szCs w:val="22"/>
                <w:lang w:val="en-US"/>
              </w:rPr>
            </w:pPr>
            <w:r w:rsidRPr="00766E98">
              <w:rPr>
                <w:rFonts w:ascii="Times New Roman" w:hAnsi="Times New Roman" w:cs="Times New Roman"/>
                <w:sz w:val="22"/>
                <w:szCs w:val="22"/>
                <w:lang w:val="en-US"/>
              </w:rPr>
              <w:t xml:space="preserve">Tekan </w:t>
            </w:r>
            <w:proofErr w:type="spellStart"/>
            <w:r w:rsidRPr="00766E98">
              <w:rPr>
                <w:rFonts w:ascii="Times New Roman" w:hAnsi="Times New Roman" w:cs="Times New Roman"/>
                <w:sz w:val="22"/>
                <w:szCs w:val="22"/>
                <w:lang w:val="en-US"/>
              </w:rPr>
              <w:t>tombol</w:t>
            </w:r>
            <w:proofErr w:type="spellEnd"/>
            <w:r w:rsidRPr="00766E98">
              <w:rPr>
                <w:rFonts w:ascii="Times New Roman" w:hAnsi="Times New Roman" w:cs="Times New Roman"/>
                <w:sz w:val="22"/>
                <w:szCs w:val="22"/>
                <w:lang w:val="en-US"/>
              </w:rPr>
              <w:t xml:space="preserve"> </w:t>
            </w:r>
            <w:proofErr w:type="spellStart"/>
            <w:r w:rsidRPr="00766E98">
              <w:rPr>
                <w:rFonts w:ascii="Times New Roman" w:hAnsi="Times New Roman" w:cs="Times New Roman"/>
                <w:iCs/>
                <w:sz w:val="22"/>
                <w:szCs w:val="22"/>
                <w:lang w:val="en-US"/>
              </w:rPr>
              <w:t>tambahkan</w:t>
            </w:r>
            <w:proofErr w:type="spellEnd"/>
          </w:p>
        </w:tc>
        <w:tc>
          <w:tcPr>
            <w:tcW w:w="1629" w:type="dxa"/>
          </w:tcPr>
          <w:p w14:paraId="203E6ABF" w14:textId="055141B9" w:rsidR="00766E98" w:rsidRPr="00766E98" w:rsidRDefault="00766E98" w:rsidP="00766E98">
            <w:pPr>
              <w:pStyle w:val="ListParagraph"/>
              <w:ind w:left="0"/>
              <w:jc w:val="center"/>
              <w:rPr>
                <w:rFonts w:ascii="Times New Roman" w:hAnsi="Times New Roman" w:cs="Times New Roman"/>
                <w:iCs/>
                <w:sz w:val="22"/>
                <w:szCs w:val="22"/>
                <w:lang w:val="en-US"/>
              </w:rPr>
            </w:pPr>
            <w:r w:rsidRPr="00766E98">
              <w:rPr>
                <w:rFonts w:ascii="Times New Roman" w:hAnsi="Times New Roman" w:cs="Times New Roman"/>
                <w:sz w:val="22"/>
                <w:szCs w:val="22"/>
              </w:rPr>
              <w:t>Muncul “tanpa keterangan”</w:t>
            </w:r>
          </w:p>
        </w:tc>
        <w:tc>
          <w:tcPr>
            <w:tcW w:w="1085" w:type="dxa"/>
          </w:tcPr>
          <w:p w14:paraId="1591D923" w14:textId="1FCB4B5E" w:rsidR="00766E98" w:rsidRPr="00766E98" w:rsidRDefault="00766E98" w:rsidP="00766E98">
            <w:pPr>
              <w:pStyle w:val="ListParagraph"/>
              <w:ind w:left="0"/>
              <w:jc w:val="center"/>
              <w:rPr>
                <w:rFonts w:ascii="Times New Roman" w:hAnsi="Times New Roman" w:cs="Times New Roman"/>
                <w:sz w:val="22"/>
                <w:szCs w:val="22"/>
                <w:lang w:val="en-US"/>
              </w:rPr>
            </w:pPr>
            <w:proofErr w:type="spellStart"/>
            <w:r w:rsidRPr="00766E98">
              <w:rPr>
                <w:rFonts w:ascii="Times New Roman" w:hAnsi="Times New Roman" w:cs="Times New Roman"/>
                <w:sz w:val="22"/>
                <w:szCs w:val="22"/>
                <w:lang w:val="en-US"/>
              </w:rPr>
              <w:t>Sesuai</w:t>
            </w:r>
            <w:proofErr w:type="spellEnd"/>
            <w:r w:rsidRPr="00766E98">
              <w:rPr>
                <w:rFonts w:ascii="Times New Roman" w:hAnsi="Times New Roman" w:cs="Times New Roman"/>
                <w:sz w:val="22"/>
                <w:szCs w:val="22"/>
                <w:lang w:val="en-US"/>
              </w:rPr>
              <w:t xml:space="preserve"> </w:t>
            </w:r>
            <w:proofErr w:type="spellStart"/>
            <w:r w:rsidRPr="00766E98">
              <w:rPr>
                <w:rFonts w:ascii="Times New Roman" w:hAnsi="Times New Roman" w:cs="Times New Roman"/>
                <w:sz w:val="22"/>
                <w:szCs w:val="22"/>
                <w:lang w:val="en-US"/>
              </w:rPr>
              <w:t>harapan</w:t>
            </w:r>
            <w:proofErr w:type="spellEnd"/>
          </w:p>
        </w:tc>
        <w:tc>
          <w:tcPr>
            <w:tcW w:w="894" w:type="dxa"/>
          </w:tcPr>
          <w:p w14:paraId="55171F8D" w14:textId="77777777" w:rsidR="00766E98" w:rsidRPr="00766E98" w:rsidRDefault="00766E98" w:rsidP="00766E98">
            <w:pPr>
              <w:pStyle w:val="ListParagraph"/>
              <w:ind w:left="0"/>
              <w:jc w:val="center"/>
              <w:rPr>
                <w:rFonts w:ascii="Times New Roman" w:hAnsi="Times New Roman" w:cs="Times New Roman"/>
                <w:sz w:val="22"/>
                <w:szCs w:val="22"/>
                <w:lang w:val="en-US"/>
              </w:rPr>
            </w:pPr>
            <w:r w:rsidRPr="00766E98">
              <w:rPr>
                <w:rFonts w:ascii="Times New Roman" w:hAnsi="Times New Roman" w:cs="Times New Roman"/>
                <w:sz w:val="22"/>
                <w:szCs w:val="22"/>
                <w:lang w:val="en-US"/>
              </w:rPr>
              <w:t>Valid</w:t>
            </w:r>
          </w:p>
          <w:p w14:paraId="1743CC97" w14:textId="77777777" w:rsidR="00766E98" w:rsidRPr="00766E98" w:rsidRDefault="00766E98" w:rsidP="00766E98">
            <w:pPr>
              <w:pStyle w:val="ListParagraph"/>
              <w:ind w:left="0"/>
              <w:jc w:val="center"/>
              <w:rPr>
                <w:rFonts w:ascii="Times New Roman" w:hAnsi="Times New Roman" w:cs="Times New Roman"/>
                <w:sz w:val="22"/>
                <w:szCs w:val="22"/>
                <w:lang w:val="en-US"/>
              </w:rPr>
            </w:pPr>
          </w:p>
        </w:tc>
      </w:tr>
      <w:tr w:rsidR="00766E98" w14:paraId="50125716" w14:textId="77777777" w:rsidTr="00AF5739">
        <w:trPr>
          <w:jc w:val="center"/>
        </w:trPr>
        <w:tc>
          <w:tcPr>
            <w:tcW w:w="576" w:type="dxa"/>
          </w:tcPr>
          <w:p w14:paraId="4789DD72" w14:textId="1B981718" w:rsidR="00766E98" w:rsidRPr="00201874" w:rsidRDefault="00766E98" w:rsidP="00766E98">
            <w:pPr>
              <w:pStyle w:val="ListParagraph"/>
              <w:spacing w:line="480" w:lineRule="auto"/>
              <w:ind w:left="0"/>
              <w:jc w:val="center"/>
              <w:rPr>
                <w:rFonts w:ascii="Times New Roman" w:hAnsi="Times New Roman" w:cs="Times New Roman"/>
                <w:lang w:val="en-US"/>
              </w:rPr>
            </w:pPr>
            <w:r>
              <w:rPr>
                <w:rFonts w:ascii="Times New Roman" w:hAnsi="Times New Roman" w:cs="Times New Roman"/>
                <w:lang w:val="en-US"/>
              </w:rPr>
              <w:t>6</w:t>
            </w:r>
          </w:p>
        </w:tc>
        <w:tc>
          <w:tcPr>
            <w:tcW w:w="1696" w:type="dxa"/>
          </w:tcPr>
          <w:p w14:paraId="0F012B85" w14:textId="464C858B" w:rsidR="00766E98" w:rsidRPr="00766E98" w:rsidRDefault="00766E98" w:rsidP="00766E98">
            <w:pPr>
              <w:pStyle w:val="ListParagraph"/>
              <w:ind w:left="0"/>
              <w:jc w:val="center"/>
              <w:rPr>
                <w:rFonts w:ascii="Times New Roman" w:hAnsi="Times New Roman" w:cs="Times New Roman"/>
                <w:sz w:val="22"/>
                <w:szCs w:val="22"/>
              </w:rPr>
            </w:pPr>
            <w:r w:rsidRPr="00766E98">
              <w:rPr>
                <w:rFonts w:ascii="Times New Roman" w:hAnsi="Times New Roman" w:cs="Times New Roman"/>
                <w:sz w:val="22"/>
                <w:szCs w:val="22"/>
              </w:rPr>
              <w:t>Mengisi semua form kurangi stok</w:t>
            </w:r>
          </w:p>
        </w:tc>
        <w:tc>
          <w:tcPr>
            <w:tcW w:w="914" w:type="dxa"/>
          </w:tcPr>
          <w:p w14:paraId="3AEF3D45" w14:textId="2B236876" w:rsidR="00766E98" w:rsidRPr="00766E98" w:rsidRDefault="00766E98" w:rsidP="00766E98">
            <w:pPr>
              <w:pStyle w:val="ListParagraph"/>
              <w:ind w:left="0"/>
              <w:jc w:val="center"/>
              <w:rPr>
                <w:rFonts w:ascii="Times New Roman" w:hAnsi="Times New Roman" w:cs="Times New Roman"/>
                <w:sz w:val="22"/>
                <w:szCs w:val="22"/>
                <w:lang w:val="en-US"/>
              </w:rPr>
            </w:pPr>
            <w:r w:rsidRPr="00766E98">
              <w:rPr>
                <w:rFonts w:ascii="Times New Roman" w:hAnsi="Times New Roman" w:cs="Times New Roman"/>
                <w:sz w:val="22"/>
                <w:szCs w:val="22"/>
                <w:lang w:val="en-US"/>
              </w:rPr>
              <w:t xml:space="preserve">Tekan </w:t>
            </w:r>
            <w:proofErr w:type="spellStart"/>
            <w:r w:rsidRPr="00766E98">
              <w:rPr>
                <w:rFonts w:ascii="Times New Roman" w:hAnsi="Times New Roman" w:cs="Times New Roman"/>
                <w:sz w:val="22"/>
                <w:szCs w:val="22"/>
                <w:lang w:val="en-US"/>
              </w:rPr>
              <w:t>tombol</w:t>
            </w:r>
            <w:proofErr w:type="spellEnd"/>
            <w:r w:rsidRPr="00766E98">
              <w:rPr>
                <w:rFonts w:ascii="Times New Roman" w:hAnsi="Times New Roman" w:cs="Times New Roman"/>
                <w:sz w:val="22"/>
                <w:szCs w:val="22"/>
                <w:lang w:val="en-US"/>
              </w:rPr>
              <w:t xml:space="preserve"> </w:t>
            </w:r>
            <w:proofErr w:type="spellStart"/>
            <w:r w:rsidRPr="00766E98">
              <w:rPr>
                <w:rFonts w:ascii="Times New Roman" w:hAnsi="Times New Roman" w:cs="Times New Roman"/>
                <w:iCs/>
                <w:sz w:val="22"/>
                <w:szCs w:val="22"/>
                <w:lang w:val="en-US"/>
              </w:rPr>
              <w:t>tambahkan</w:t>
            </w:r>
            <w:proofErr w:type="spellEnd"/>
          </w:p>
        </w:tc>
        <w:tc>
          <w:tcPr>
            <w:tcW w:w="1629" w:type="dxa"/>
          </w:tcPr>
          <w:p w14:paraId="070E6380" w14:textId="227E33ED" w:rsidR="00766E98" w:rsidRPr="00766E98" w:rsidRDefault="00766E98" w:rsidP="00766E98">
            <w:pPr>
              <w:pStyle w:val="ListParagraph"/>
              <w:ind w:left="0"/>
              <w:jc w:val="center"/>
              <w:rPr>
                <w:rFonts w:ascii="Times New Roman" w:hAnsi="Times New Roman" w:cs="Times New Roman"/>
                <w:iCs/>
                <w:sz w:val="22"/>
                <w:szCs w:val="22"/>
                <w:lang w:val="en-US"/>
              </w:rPr>
            </w:pPr>
            <w:r w:rsidRPr="00766E98">
              <w:rPr>
                <w:rFonts w:ascii="Times New Roman" w:hAnsi="Times New Roman" w:cs="Times New Roman"/>
                <w:sz w:val="22"/>
                <w:szCs w:val="22"/>
              </w:rPr>
              <w:t xml:space="preserve">Muncul </w:t>
            </w:r>
            <w:r w:rsidR="00B359A0">
              <w:rPr>
                <w:rFonts w:ascii="Times New Roman" w:hAnsi="Times New Roman" w:cs="Times New Roman"/>
                <w:sz w:val="22"/>
                <w:szCs w:val="22"/>
              </w:rPr>
              <w:t>tampilan “</w:t>
            </w:r>
            <w:r w:rsidRPr="00766E98">
              <w:rPr>
                <w:rFonts w:ascii="Times New Roman" w:hAnsi="Times New Roman" w:cs="Times New Roman"/>
                <w:sz w:val="22"/>
                <w:szCs w:val="22"/>
              </w:rPr>
              <w:t>kurangi stok</w:t>
            </w:r>
            <w:r w:rsidR="00B359A0">
              <w:rPr>
                <w:rFonts w:ascii="Times New Roman" w:hAnsi="Times New Roman" w:cs="Times New Roman"/>
                <w:sz w:val="22"/>
                <w:szCs w:val="22"/>
              </w:rPr>
              <w:t xml:space="preserve"> berhasil ditambah”</w:t>
            </w:r>
          </w:p>
        </w:tc>
        <w:tc>
          <w:tcPr>
            <w:tcW w:w="1085" w:type="dxa"/>
          </w:tcPr>
          <w:p w14:paraId="4E0BDA66" w14:textId="1307BAD9" w:rsidR="00766E98" w:rsidRPr="00766E98" w:rsidRDefault="00766E98" w:rsidP="00766E98">
            <w:pPr>
              <w:pStyle w:val="ListParagraph"/>
              <w:ind w:left="0"/>
              <w:jc w:val="center"/>
              <w:rPr>
                <w:rFonts w:ascii="Times New Roman" w:hAnsi="Times New Roman" w:cs="Times New Roman"/>
                <w:sz w:val="22"/>
                <w:szCs w:val="22"/>
                <w:lang w:val="en-US"/>
              </w:rPr>
            </w:pPr>
            <w:proofErr w:type="spellStart"/>
            <w:r w:rsidRPr="00766E98">
              <w:rPr>
                <w:rFonts w:ascii="Times New Roman" w:hAnsi="Times New Roman" w:cs="Times New Roman"/>
                <w:sz w:val="22"/>
                <w:szCs w:val="22"/>
                <w:lang w:val="en-US"/>
              </w:rPr>
              <w:t>Sesuai</w:t>
            </w:r>
            <w:proofErr w:type="spellEnd"/>
            <w:r w:rsidRPr="00766E98">
              <w:rPr>
                <w:rFonts w:ascii="Times New Roman" w:hAnsi="Times New Roman" w:cs="Times New Roman"/>
                <w:sz w:val="22"/>
                <w:szCs w:val="22"/>
                <w:lang w:val="en-US"/>
              </w:rPr>
              <w:t xml:space="preserve"> </w:t>
            </w:r>
            <w:proofErr w:type="spellStart"/>
            <w:r w:rsidRPr="00766E98">
              <w:rPr>
                <w:rFonts w:ascii="Times New Roman" w:hAnsi="Times New Roman" w:cs="Times New Roman"/>
                <w:sz w:val="22"/>
                <w:szCs w:val="22"/>
                <w:lang w:val="en-US"/>
              </w:rPr>
              <w:t>harapan</w:t>
            </w:r>
            <w:proofErr w:type="spellEnd"/>
          </w:p>
        </w:tc>
        <w:tc>
          <w:tcPr>
            <w:tcW w:w="894" w:type="dxa"/>
          </w:tcPr>
          <w:p w14:paraId="2A97E489" w14:textId="77777777" w:rsidR="00766E98" w:rsidRPr="00766E98" w:rsidRDefault="00766E98" w:rsidP="00766E98">
            <w:pPr>
              <w:pStyle w:val="ListParagraph"/>
              <w:ind w:left="0"/>
              <w:jc w:val="center"/>
              <w:rPr>
                <w:rFonts w:ascii="Times New Roman" w:hAnsi="Times New Roman" w:cs="Times New Roman"/>
                <w:sz w:val="22"/>
                <w:szCs w:val="22"/>
                <w:lang w:val="en-US"/>
              </w:rPr>
            </w:pPr>
            <w:r w:rsidRPr="00766E98">
              <w:rPr>
                <w:rFonts w:ascii="Times New Roman" w:hAnsi="Times New Roman" w:cs="Times New Roman"/>
                <w:sz w:val="22"/>
                <w:szCs w:val="22"/>
                <w:lang w:val="en-US"/>
              </w:rPr>
              <w:t>Valid</w:t>
            </w:r>
          </w:p>
          <w:p w14:paraId="37C65E09" w14:textId="77777777" w:rsidR="00766E98" w:rsidRPr="00766E98" w:rsidRDefault="00766E98" w:rsidP="00766E98">
            <w:pPr>
              <w:pStyle w:val="ListParagraph"/>
              <w:ind w:left="0"/>
              <w:jc w:val="center"/>
              <w:rPr>
                <w:rFonts w:ascii="Times New Roman" w:hAnsi="Times New Roman" w:cs="Times New Roman"/>
                <w:sz w:val="22"/>
                <w:szCs w:val="22"/>
                <w:lang w:val="en-US"/>
              </w:rPr>
            </w:pPr>
          </w:p>
        </w:tc>
      </w:tr>
    </w:tbl>
    <w:p w14:paraId="7A58EC12" w14:textId="77777777" w:rsidR="000926D9" w:rsidRDefault="000926D9" w:rsidP="000926D9">
      <w:pPr>
        <w:spacing w:after="0" w:line="480" w:lineRule="auto"/>
        <w:ind w:firstLine="720"/>
        <w:rPr>
          <w:rFonts w:ascii="Times New Roman" w:hAnsi="Times New Roman" w:cs="Times New Roman"/>
          <w:sz w:val="24"/>
          <w:szCs w:val="24"/>
          <w:lang w:val="en-US"/>
        </w:rPr>
      </w:pPr>
    </w:p>
    <w:p w14:paraId="14F94F54" w14:textId="62F2FD12" w:rsidR="00482189" w:rsidRDefault="00766E98" w:rsidP="00CE5D13">
      <w:pPr>
        <w:spacing w:line="480" w:lineRule="auto"/>
        <w:ind w:firstLine="720"/>
        <w:jc w:val="both"/>
        <w:rPr>
          <w:rFonts w:ascii="Times New Roman" w:hAnsi="Times New Roman"/>
          <w:sz w:val="24"/>
          <w:szCs w:val="24"/>
        </w:rPr>
      </w:pPr>
      <w:r w:rsidRPr="0075103B">
        <w:rPr>
          <w:rFonts w:ascii="Times New Roman" w:hAnsi="Times New Roman"/>
          <w:sz w:val="24"/>
          <w:szCs w:val="24"/>
        </w:rPr>
        <w:t>Pada tahap pengujian halaman</w:t>
      </w:r>
      <w:r w:rsidR="0075103B" w:rsidRPr="0075103B">
        <w:rPr>
          <w:rFonts w:ascii="Times New Roman" w:hAnsi="Times New Roman"/>
          <w:sz w:val="24"/>
          <w:szCs w:val="24"/>
        </w:rPr>
        <w:t xml:space="preserve"> </w:t>
      </w:r>
      <w:r w:rsidRPr="0075103B">
        <w:rPr>
          <w:rFonts w:ascii="Times New Roman" w:hAnsi="Times New Roman"/>
          <w:sz w:val="24"/>
          <w:szCs w:val="24"/>
        </w:rPr>
        <w:t>stok barang</w:t>
      </w:r>
      <w:r w:rsidR="0075103B" w:rsidRPr="0075103B">
        <w:rPr>
          <w:rFonts w:ascii="Times New Roman" w:hAnsi="Times New Roman"/>
          <w:sz w:val="24"/>
          <w:szCs w:val="24"/>
        </w:rPr>
        <w:t xml:space="preserve"> keluar</w:t>
      </w:r>
      <w:r w:rsidRPr="0075103B">
        <w:rPr>
          <w:rFonts w:ascii="Times New Roman" w:hAnsi="Times New Roman"/>
          <w:sz w:val="24"/>
          <w:szCs w:val="24"/>
        </w:rPr>
        <w:t>, Pengelola sarpras harus mengisikan data yang ada pada form. Jika peng</w:t>
      </w:r>
      <w:r w:rsidR="0075103B" w:rsidRPr="0075103B">
        <w:rPr>
          <w:rFonts w:ascii="Times New Roman" w:hAnsi="Times New Roman"/>
          <w:sz w:val="24"/>
          <w:szCs w:val="24"/>
        </w:rPr>
        <w:t xml:space="preserve">elola </w:t>
      </w:r>
      <w:r w:rsidRPr="0075103B">
        <w:rPr>
          <w:rFonts w:ascii="Times New Roman" w:hAnsi="Times New Roman"/>
          <w:sz w:val="24"/>
          <w:szCs w:val="24"/>
        </w:rPr>
        <w:t xml:space="preserve">mengosongkan form </w:t>
      </w:r>
      <w:r w:rsidR="0075103B" w:rsidRPr="0075103B">
        <w:rPr>
          <w:rFonts w:ascii="Times New Roman" w:hAnsi="Times New Roman"/>
          <w:sz w:val="24"/>
          <w:szCs w:val="24"/>
        </w:rPr>
        <w:t xml:space="preserve">kurangi </w:t>
      </w:r>
      <w:r w:rsidRPr="0075103B">
        <w:rPr>
          <w:rFonts w:ascii="Times New Roman" w:hAnsi="Times New Roman"/>
          <w:sz w:val="24"/>
          <w:szCs w:val="24"/>
        </w:rPr>
        <w:t xml:space="preserve">stok barang, maka sistem akan menampilkan pesan peringatan dan harus mengisi form </w:t>
      </w:r>
      <w:r w:rsidR="0075103B" w:rsidRPr="0075103B">
        <w:rPr>
          <w:rFonts w:ascii="Times New Roman" w:hAnsi="Times New Roman"/>
          <w:sz w:val="24"/>
          <w:szCs w:val="24"/>
        </w:rPr>
        <w:t>kurangi stok</w:t>
      </w:r>
      <w:r>
        <w:rPr>
          <w:rFonts w:ascii="Times New Roman" w:hAnsi="Times New Roman"/>
          <w:sz w:val="24"/>
          <w:szCs w:val="24"/>
        </w:rPr>
        <w:t xml:space="preserve"> barang</w:t>
      </w:r>
      <w:r w:rsidRPr="000E0D04">
        <w:rPr>
          <w:rFonts w:ascii="Times New Roman" w:hAnsi="Times New Roman"/>
          <w:sz w:val="24"/>
          <w:szCs w:val="24"/>
        </w:rPr>
        <w:t xml:space="preserve">. Jika proses pengisian form sudah diisi, maka proses penyimpanan </w:t>
      </w:r>
      <w:r w:rsidR="0075103B">
        <w:rPr>
          <w:rFonts w:ascii="Times New Roman" w:hAnsi="Times New Roman"/>
          <w:sz w:val="24"/>
          <w:szCs w:val="24"/>
        </w:rPr>
        <w:t>kurangi</w:t>
      </w:r>
      <w:r>
        <w:rPr>
          <w:rFonts w:ascii="Times New Roman" w:hAnsi="Times New Roman"/>
          <w:sz w:val="24"/>
          <w:szCs w:val="24"/>
        </w:rPr>
        <w:t xml:space="preserve"> stok barang </w:t>
      </w:r>
      <w:r w:rsidRPr="000E0D04">
        <w:rPr>
          <w:rFonts w:ascii="Times New Roman" w:hAnsi="Times New Roman"/>
          <w:sz w:val="24"/>
          <w:szCs w:val="24"/>
        </w:rPr>
        <w:t>berhasil dan data akan tersimpan didalam database.</w:t>
      </w:r>
    </w:p>
    <w:p w14:paraId="250731A8" w14:textId="77777777" w:rsidR="00E81955" w:rsidRPr="00CE5D13" w:rsidRDefault="00E81955" w:rsidP="00CE5D13">
      <w:pPr>
        <w:spacing w:line="480" w:lineRule="auto"/>
        <w:ind w:firstLine="720"/>
        <w:jc w:val="both"/>
        <w:rPr>
          <w:rFonts w:ascii="Times New Roman" w:eastAsia="SimSun" w:hAnsi="Times New Roman"/>
          <w:sz w:val="24"/>
          <w:szCs w:val="24"/>
          <w:lang w:val="en-ID"/>
        </w:rPr>
      </w:pPr>
    </w:p>
    <w:p w14:paraId="581B33FD" w14:textId="268C21FE" w:rsidR="00482189" w:rsidRPr="00803F00" w:rsidRDefault="00482189" w:rsidP="00482189">
      <w:pPr>
        <w:pStyle w:val="ListParagraph"/>
        <w:numPr>
          <w:ilvl w:val="0"/>
          <w:numId w:val="68"/>
        </w:numPr>
        <w:spacing w:before="100" w:beforeAutospacing="1" w:after="100" w:afterAutospacing="1" w:line="480" w:lineRule="auto"/>
        <w:ind w:left="142" w:hanging="284"/>
        <w:jc w:val="both"/>
        <w:rPr>
          <w:rFonts w:ascii="Times New Roman" w:hAnsi="Times New Roman" w:cs="Times New Roman"/>
          <w:iCs/>
          <w:sz w:val="24"/>
          <w:szCs w:val="24"/>
          <w:lang w:val="en-US"/>
        </w:rPr>
      </w:pPr>
      <w:r>
        <w:rPr>
          <w:rFonts w:ascii="Times New Roman" w:hAnsi="Times New Roman" w:cs="Times New Roman"/>
          <w:sz w:val="24"/>
          <w:szCs w:val="24"/>
        </w:rPr>
        <w:lastRenderedPageBreak/>
        <w:t>P</w:t>
      </w:r>
      <w:r w:rsidRPr="00803F00">
        <w:rPr>
          <w:rFonts w:ascii="Times New Roman" w:hAnsi="Times New Roman" w:cs="Times New Roman"/>
          <w:sz w:val="24"/>
          <w:szCs w:val="24"/>
        </w:rPr>
        <w:t>engujian</w:t>
      </w:r>
      <w:r w:rsidR="00087609">
        <w:rPr>
          <w:rFonts w:ascii="Times New Roman" w:hAnsi="Times New Roman" w:cs="Times New Roman"/>
          <w:sz w:val="24"/>
          <w:szCs w:val="24"/>
        </w:rPr>
        <w:t xml:space="preserve"> Halaman </w:t>
      </w:r>
      <w:r>
        <w:rPr>
          <w:rFonts w:ascii="Times New Roman" w:hAnsi="Times New Roman" w:cs="Times New Roman"/>
          <w:iCs/>
          <w:sz w:val="24"/>
          <w:szCs w:val="24"/>
        </w:rPr>
        <w:t>E</w:t>
      </w:r>
      <w:r w:rsidRPr="000926D9">
        <w:rPr>
          <w:rFonts w:ascii="Times New Roman" w:hAnsi="Times New Roman" w:cs="Times New Roman"/>
          <w:iCs/>
          <w:sz w:val="24"/>
          <w:szCs w:val="24"/>
        </w:rPr>
        <w:t>dit</w:t>
      </w:r>
      <w:r>
        <w:rPr>
          <w:rFonts w:ascii="Times New Roman" w:hAnsi="Times New Roman" w:cs="Times New Roman"/>
          <w:iCs/>
          <w:sz w:val="24"/>
          <w:szCs w:val="24"/>
        </w:rPr>
        <w:t xml:space="preserve">  Stok B</w:t>
      </w:r>
      <w:r w:rsidRPr="00803F00">
        <w:rPr>
          <w:rFonts w:ascii="Times New Roman" w:hAnsi="Times New Roman" w:cs="Times New Roman"/>
          <w:iCs/>
          <w:sz w:val="24"/>
          <w:szCs w:val="24"/>
        </w:rPr>
        <w:t xml:space="preserve">arang </w:t>
      </w:r>
      <w:r>
        <w:rPr>
          <w:rFonts w:ascii="Times New Roman" w:hAnsi="Times New Roman" w:cs="Times New Roman"/>
          <w:iCs/>
          <w:sz w:val="24"/>
          <w:szCs w:val="24"/>
        </w:rPr>
        <w:t>Keluar</w:t>
      </w:r>
    </w:p>
    <w:p w14:paraId="26A65205" w14:textId="7BDF7DCF" w:rsidR="00482189" w:rsidRDefault="00482189" w:rsidP="00482189">
      <w:pPr>
        <w:pStyle w:val="ListParagraph"/>
        <w:spacing w:before="100" w:beforeAutospacing="1" w:after="100" w:afterAutospacing="1" w:line="480" w:lineRule="auto"/>
        <w:ind w:left="-142" w:firstLine="862"/>
        <w:jc w:val="both"/>
        <w:rPr>
          <w:rFonts w:ascii="Times New Roman" w:hAnsi="Times New Roman" w:cs="Times New Roman"/>
          <w:iCs/>
          <w:sz w:val="24"/>
          <w:szCs w:val="24"/>
          <w:lang w:val="en-US"/>
        </w:rPr>
      </w:pPr>
      <w:r w:rsidRPr="00803F00">
        <w:rPr>
          <w:rFonts w:ascii="Times New Roman" w:hAnsi="Times New Roman" w:cs="Times New Roman"/>
          <w:sz w:val="24"/>
          <w:szCs w:val="24"/>
        </w:rPr>
        <w:t>Tabel 4.</w:t>
      </w:r>
      <w:r w:rsidR="0075103B">
        <w:rPr>
          <w:rFonts w:ascii="Times New Roman" w:hAnsi="Times New Roman" w:cs="Times New Roman"/>
          <w:sz w:val="24"/>
          <w:szCs w:val="24"/>
        </w:rPr>
        <w:t>9</w:t>
      </w:r>
      <w:r w:rsidRPr="00803F00">
        <w:rPr>
          <w:rFonts w:ascii="Times New Roman" w:hAnsi="Times New Roman" w:cs="Times New Roman"/>
          <w:sz w:val="24"/>
          <w:szCs w:val="24"/>
        </w:rPr>
        <w:t xml:space="preserve"> merupakan tabel yang menampilkan pengujian </w:t>
      </w:r>
      <w:r w:rsidRPr="00803F00">
        <w:rPr>
          <w:rFonts w:ascii="Times New Roman" w:hAnsi="Times New Roman" w:cs="Times New Roman"/>
          <w:i/>
          <w:sz w:val="24"/>
          <w:szCs w:val="24"/>
        </w:rPr>
        <w:t>black box</w:t>
      </w:r>
      <w:r>
        <w:rPr>
          <w:rFonts w:ascii="Times New Roman" w:hAnsi="Times New Roman" w:cs="Times New Roman"/>
          <w:i/>
          <w:sz w:val="24"/>
          <w:szCs w:val="24"/>
        </w:rPr>
        <w:t xml:space="preserve"> </w:t>
      </w:r>
      <w:r w:rsidRPr="000926D9">
        <w:rPr>
          <w:rFonts w:ascii="Times New Roman" w:hAnsi="Times New Roman" w:cs="Times New Roman"/>
          <w:iCs/>
          <w:sz w:val="24"/>
          <w:szCs w:val="24"/>
        </w:rPr>
        <w:t xml:space="preserve">edit </w:t>
      </w:r>
      <w:r>
        <w:rPr>
          <w:rFonts w:ascii="Times New Roman" w:hAnsi="Times New Roman" w:cs="Times New Roman"/>
          <w:iCs/>
          <w:sz w:val="24"/>
          <w:szCs w:val="24"/>
        </w:rPr>
        <w:t xml:space="preserve">stok </w:t>
      </w:r>
      <w:r w:rsidRPr="00803F00">
        <w:rPr>
          <w:rFonts w:ascii="Times New Roman" w:hAnsi="Times New Roman" w:cs="Times New Roman"/>
          <w:iCs/>
          <w:sz w:val="24"/>
          <w:szCs w:val="24"/>
        </w:rPr>
        <w:t xml:space="preserve">barang </w:t>
      </w:r>
      <w:r>
        <w:rPr>
          <w:rFonts w:ascii="Times New Roman" w:hAnsi="Times New Roman" w:cs="Times New Roman"/>
          <w:iCs/>
          <w:sz w:val="24"/>
          <w:szCs w:val="24"/>
        </w:rPr>
        <w:t xml:space="preserve">keluar </w:t>
      </w:r>
      <w:r w:rsidRPr="00803F00">
        <w:rPr>
          <w:rFonts w:ascii="Times New Roman" w:hAnsi="Times New Roman" w:cs="Times New Roman"/>
          <w:iCs/>
          <w:sz w:val="24"/>
          <w:szCs w:val="24"/>
        </w:rPr>
        <w:t>persediaan</w:t>
      </w:r>
      <w:r w:rsidRPr="00803F00">
        <w:rPr>
          <w:rFonts w:ascii="Times New Roman" w:hAnsi="Times New Roman" w:cs="Times New Roman"/>
          <w:i/>
          <w:sz w:val="24"/>
          <w:szCs w:val="24"/>
        </w:rPr>
        <w:t xml:space="preserve"> </w:t>
      </w:r>
      <w:r w:rsidRPr="00803F00">
        <w:rPr>
          <w:rFonts w:ascii="Times New Roman" w:hAnsi="Times New Roman" w:cs="Times New Roman"/>
          <w:iCs/>
          <w:sz w:val="24"/>
          <w:szCs w:val="24"/>
        </w:rPr>
        <w:t xml:space="preserve">pengelola </w:t>
      </w:r>
      <w:proofErr w:type="spellStart"/>
      <w:r w:rsidRPr="00803F00">
        <w:rPr>
          <w:rFonts w:ascii="Times New Roman" w:hAnsi="Times New Roman" w:cs="Times New Roman"/>
          <w:iCs/>
          <w:sz w:val="24"/>
          <w:szCs w:val="24"/>
          <w:lang w:val="en-US"/>
        </w:rPr>
        <w:t>sarpras</w:t>
      </w:r>
      <w:proofErr w:type="spellEnd"/>
      <w:r w:rsidRPr="00803F00">
        <w:rPr>
          <w:rFonts w:ascii="Times New Roman" w:hAnsi="Times New Roman" w:cs="Times New Roman"/>
          <w:iCs/>
          <w:sz w:val="24"/>
          <w:szCs w:val="24"/>
          <w:lang w:val="en-US"/>
        </w:rPr>
        <w:t>.</w:t>
      </w:r>
    </w:p>
    <w:p w14:paraId="55A54CE0" w14:textId="473772B2" w:rsidR="00482189" w:rsidRDefault="00482189" w:rsidP="00482189">
      <w:pPr>
        <w:pStyle w:val="Caption"/>
        <w:rPr>
          <w:iCs w:val="0"/>
          <w:color w:val="auto"/>
          <w:szCs w:val="24"/>
        </w:rPr>
      </w:pPr>
      <w:bookmarkStart w:id="140" w:name="_Toc165525599"/>
      <w:bookmarkStart w:id="141" w:name="_Toc166480542"/>
      <w:r>
        <w:t xml:space="preserve">Tabel 4. </w:t>
      </w:r>
      <w:r w:rsidR="009D43E4">
        <w:fldChar w:fldCharType="begin"/>
      </w:r>
      <w:r w:rsidR="009D43E4">
        <w:instrText xml:space="preserve"> SEQ Tabel_4. \* ARABIC </w:instrText>
      </w:r>
      <w:r w:rsidR="009D43E4">
        <w:fldChar w:fldCharType="separate"/>
      </w:r>
      <w:r w:rsidR="00871F4B">
        <w:rPr>
          <w:noProof/>
        </w:rPr>
        <w:t>9</w:t>
      </w:r>
      <w:r w:rsidR="009D43E4">
        <w:fldChar w:fldCharType="end"/>
      </w:r>
      <w:r>
        <w:t xml:space="preserve"> </w:t>
      </w:r>
      <w:r w:rsidR="00087609" w:rsidRPr="00087609">
        <w:rPr>
          <w:i/>
          <w:iCs w:val="0"/>
          <w:color w:val="auto"/>
          <w:szCs w:val="24"/>
        </w:rPr>
        <w:t>Black Box</w:t>
      </w:r>
      <w:r w:rsidR="00087609">
        <w:rPr>
          <w:color w:val="auto"/>
          <w:szCs w:val="24"/>
        </w:rPr>
        <w:t xml:space="preserve"> </w:t>
      </w:r>
      <w:r>
        <w:rPr>
          <w:iCs w:val="0"/>
          <w:color w:val="auto"/>
          <w:szCs w:val="24"/>
        </w:rPr>
        <w:t xml:space="preserve">Edit Stok Barang </w:t>
      </w:r>
      <w:proofErr w:type="spellStart"/>
      <w:r>
        <w:rPr>
          <w:iCs w:val="0"/>
          <w:color w:val="auto"/>
          <w:szCs w:val="24"/>
        </w:rPr>
        <w:t>Keluar</w:t>
      </w:r>
      <w:bookmarkEnd w:id="140"/>
      <w:bookmarkEnd w:id="141"/>
      <w:proofErr w:type="spellEnd"/>
    </w:p>
    <w:tbl>
      <w:tblPr>
        <w:tblStyle w:val="TableGrid"/>
        <w:tblW w:w="0" w:type="auto"/>
        <w:jc w:val="center"/>
        <w:tblLayout w:type="fixed"/>
        <w:tblLook w:val="04A0" w:firstRow="1" w:lastRow="0" w:firstColumn="1" w:lastColumn="0" w:noHBand="0" w:noVBand="1"/>
      </w:tblPr>
      <w:tblGrid>
        <w:gridCol w:w="576"/>
        <w:gridCol w:w="1696"/>
        <w:gridCol w:w="914"/>
        <w:gridCol w:w="1629"/>
        <w:gridCol w:w="1085"/>
        <w:gridCol w:w="894"/>
      </w:tblGrid>
      <w:tr w:rsidR="00482189" w:rsidRPr="00A3273D" w14:paraId="03A4D991" w14:textId="77777777" w:rsidTr="00AF5739">
        <w:trPr>
          <w:trHeight w:val="657"/>
          <w:tblHeader/>
          <w:jc w:val="center"/>
        </w:trPr>
        <w:tc>
          <w:tcPr>
            <w:tcW w:w="576" w:type="dxa"/>
          </w:tcPr>
          <w:p w14:paraId="41831D05" w14:textId="77777777" w:rsidR="00482189" w:rsidRPr="00A3273D" w:rsidRDefault="00482189" w:rsidP="00AF5739">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NO</w:t>
            </w:r>
          </w:p>
        </w:tc>
        <w:tc>
          <w:tcPr>
            <w:tcW w:w="1696" w:type="dxa"/>
          </w:tcPr>
          <w:p w14:paraId="5DFD1504" w14:textId="77777777" w:rsidR="00482189" w:rsidRPr="00A3273D" w:rsidRDefault="00482189" w:rsidP="00AF5739">
            <w:pPr>
              <w:pStyle w:val="ListParagraph"/>
              <w:ind w:left="0"/>
              <w:jc w:val="center"/>
              <w:rPr>
                <w:rFonts w:ascii="Times New Roman" w:hAnsi="Times New Roman" w:cs="Times New Roman"/>
                <w:b/>
                <w:sz w:val="24"/>
                <w:szCs w:val="24"/>
                <w:lang w:val="en-US"/>
              </w:rPr>
            </w:pPr>
            <w:proofErr w:type="spellStart"/>
            <w:r w:rsidRPr="00A3273D">
              <w:rPr>
                <w:rFonts w:ascii="Times New Roman" w:hAnsi="Times New Roman" w:cs="Times New Roman"/>
                <w:b/>
                <w:sz w:val="24"/>
                <w:szCs w:val="24"/>
                <w:lang w:val="en-US"/>
              </w:rPr>
              <w:t>Skenario</w:t>
            </w:r>
            <w:proofErr w:type="spellEnd"/>
            <w:r w:rsidRPr="00A3273D">
              <w:rPr>
                <w:rFonts w:ascii="Times New Roman" w:hAnsi="Times New Roman" w:cs="Times New Roman"/>
                <w:b/>
                <w:sz w:val="24"/>
                <w:szCs w:val="24"/>
                <w:lang w:val="en-US"/>
              </w:rPr>
              <w:t xml:space="preserve"> </w:t>
            </w:r>
            <w:proofErr w:type="spellStart"/>
            <w:r w:rsidRPr="00A3273D">
              <w:rPr>
                <w:rFonts w:ascii="Times New Roman" w:hAnsi="Times New Roman" w:cs="Times New Roman"/>
                <w:b/>
                <w:sz w:val="24"/>
                <w:szCs w:val="24"/>
                <w:lang w:val="en-US"/>
              </w:rPr>
              <w:t>Pengujian</w:t>
            </w:r>
            <w:proofErr w:type="spellEnd"/>
          </w:p>
        </w:tc>
        <w:tc>
          <w:tcPr>
            <w:tcW w:w="914" w:type="dxa"/>
          </w:tcPr>
          <w:p w14:paraId="511C303D" w14:textId="77777777" w:rsidR="00482189" w:rsidRPr="00A3273D" w:rsidRDefault="00482189" w:rsidP="00AF5739">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Test Case</w:t>
            </w:r>
          </w:p>
        </w:tc>
        <w:tc>
          <w:tcPr>
            <w:tcW w:w="1629" w:type="dxa"/>
          </w:tcPr>
          <w:p w14:paraId="417382AE" w14:textId="77777777" w:rsidR="00482189" w:rsidRPr="00A3273D" w:rsidRDefault="00482189" w:rsidP="00AF5739">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 xml:space="preserve">Hasil yang </w:t>
            </w:r>
            <w:proofErr w:type="spellStart"/>
            <w:r w:rsidRPr="00A3273D">
              <w:rPr>
                <w:rFonts w:ascii="Times New Roman" w:hAnsi="Times New Roman" w:cs="Times New Roman"/>
                <w:b/>
                <w:sz w:val="24"/>
                <w:szCs w:val="24"/>
                <w:lang w:val="en-US"/>
              </w:rPr>
              <w:t>Diharapkan</w:t>
            </w:r>
            <w:proofErr w:type="spellEnd"/>
          </w:p>
        </w:tc>
        <w:tc>
          <w:tcPr>
            <w:tcW w:w="1085" w:type="dxa"/>
          </w:tcPr>
          <w:p w14:paraId="076923FB" w14:textId="77777777" w:rsidR="00482189" w:rsidRPr="00A3273D" w:rsidRDefault="00482189" w:rsidP="00AF5739">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 xml:space="preserve">Hasil </w:t>
            </w:r>
            <w:proofErr w:type="spellStart"/>
            <w:r w:rsidRPr="00A3273D">
              <w:rPr>
                <w:rFonts w:ascii="Times New Roman" w:hAnsi="Times New Roman" w:cs="Times New Roman"/>
                <w:b/>
                <w:sz w:val="24"/>
                <w:szCs w:val="24"/>
                <w:lang w:val="en-US"/>
              </w:rPr>
              <w:t>Pengujian</w:t>
            </w:r>
            <w:proofErr w:type="spellEnd"/>
          </w:p>
        </w:tc>
        <w:tc>
          <w:tcPr>
            <w:tcW w:w="894" w:type="dxa"/>
          </w:tcPr>
          <w:p w14:paraId="679614B2" w14:textId="77777777" w:rsidR="00482189" w:rsidRPr="00A3273D" w:rsidRDefault="00482189" w:rsidP="00AF5739">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Status</w:t>
            </w:r>
          </w:p>
        </w:tc>
      </w:tr>
      <w:tr w:rsidR="00482189" w:rsidRPr="00AF1398" w14:paraId="6A5A24A8" w14:textId="77777777" w:rsidTr="00AF5739">
        <w:trPr>
          <w:jc w:val="center"/>
        </w:trPr>
        <w:tc>
          <w:tcPr>
            <w:tcW w:w="576" w:type="dxa"/>
          </w:tcPr>
          <w:p w14:paraId="663B4E8A" w14:textId="77777777" w:rsidR="00482189" w:rsidRPr="00AF1398" w:rsidRDefault="00482189" w:rsidP="00AF5739">
            <w:pPr>
              <w:pStyle w:val="ListParagraph"/>
              <w:spacing w:line="480" w:lineRule="auto"/>
              <w:ind w:left="0"/>
              <w:jc w:val="center"/>
              <w:rPr>
                <w:rFonts w:ascii="Times New Roman" w:hAnsi="Times New Roman" w:cs="Times New Roman"/>
                <w:sz w:val="22"/>
                <w:szCs w:val="22"/>
                <w:lang w:val="en-US"/>
              </w:rPr>
            </w:pPr>
            <w:r w:rsidRPr="00AF1398">
              <w:rPr>
                <w:rFonts w:ascii="Times New Roman" w:hAnsi="Times New Roman" w:cs="Times New Roman"/>
                <w:sz w:val="22"/>
                <w:szCs w:val="22"/>
                <w:lang w:val="en-US"/>
              </w:rPr>
              <w:t>1</w:t>
            </w:r>
          </w:p>
        </w:tc>
        <w:tc>
          <w:tcPr>
            <w:tcW w:w="1696" w:type="dxa"/>
          </w:tcPr>
          <w:p w14:paraId="0C40ED30" w14:textId="6C175296" w:rsidR="00482189" w:rsidRPr="00AF1398" w:rsidRDefault="00482189" w:rsidP="00AE3EFC">
            <w:pPr>
              <w:pStyle w:val="ListParagraph"/>
              <w:ind w:left="0"/>
              <w:jc w:val="center"/>
              <w:rPr>
                <w:rFonts w:ascii="Times New Roman" w:hAnsi="Times New Roman" w:cs="Times New Roman"/>
                <w:sz w:val="22"/>
                <w:szCs w:val="22"/>
                <w:lang w:val="en-US"/>
              </w:rPr>
            </w:pPr>
            <w:proofErr w:type="spellStart"/>
            <w:r w:rsidRPr="00AF1398">
              <w:rPr>
                <w:rFonts w:ascii="Times New Roman" w:hAnsi="Times New Roman" w:cs="Times New Roman"/>
                <w:sz w:val="22"/>
                <w:szCs w:val="22"/>
                <w:lang w:val="en-US"/>
              </w:rPr>
              <w:t>Mengedit</w:t>
            </w:r>
            <w:proofErr w:type="spellEnd"/>
            <w:r w:rsidRPr="00AF1398">
              <w:rPr>
                <w:rFonts w:ascii="Times New Roman" w:hAnsi="Times New Roman" w:cs="Times New Roman"/>
                <w:sz w:val="22"/>
                <w:szCs w:val="22"/>
                <w:lang w:val="en-US"/>
              </w:rPr>
              <w:t xml:space="preserve"> </w:t>
            </w:r>
            <w:proofErr w:type="spellStart"/>
            <w:r w:rsidRPr="00AF1398">
              <w:rPr>
                <w:rFonts w:ascii="Times New Roman" w:hAnsi="Times New Roman" w:cs="Times New Roman"/>
                <w:sz w:val="22"/>
                <w:szCs w:val="22"/>
                <w:lang w:val="en-US"/>
              </w:rPr>
              <w:t>semua</w:t>
            </w:r>
            <w:proofErr w:type="spellEnd"/>
            <w:r w:rsidRPr="00AF1398">
              <w:rPr>
                <w:rFonts w:ascii="Times New Roman" w:hAnsi="Times New Roman" w:cs="Times New Roman"/>
                <w:sz w:val="22"/>
                <w:szCs w:val="22"/>
                <w:lang w:val="en-US"/>
              </w:rPr>
              <w:t xml:space="preserve"> form</w:t>
            </w:r>
            <w:r w:rsidR="00087609">
              <w:rPr>
                <w:rFonts w:ascii="Times New Roman" w:hAnsi="Times New Roman" w:cs="Times New Roman"/>
                <w:sz w:val="22"/>
                <w:szCs w:val="22"/>
                <w:lang w:val="en-US"/>
              </w:rPr>
              <w:t xml:space="preserve"> </w:t>
            </w:r>
            <w:proofErr w:type="spellStart"/>
            <w:r w:rsidR="00087609">
              <w:rPr>
                <w:rFonts w:ascii="Times New Roman" w:hAnsi="Times New Roman" w:cs="Times New Roman"/>
                <w:sz w:val="22"/>
                <w:szCs w:val="22"/>
                <w:lang w:val="en-US"/>
              </w:rPr>
              <w:t>kurangi</w:t>
            </w:r>
            <w:proofErr w:type="spellEnd"/>
            <w:r w:rsidR="00087609">
              <w:rPr>
                <w:rFonts w:ascii="Times New Roman" w:hAnsi="Times New Roman" w:cs="Times New Roman"/>
                <w:sz w:val="22"/>
                <w:szCs w:val="22"/>
                <w:lang w:val="en-US"/>
              </w:rPr>
              <w:t xml:space="preserve"> </w:t>
            </w:r>
            <w:proofErr w:type="spellStart"/>
            <w:r w:rsidR="00087609">
              <w:rPr>
                <w:rFonts w:ascii="Times New Roman" w:hAnsi="Times New Roman" w:cs="Times New Roman"/>
                <w:sz w:val="22"/>
                <w:szCs w:val="22"/>
                <w:lang w:val="en-US"/>
              </w:rPr>
              <w:t>stok</w:t>
            </w:r>
            <w:proofErr w:type="spellEnd"/>
          </w:p>
        </w:tc>
        <w:tc>
          <w:tcPr>
            <w:tcW w:w="914" w:type="dxa"/>
          </w:tcPr>
          <w:p w14:paraId="31D7F0E0" w14:textId="4873AAE2" w:rsidR="00482189" w:rsidRPr="00AF1398" w:rsidRDefault="00482189" w:rsidP="00AE3EFC">
            <w:pPr>
              <w:pStyle w:val="ListParagraph"/>
              <w:ind w:left="0"/>
              <w:jc w:val="center"/>
              <w:rPr>
                <w:rFonts w:ascii="Times New Roman" w:hAnsi="Times New Roman" w:cs="Times New Roman"/>
                <w:sz w:val="22"/>
                <w:szCs w:val="22"/>
                <w:lang w:val="en-US"/>
              </w:rPr>
            </w:pPr>
            <w:r w:rsidRPr="00AF1398">
              <w:rPr>
                <w:rFonts w:ascii="Times New Roman" w:hAnsi="Times New Roman" w:cs="Times New Roman"/>
                <w:sz w:val="22"/>
                <w:szCs w:val="22"/>
                <w:lang w:val="en-US"/>
              </w:rPr>
              <w:t xml:space="preserve">Tekan </w:t>
            </w:r>
            <w:proofErr w:type="spellStart"/>
            <w:r w:rsidRPr="00AF1398">
              <w:rPr>
                <w:rFonts w:ascii="Times New Roman" w:hAnsi="Times New Roman" w:cs="Times New Roman"/>
                <w:sz w:val="22"/>
                <w:szCs w:val="22"/>
                <w:lang w:val="en-US"/>
              </w:rPr>
              <w:t>tombol</w:t>
            </w:r>
            <w:proofErr w:type="spellEnd"/>
            <w:r w:rsidRPr="00AF1398">
              <w:rPr>
                <w:rFonts w:ascii="Times New Roman" w:hAnsi="Times New Roman" w:cs="Times New Roman"/>
                <w:sz w:val="22"/>
                <w:szCs w:val="22"/>
                <w:lang w:val="en-US"/>
              </w:rPr>
              <w:t xml:space="preserve"> </w:t>
            </w:r>
            <w:proofErr w:type="spellStart"/>
            <w:r w:rsidR="00087609">
              <w:rPr>
                <w:rFonts w:ascii="Times New Roman" w:hAnsi="Times New Roman" w:cs="Times New Roman"/>
                <w:sz w:val="22"/>
                <w:szCs w:val="22"/>
                <w:lang w:val="en-US"/>
              </w:rPr>
              <w:t>tambahkan</w:t>
            </w:r>
            <w:proofErr w:type="spellEnd"/>
          </w:p>
        </w:tc>
        <w:tc>
          <w:tcPr>
            <w:tcW w:w="1629" w:type="dxa"/>
          </w:tcPr>
          <w:p w14:paraId="4440A22F" w14:textId="4B58F5EE" w:rsidR="00482189" w:rsidRPr="00AF1398" w:rsidRDefault="00482189" w:rsidP="00AE3EFC">
            <w:pPr>
              <w:pStyle w:val="ListParagraph"/>
              <w:ind w:left="0"/>
              <w:jc w:val="center"/>
              <w:rPr>
                <w:rFonts w:ascii="Times New Roman" w:hAnsi="Times New Roman" w:cs="Times New Roman"/>
                <w:sz w:val="22"/>
                <w:szCs w:val="22"/>
                <w:lang w:val="en-US"/>
              </w:rPr>
            </w:pPr>
            <w:proofErr w:type="spellStart"/>
            <w:r w:rsidRPr="00AF1398">
              <w:rPr>
                <w:rFonts w:ascii="Times New Roman" w:hAnsi="Times New Roman" w:cs="Times New Roman"/>
                <w:sz w:val="22"/>
                <w:szCs w:val="22"/>
                <w:lang w:val="en-US"/>
              </w:rPr>
              <w:t>Muncul</w:t>
            </w:r>
            <w:proofErr w:type="spellEnd"/>
            <w:r w:rsidRPr="00AF1398">
              <w:rPr>
                <w:rFonts w:ascii="Times New Roman" w:hAnsi="Times New Roman" w:cs="Times New Roman"/>
                <w:sz w:val="22"/>
                <w:szCs w:val="22"/>
                <w:lang w:val="en-US"/>
              </w:rPr>
              <w:t xml:space="preserve"> “</w:t>
            </w:r>
            <w:proofErr w:type="spellStart"/>
            <w:r w:rsidR="00087609">
              <w:rPr>
                <w:rFonts w:ascii="Times New Roman" w:hAnsi="Times New Roman" w:cs="Times New Roman"/>
                <w:sz w:val="22"/>
                <w:szCs w:val="22"/>
                <w:lang w:val="en-US"/>
              </w:rPr>
              <w:t>stok</w:t>
            </w:r>
            <w:proofErr w:type="spellEnd"/>
            <w:r w:rsidR="00087609">
              <w:rPr>
                <w:rFonts w:ascii="Times New Roman" w:hAnsi="Times New Roman" w:cs="Times New Roman"/>
                <w:sz w:val="22"/>
                <w:szCs w:val="22"/>
                <w:lang w:val="en-US"/>
              </w:rPr>
              <w:t xml:space="preserve"> </w:t>
            </w:r>
            <w:proofErr w:type="spellStart"/>
            <w:r w:rsidR="00087609">
              <w:rPr>
                <w:rFonts w:ascii="Times New Roman" w:hAnsi="Times New Roman" w:cs="Times New Roman"/>
                <w:sz w:val="22"/>
                <w:szCs w:val="22"/>
                <w:lang w:val="en-US"/>
              </w:rPr>
              <w:t>keluar</w:t>
            </w:r>
            <w:proofErr w:type="spellEnd"/>
            <w:r w:rsidR="00087609">
              <w:rPr>
                <w:rFonts w:ascii="Times New Roman" w:hAnsi="Times New Roman" w:cs="Times New Roman"/>
                <w:sz w:val="22"/>
                <w:szCs w:val="22"/>
                <w:lang w:val="en-US"/>
              </w:rPr>
              <w:t xml:space="preserve"> </w:t>
            </w:r>
            <w:proofErr w:type="spellStart"/>
            <w:r w:rsidR="00087609">
              <w:rPr>
                <w:rFonts w:ascii="Times New Roman" w:hAnsi="Times New Roman" w:cs="Times New Roman"/>
                <w:sz w:val="22"/>
                <w:szCs w:val="22"/>
                <w:lang w:val="en-US"/>
              </w:rPr>
              <w:t>berhasil</w:t>
            </w:r>
            <w:proofErr w:type="spellEnd"/>
            <w:r w:rsidR="00087609">
              <w:rPr>
                <w:rFonts w:ascii="Times New Roman" w:hAnsi="Times New Roman" w:cs="Times New Roman"/>
                <w:sz w:val="22"/>
                <w:szCs w:val="22"/>
                <w:lang w:val="en-US"/>
              </w:rPr>
              <w:t xml:space="preserve"> </w:t>
            </w:r>
            <w:proofErr w:type="spellStart"/>
            <w:r w:rsidR="00087609">
              <w:rPr>
                <w:rFonts w:ascii="Times New Roman" w:hAnsi="Times New Roman" w:cs="Times New Roman"/>
                <w:sz w:val="22"/>
                <w:szCs w:val="22"/>
                <w:lang w:val="en-US"/>
              </w:rPr>
              <w:t>ditambah</w:t>
            </w:r>
            <w:proofErr w:type="spellEnd"/>
            <w:r w:rsidRPr="00AF1398">
              <w:rPr>
                <w:rFonts w:ascii="Times New Roman" w:hAnsi="Times New Roman" w:cs="Times New Roman"/>
                <w:sz w:val="22"/>
                <w:szCs w:val="22"/>
                <w:lang w:val="en-US"/>
              </w:rPr>
              <w:t>”</w:t>
            </w:r>
          </w:p>
        </w:tc>
        <w:tc>
          <w:tcPr>
            <w:tcW w:w="1085" w:type="dxa"/>
          </w:tcPr>
          <w:p w14:paraId="7E9AB29F" w14:textId="77777777" w:rsidR="00482189" w:rsidRPr="00AF1398" w:rsidRDefault="00482189" w:rsidP="00AE3EFC">
            <w:pPr>
              <w:pStyle w:val="ListParagraph"/>
              <w:ind w:left="0"/>
              <w:jc w:val="center"/>
              <w:rPr>
                <w:rFonts w:ascii="Times New Roman" w:hAnsi="Times New Roman" w:cs="Times New Roman"/>
                <w:sz w:val="22"/>
                <w:szCs w:val="22"/>
                <w:lang w:val="en-US"/>
              </w:rPr>
            </w:pPr>
            <w:proofErr w:type="spellStart"/>
            <w:r w:rsidRPr="00AF1398">
              <w:rPr>
                <w:rFonts w:ascii="Times New Roman" w:hAnsi="Times New Roman" w:cs="Times New Roman"/>
                <w:sz w:val="22"/>
                <w:szCs w:val="22"/>
                <w:lang w:val="en-US"/>
              </w:rPr>
              <w:t>Sesuai</w:t>
            </w:r>
            <w:proofErr w:type="spellEnd"/>
            <w:r w:rsidRPr="00AF1398">
              <w:rPr>
                <w:rFonts w:ascii="Times New Roman" w:hAnsi="Times New Roman" w:cs="Times New Roman"/>
                <w:sz w:val="22"/>
                <w:szCs w:val="22"/>
                <w:lang w:val="en-US"/>
              </w:rPr>
              <w:t xml:space="preserve"> </w:t>
            </w:r>
            <w:proofErr w:type="spellStart"/>
            <w:r w:rsidRPr="00AF1398">
              <w:rPr>
                <w:rFonts w:ascii="Times New Roman" w:hAnsi="Times New Roman" w:cs="Times New Roman"/>
                <w:sz w:val="22"/>
                <w:szCs w:val="22"/>
                <w:lang w:val="en-US"/>
              </w:rPr>
              <w:t>harapan</w:t>
            </w:r>
            <w:proofErr w:type="spellEnd"/>
          </w:p>
        </w:tc>
        <w:tc>
          <w:tcPr>
            <w:tcW w:w="894" w:type="dxa"/>
          </w:tcPr>
          <w:p w14:paraId="0FC37DE4" w14:textId="77777777" w:rsidR="00482189" w:rsidRDefault="00482189" w:rsidP="00AE3EFC">
            <w:pPr>
              <w:pStyle w:val="ListParagraph"/>
              <w:ind w:left="0"/>
              <w:jc w:val="center"/>
              <w:rPr>
                <w:rFonts w:ascii="Times New Roman" w:hAnsi="Times New Roman" w:cs="Times New Roman"/>
                <w:lang w:val="en-US"/>
              </w:rPr>
            </w:pPr>
            <w:r>
              <w:rPr>
                <w:rFonts w:ascii="Times New Roman" w:hAnsi="Times New Roman" w:cs="Times New Roman"/>
                <w:sz w:val="22"/>
                <w:szCs w:val="22"/>
                <w:lang w:val="en-US"/>
              </w:rPr>
              <w:t>Valid</w:t>
            </w:r>
          </w:p>
          <w:p w14:paraId="59C15EAE" w14:textId="77777777" w:rsidR="00482189" w:rsidRPr="00AF1398" w:rsidRDefault="00482189" w:rsidP="00AE3EFC">
            <w:pPr>
              <w:pStyle w:val="ListParagraph"/>
              <w:ind w:left="0"/>
              <w:jc w:val="center"/>
              <w:rPr>
                <w:rFonts w:ascii="Times New Roman" w:hAnsi="Times New Roman" w:cs="Times New Roman"/>
                <w:sz w:val="22"/>
                <w:szCs w:val="22"/>
                <w:lang w:val="en-US"/>
              </w:rPr>
            </w:pPr>
          </w:p>
        </w:tc>
      </w:tr>
      <w:tr w:rsidR="00482189" w:rsidRPr="00AF1398" w14:paraId="662A7063" w14:textId="77777777" w:rsidTr="00AF5739">
        <w:trPr>
          <w:jc w:val="center"/>
        </w:trPr>
        <w:tc>
          <w:tcPr>
            <w:tcW w:w="576" w:type="dxa"/>
          </w:tcPr>
          <w:p w14:paraId="027FED9F" w14:textId="159D3977" w:rsidR="00482189" w:rsidRPr="00AF1398" w:rsidRDefault="00482189" w:rsidP="00AF5739">
            <w:pPr>
              <w:pStyle w:val="ListParagraph"/>
              <w:spacing w:line="480" w:lineRule="auto"/>
              <w:ind w:left="0"/>
              <w:jc w:val="center"/>
              <w:rPr>
                <w:rFonts w:ascii="Times New Roman" w:hAnsi="Times New Roman" w:cs="Times New Roman"/>
                <w:sz w:val="22"/>
                <w:szCs w:val="22"/>
                <w:lang w:val="en-US"/>
              </w:rPr>
            </w:pPr>
            <w:r>
              <w:rPr>
                <w:rFonts w:ascii="Times New Roman" w:hAnsi="Times New Roman" w:cs="Times New Roman"/>
                <w:sz w:val="22"/>
                <w:szCs w:val="22"/>
                <w:lang w:val="en-US"/>
              </w:rPr>
              <w:t>2</w:t>
            </w:r>
          </w:p>
        </w:tc>
        <w:tc>
          <w:tcPr>
            <w:tcW w:w="1696" w:type="dxa"/>
          </w:tcPr>
          <w:p w14:paraId="00CB9082" w14:textId="5320159C" w:rsidR="00482189" w:rsidRPr="00AF1398" w:rsidRDefault="00482189" w:rsidP="00AE3EFC">
            <w:pPr>
              <w:pStyle w:val="ListParagraph"/>
              <w:ind w:left="0"/>
              <w:jc w:val="center"/>
              <w:rPr>
                <w:rFonts w:ascii="Times New Roman" w:hAnsi="Times New Roman" w:cs="Times New Roman"/>
                <w:sz w:val="22"/>
                <w:szCs w:val="22"/>
                <w:lang w:val="en-US"/>
              </w:rPr>
            </w:pPr>
            <w:r w:rsidRPr="00AF1398">
              <w:rPr>
                <w:rFonts w:ascii="Times New Roman" w:hAnsi="Times New Roman" w:cs="Times New Roman"/>
                <w:sz w:val="22"/>
                <w:szCs w:val="22"/>
                <w:lang w:val="en-US"/>
              </w:rPr>
              <w:t xml:space="preserve">Hanya </w:t>
            </w:r>
            <w:proofErr w:type="spellStart"/>
            <w:r w:rsidRPr="00AF1398">
              <w:rPr>
                <w:rFonts w:ascii="Times New Roman" w:hAnsi="Times New Roman" w:cs="Times New Roman"/>
                <w:sz w:val="22"/>
                <w:szCs w:val="22"/>
                <w:lang w:val="en-US"/>
              </w:rPr>
              <w:t>mengedit</w:t>
            </w:r>
            <w:proofErr w:type="spellEnd"/>
            <w:r w:rsidRPr="00AF1398">
              <w:rPr>
                <w:rFonts w:ascii="Times New Roman" w:hAnsi="Times New Roman" w:cs="Times New Roman"/>
                <w:sz w:val="22"/>
                <w:szCs w:val="22"/>
                <w:lang w:val="en-US"/>
              </w:rPr>
              <w:t xml:space="preserve"> </w:t>
            </w:r>
            <w:proofErr w:type="spellStart"/>
            <w:r w:rsidR="00087609">
              <w:rPr>
                <w:rFonts w:ascii="Times New Roman" w:hAnsi="Times New Roman" w:cs="Times New Roman"/>
                <w:sz w:val="22"/>
                <w:szCs w:val="22"/>
                <w:lang w:val="en-US"/>
              </w:rPr>
              <w:t>nama</w:t>
            </w:r>
            <w:proofErr w:type="spellEnd"/>
            <w:r w:rsidR="00087609">
              <w:rPr>
                <w:rFonts w:ascii="Times New Roman" w:hAnsi="Times New Roman" w:cs="Times New Roman"/>
                <w:sz w:val="22"/>
                <w:szCs w:val="22"/>
                <w:lang w:val="en-US"/>
              </w:rPr>
              <w:t xml:space="preserve"> </w:t>
            </w:r>
            <w:proofErr w:type="spellStart"/>
            <w:r w:rsidR="00087609">
              <w:rPr>
                <w:rFonts w:ascii="Times New Roman" w:hAnsi="Times New Roman" w:cs="Times New Roman"/>
                <w:sz w:val="22"/>
                <w:szCs w:val="22"/>
                <w:lang w:val="en-US"/>
              </w:rPr>
              <w:t>barang</w:t>
            </w:r>
            <w:proofErr w:type="spellEnd"/>
          </w:p>
        </w:tc>
        <w:tc>
          <w:tcPr>
            <w:tcW w:w="914" w:type="dxa"/>
          </w:tcPr>
          <w:p w14:paraId="1C7370FF" w14:textId="335F1BDE" w:rsidR="00482189" w:rsidRPr="00AF1398" w:rsidRDefault="00087609" w:rsidP="00AE3EFC">
            <w:pPr>
              <w:pStyle w:val="ListParagraph"/>
              <w:ind w:left="0"/>
              <w:jc w:val="center"/>
              <w:rPr>
                <w:rFonts w:ascii="Times New Roman" w:hAnsi="Times New Roman" w:cs="Times New Roman"/>
                <w:sz w:val="22"/>
                <w:szCs w:val="22"/>
                <w:lang w:val="en-US"/>
              </w:rPr>
            </w:pPr>
            <w:r w:rsidRPr="00AF1398">
              <w:rPr>
                <w:rFonts w:ascii="Times New Roman" w:hAnsi="Times New Roman" w:cs="Times New Roman"/>
                <w:sz w:val="22"/>
                <w:szCs w:val="22"/>
                <w:lang w:val="en-US"/>
              </w:rPr>
              <w:t xml:space="preserve">Tekan </w:t>
            </w:r>
            <w:proofErr w:type="spellStart"/>
            <w:r w:rsidRPr="00AF1398">
              <w:rPr>
                <w:rFonts w:ascii="Times New Roman" w:hAnsi="Times New Roman" w:cs="Times New Roman"/>
                <w:sz w:val="22"/>
                <w:szCs w:val="22"/>
                <w:lang w:val="en-US"/>
              </w:rPr>
              <w:t>tombol</w:t>
            </w:r>
            <w:proofErr w:type="spellEnd"/>
            <w:r w:rsidRPr="00AF1398">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tambahkan</w:t>
            </w:r>
            <w:proofErr w:type="spellEnd"/>
          </w:p>
        </w:tc>
        <w:tc>
          <w:tcPr>
            <w:tcW w:w="1629" w:type="dxa"/>
          </w:tcPr>
          <w:p w14:paraId="13C29FBB" w14:textId="29B3F875" w:rsidR="00482189" w:rsidRPr="00AF1398" w:rsidRDefault="00087609" w:rsidP="00AE3EFC">
            <w:pPr>
              <w:pStyle w:val="ListParagraph"/>
              <w:ind w:left="0"/>
              <w:jc w:val="center"/>
              <w:rPr>
                <w:rFonts w:ascii="Times New Roman" w:hAnsi="Times New Roman" w:cs="Times New Roman"/>
                <w:sz w:val="22"/>
                <w:szCs w:val="22"/>
                <w:lang w:val="en-US"/>
              </w:rPr>
            </w:pPr>
            <w:proofErr w:type="spellStart"/>
            <w:r w:rsidRPr="00AF1398">
              <w:rPr>
                <w:rFonts w:ascii="Times New Roman" w:hAnsi="Times New Roman" w:cs="Times New Roman"/>
                <w:sz w:val="22"/>
                <w:szCs w:val="22"/>
                <w:lang w:val="en-US"/>
              </w:rPr>
              <w:t>Muncul</w:t>
            </w:r>
            <w:proofErr w:type="spellEnd"/>
            <w:r w:rsidRPr="00AF1398">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stok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keluar</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berhasil</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ditambah</w:t>
            </w:r>
            <w:proofErr w:type="spellEnd"/>
            <w:r w:rsidRPr="00AF1398">
              <w:rPr>
                <w:rFonts w:ascii="Times New Roman" w:hAnsi="Times New Roman" w:cs="Times New Roman"/>
                <w:sz w:val="22"/>
                <w:szCs w:val="22"/>
                <w:lang w:val="en-US"/>
              </w:rPr>
              <w:t>”</w:t>
            </w:r>
          </w:p>
        </w:tc>
        <w:tc>
          <w:tcPr>
            <w:tcW w:w="1085" w:type="dxa"/>
          </w:tcPr>
          <w:p w14:paraId="2C767900" w14:textId="77777777" w:rsidR="00482189" w:rsidRPr="00AF1398" w:rsidRDefault="00482189" w:rsidP="00AE3EFC">
            <w:pPr>
              <w:pStyle w:val="ListParagraph"/>
              <w:ind w:left="0"/>
              <w:jc w:val="center"/>
              <w:rPr>
                <w:rFonts w:ascii="Times New Roman" w:hAnsi="Times New Roman" w:cs="Times New Roman"/>
                <w:sz w:val="22"/>
                <w:szCs w:val="22"/>
                <w:lang w:val="en-US"/>
              </w:rPr>
            </w:pPr>
            <w:proofErr w:type="spellStart"/>
            <w:r w:rsidRPr="00AF1398">
              <w:rPr>
                <w:rFonts w:ascii="Times New Roman" w:hAnsi="Times New Roman" w:cs="Times New Roman"/>
                <w:sz w:val="22"/>
                <w:szCs w:val="22"/>
                <w:lang w:val="en-US"/>
              </w:rPr>
              <w:t>Sesuai</w:t>
            </w:r>
            <w:proofErr w:type="spellEnd"/>
            <w:r w:rsidRPr="00AF1398">
              <w:rPr>
                <w:rFonts w:ascii="Times New Roman" w:hAnsi="Times New Roman" w:cs="Times New Roman"/>
                <w:sz w:val="22"/>
                <w:szCs w:val="22"/>
                <w:lang w:val="en-US"/>
              </w:rPr>
              <w:t xml:space="preserve"> </w:t>
            </w:r>
            <w:proofErr w:type="spellStart"/>
            <w:r w:rsidRPr="00AF1398">
              <w:rPr>
                <w:rFonts w:ascii="Times New Roman" w:hAnsi="Times New Roman" w:cs="Times New Roman"/>
                <w:sz w:val="22"/>
                <w:szCs w:val="22"/>
                <w:lang w:val="en-US"/>
              </w:rPr>
              <w:t>harapan</w:t>
            </w:r>
            <w:proofErr w:type="spellEnd"/>
          </w:p>
        </w:tc>
        <w:tc>
          <w:tcPr>
            <w:tcW w:w="894" w:type="dxa"/>
          </w:tcPr>
          <w:p w14:paraId="580CCFB3" w14:textId="77777777" w:rsidR="00482189" w:rsidRDefault="00482189" w:rsidP="00AE3EFC">
            <w:pPr>
              <w:pStyle w:val="ListParagraph"/>
              <w:ind w:left="0"/>
              <w:jc w:val="center"/>
              <w:rPr>
                <w:rFonts w:ascii="Times New Roman" w:hAnsi="Times New Roman" w:cs="Times New Roman"/>
                <w:lang w:val="en-US"/>
              </w:rPr>
            </w:pPr>
            <w:r>
              <w:rPr>
                <w:rFonts w:ascii="Times New Roman" w:hAnsi="Times New Roman" w:cs="Times New Roman"/>
                <w:sz w:val="22"/>
                <w:szCs w:val="22"/>
                <w:lang w:val="en-US"/>
              </w:rPr>
              <w:t>Valid</w:t>
            </w:r>
          </w:p>
          <w:p w14:paraId="7E88EE49" w14:textId="77777777" w:rsidR="00482189" w:rsidRPr="00AF1398" w:rsidRDefault="00482189" w:rsidP="00AE3EFC">
            <w:pPr>
              <w:pStyle w:val="ListParagraph"/>
              <w:ind w:left="0"/>
              <w:jc w:val="center"/>
              <w:rPr>
                <w:rFonts w:ascii="Times New Roman" w:hAnsi="Times New Roman" w:cs="Times New Roman"/>
                <w:sz w:val="22"/>
                <w:szCs w:val="22"/>
                <w:lang w:val="en-US"/>
              </w:rPr>
            </w:pPr>
          </w:p>
        </w:tc>
      </w:tr>
      <w:tr w:rsidR="00482189" w:rsidRPr="00AF1398" w14:paraId="47C8AC95" w14:textId="77777777" w:rsidTr="00AF5739">
        <w:trPr>
          <w:jc w:val="center"/>
        </w:trPr>
        <w:tc>
          <w:tcPr>
            <w:tcW w:w="576" w:type="dxa"/>
          </w:tcPr>
          <w:p w14:paraId="05266833" w14:textId="10DEEFF4" w:rsidR="00482189" w:rsidRPr="00AF1398" w:rsidRDefault="00482189" w:rsidP="00AF5739">
            <w:pPr>
              <w:pStyle w:val="ListParagraph"/>
              <w:spacing w:line="480" w:lineRule="auto"/>
              <w:ind w:left="0"/>
              <w:jc w:val="center"/>
              <w:rPr>
                <w:rFonts w:ascii="Times New Roman" w:hAnsi="Times New Roman" w:cs="Times New Roman"/>
                <w:lang w:val="en-US"/>
              </w:rPr>
            </w:pPr>
            <w:r>
              <w:rPr>
                <w:rFonts w:ascii="Times New Roman" w:hAnsi="Times New Roman" w:cs="Times New Roman"/>
                <w:lang w:val="en-US"/>
              </w:rPr>
              <w:t>3</w:t>
            </w:r>
          </w:p>
        </w:tc>
        <w:tc>
          <w:tcPr>
            <w:tcW w:w="1696" w:type="dxa"/>
          </w:tcPr>
          <w:p w14:paraId="2D782506" w14:textId="77331C76" w:rsidR="00482189" w:rsidRPr="00AF1398" w:rsidRDefault="00087609" w:rsidP="00AE3EFC">
            <w:pPr>
              <w:pStyle w:val="ListParagraph"/>
              <w:ind w:left="0"/>
              <w:jc w:val="center"/>
              <w:rPr>
                <w:rFonts w:ascii="Times New Roman" w:hAnsi="Times New Roman" w:cs="Times New Roman"/>
                <w:lang w:val="en-US"/>
              </w:rPr>
            </w:pPr>
            <w:r w:rsidRPr="00AF1398">
              <w:rPr>
                <w:rFonts w:ascii="Times New Roman" w:hAnsi="Times New Roman" w:cs="Times New Roman"/>
                <w:sz w:val="22"/>
                <w:szCs w:val="22"/>
                <w:lang w:val="en-US"/>
              </w:rPr>
              <w:t xml:space="preserve">Hanya </w:t>
            </w:r>
            <w:proofErr w:type="spellStart"/>
            <w:r w:rsidRPr="00AF1398">
              <w:rPr>
                <w:rFonts w:ascii="Times New Roman" w:hAnsi="Times New Roman" w:cs="Times New Roman"/>
                <w:sz w:val="22"/>
                <w:szCs w:val="22"/>
                <w:lang w:val="en-US"/>
              </w:rPr>
              <w:t>mengedit</w:t>
            </w:r>
            <w:proofErr w:type="spellEnd"/>
            <w:r w:rsidRPr="00AF1398">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jumlah</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barang</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keluar</w:t>
            </w:r>
            <w:proofErr w:type="spellEnd"/>
          </w:p>
        </w:tc>
        <w:tc>
          <w:tcPr>
            <w:tcW w:w="914" w:type="dxa"/>
          </w:tcPr>
          <w:p w14:paraId="75312F5E" w14:textId="0185CD67" w:rsidR="00482189" w:rsidRPr="00AF1398" w:rsidRDefault="00087609" w:rsidP="00AE3EFC">
            <w:pPr>
              <w:pStyle w:val="ListParagraph"/>
              <w:ind w:left="0"/>
              <w:jc w:val="center"/>
              <w:rPr>
                <w:rFonts w:ascii="Times New Roman" w:hAnsi="Times New Roman" w:cs="Times New Roman"/>
                <w:lang w:val="en-US"/>
              </w:rPr>
            </w:pPr>
            <w:r w:rsidRPr="00AF1398">
              <w:rPr>
                <w:rFonts w:ascii="Times New Roman" w:hAnsi="Times New Roman" w:cs="Times New Roman"/>
                <w:sz w:val="22"/>
                <w:szCs w:val="22"/>
                <w:lang w:val="en-US"/>
              </w:rPr>
              <w:t xml:space="preserve">Tekan </w:t>
            </w:r>
            <w:proofErr w:type="spellStart"/>
            <w:r w:rsidRPr="00AF1398">
              <w:rPr>
                <w:rFonts w:ascii="Times New Roman" w:hAnsi="Times New Roman" w:cs="Times New Roman"/>
                <w:sz w:val="22"/>
                <w:szCs w:val="22"/>
                <w:lang w:val="en-US"/>
              </w:rPr>
              <w:t>tombol</w:t>
            </w:r>
            <w:proofErr w:type="spellEnd"/>
            <w:r w:rsidRPr="00AF1398">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tambahkan</w:t>
            </w:r>
            <w:proofErr w:type="spellEnd"/>
          </w:p>
        </w:tc>
        <w:tc>
          <w:tcPr>
            <w:tcW w:w="1629" w:type="dxa"/>
          </w:tcPr>
          <w:p w14:paraId="7AF32155" w14:textId="34EB3855" w:rsidR="00482189" w:rsidRPr="00AF1398" w:rsidRDefault="00087609" w:rsidP="00AE3EFC">
            <w:pPr>
              <w:pStyle w:val="ListParagraph"/>
              <w:ind w:left="0"/>
              <w:jc w:val="center"/>
              <w:rPr>
                <w:rFonts w:ascii="Times New Roman" w:hAnsi="Times New Roman" w:cs="Times New Roman"/>
                <w:lang w:val="en-US"/>
              </w:rPr>
            </w:pPr>
            <w:proofErr w:type="spellStart"/>
            <w:r w:rsidRPr="00AF1398">
              <w:rPr>
                <w:rFonts w:ascii="Times New Roman" w:hAnsi="Times New Roman" w:cs="Times New Roman"/>
                <w:sz w:val="22"/>
                <w:szCs w:val="22"/>
                <w:lang w:val="en-US"/>
              </w:rPr>
              <w:t>Muncul</w:t>
            </w:r>
            <w:proofErr w:type="spellEnd"/>
            <w:r w:rsidRPr="00AF1398">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stok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keluar</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berhasil</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ditambah</w:t>
            </w:r>
            <w:proofErr w:type="spellEnd"/>
            <w:r w:rsidRPr="00AF1398">
              <w:rPr>
                <w:rFonts w:ascii="Times New Roman" w:hAnsi="Times New Roman" w:cs="Times New Roman"/>
                <w:sz w:val="22"/>
                <w:szCs w:val="22"/>
                <w:lang w:val="en-US"/>
              </w:rPr>
              <w:t>”</w:t>
            </w:r>
          </w:p>
        </w:tc>
        <w:tc>
          <w:tcPr>
            <w:tcW w:w="1085" w:type="dxa"/>
          </w:tcPr>
          <w:p w14:paraId="5C52A134" w14:textId="77777777" w:rsidR="00482189" w:rsidRPr="00AF1398" w:rsidRDefault="00482189" w:rsidP="00AE3EFC">
            <w:pPr>
              <w:pStyle w:val="ListParagraph"/>
              <w:ind w:left="0"/>
              <w:jc w:val="center"/>
              <w:rPr>
                <w:rFonts w:ascii="Times New Roman" w:hAnsi="Times New Roman" w:cs="Times New Roman"/>
                <w:lang w:val="en-US"/>
              </w:rPr>
            </w:pPr>
            <w:proofErr w:type="spellStart"/>
            <w:r w:rsidRPr="00AF1398">
              <w:rPr>
                <w:rFonts w:ascii="Times New Roman" w:hAnsi="Times New Roman" w:cs="Times New Roman"/>
                <w:sz w:val="22"/>
                <w:szCs w:val="22"/>
                <w:lang w:val="en-US"/>
              </w:rPr>
              <w:t>Sesuai</w:t>
            </w:r>
            <w:proofErr w:type="spellEnd"/>
            <w:r w:rsidRPr="00AF1398">
              <w:rPr>
                <w:rFonts w:ascii="Times New Roman" w:hAnsi="Times New Roman" w:cs="Times New Roman"/>
                <w:sz w:val="22"/>
                <w:szCs w:val="22"/>
                <w:lang w:val="en-US"/>
              </w:rPr>
              <w:t xml:space="preserve"> </w:t>
            </w:r>
            <w:proofErr w:type="spellStart"/>
            <w:r w:rsidRPr="00AF1398">
              <w:rPr>
                <w:rFonts w:ascii="Times New Roman" w:hAnsi="Times New Roman" w:cs="Times New Roman"/>
                <w:sz w:val="22"/>
                <w:szCs w:val="22"/>
                <w:lang w:val="en-US"/>
              </w:rPr>
              <w:t>harapan</w:t>
            </w:r>
            <w:proofErr w:type="spellEnd"/>
          </w:p>
        </w:tc>
        <w:tc>
          <w:tcPr>
            <w:tcW w:w="894" w:type="dxa"/>
          </w:tcPr>
          <w:p w14:paraId="68FF344F" w14:textId="77777777" w:rsidR="00482189" w:rsidRDefault="00482189" w:rsidP="00AE3EFC">
            <w:pPr>
              <w:pStyle w:val="ListParagraph"/>
              <w:ind w:left="0"/>
              <w:jc w:val="center"/>
              <w:rPr>
                <w:rFonts w:ascii="Times New Roman" w:hAnsi="Times New Roman" w:cs="Times New Roman"/>
                <w:lang w:val="en-US"/>
              </w:rPr>
            </w:pPr>
            <w:r>
              <w:rPr>
                <w:rFonts w:ascii="Times New Roman" w:hAnsi="Times New Roman" w:cs="Times New Roman"/>
                <w:sz w:val="22"/>
                <w:szCs w:val="22"/>
                <w:lang w:val="en-US"/>
              </w:rPr>
              <w:t>Valid</w:t>
            </w:r>
          </w:p>
          <w:p w14:paraId="2186B489" w14:textId="77777777" w:rsidR="00482189" w:rsidRDefault="00482189" w:rsidP="00AE3EFC">
            <w:pPr>
              <w:pStyle w:val="ListParagraph"/>
              <w:ind w:left="0"/>
              <w:jc w:val="center"/>
              <w:rPr>
                <w:rFonts w:ascii="Times New Roman" w:hAnsi="Times New Roman" w:cs="Times New Roman"/>
                <w:lang w:val="en-US"/>
              </w:rPr>
            </w:pPr>
          </w:p>
        </w:tc>
      </w:tr>
      <w:tr w:rsidR="00087609" w:rsidRPr="00AF1398" w14:paraId="05582844" w14:textId="77777777" w:rsidTr="00AF5739">
        <w:trPr>
          <w:jc w:val="center"/>
        </w:trPr>
        <w:tc>
          <w:tcPr>
            <w:tcW w:w="576" w:type="dxa"/>
          </w:tcPr>
          <w:p w14:paraId="7891AE89" w14:textId="7432388E" w:rsidR="00087609" w:rsidRPr="00AF1398" w:rsidRDefault="00087609" w:rsidP="00087609">
            <w:pPr>
              <w:pStyle w:val="ListParagraph"/>
              <w:spacing w:line="480" w:lineRule="auto"/>
              <w:ind w:left="0"/>
              <w:jc w:val="center"/>
              <w:rPr>
                <w:rFonts w:ascii="Times New Roman" w:hAnsi="Times New Roman" w:cs="Times New Roman"/>
                <w:lang w:val="en-US"/>
              </w:rPr>
            </w:pPr>
            <w:r>
              <w:rPr>
                <w:rFonts w:ascii="Times New Roman" w:hAnsi="Times New Roman" w:cs="Times New Roman"/>
                <w:lang w:val="en-US"/>
              </w:rPr>
              <w:t>4</w:t>
            </w:r>
          </w:p>
        </w:tc>
        <w:tc>
          <w:tcPr>
            <w:tcW w:w="1696" w:type="dxa"/>
          </w:tcPr>
          <w:p w14:paraId="07E1B8E1" w14:textId="33005125" w:rsidR="00087609" w:rsidRPr="00AF1398" w:rsidRDefault="00087609" w:rsidP="00AE3EFC">
            <w:pPr>
              <w:pStyle w:val="ListParagraph"/>
              <w:ind w:left="0"/>
              <w:jc w:val="center"/>
              <w:rPr>
                <w:rFonts w:ascii="Times New Roman" w:hAnsi="Times New Roman" w:cs="Times New Roman"/>
                <w:lang w:val="en-US"/>
              </w:rPr>
            </w:pPr>
            <w:r w:rsidRPr="00AF1398">
              <w:rPr>
                <w:rFonts w:ascii="Times New Roman" w:hAnsi="Times New Roman" w:cs="Times New Roman"/>
                <w:sz w:val="22"/>
                <w:szCs w:val="22"/>
                <w:lang w:val="en-US"/>
              </w:rPr>
              <w:t xml:space="preserve">Hanya </w:t>
            </w:r>
            <w:proofErr w:type="spellStart"/>
            <w:r w:rsidRPr="00AF1398">
              <w:rPr>
                <w:rFonts w:ascii="Times New Roman" w:hAnsi="Times New Roman" w:cs="Times New Roman"/>
                <w:sz w:val="22"/>
                <w:szCs w:val="22"/>
                <w:lang w:val="en-US"/>
              </w:rPr>
              <w:t>mengedit</w:t>
            </w:r>
            <w:proofErr w:type="spellEnd"/>
            <w:r w:rsidRPr="00AF1398">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pemohon</w:t>
            </w:r>
            <w:proofErr w:type="spellEnd"/>
          </w:p>
        </w:tc>
        <w:tc>
          <w:tcPr>
            <w:tcW w:w="914" w:type="dxa"/>
          </w:tcPr>
          <w:p w14:paraId="797E53FF" w14:textId="1EB953DD" w:rsidR="00087609" w:rsidRPr="00AF1398" w:rsidRDefault="00087609" w:rsidP="00AE3EFC">
            <w:pPr>
              <w:pStyle w:val="ListParagraph"/>
              <w:ind w:left="0"/>
              <w:jc w:val="center"/>
              <w:rPr>
                <w:rFonts w:ascii="Times New Roman" w:hAnsi="Times New Roman" w:cs="Times New Roman"/>
                <w:lang w:val="en-US"/>
              </w:rPr>
            </w:pPr>
            <w:r w:rsidRPr="00AF1398">
              <w:rPr>
                <w:rFonts w:ascii="Times New Roman" w:hAnsi="Times New Roman" w:cs="Times New Roman"/>
                <w:sz w:val="22"/>
                <w:szCs w:val="22"/>
                <w:lang w:val="en-US"/>
              </w:rPr>
              <w:t xml:space="preserve">Tekan </w:t>
            </w:r>
            <w:proofErr w:type="spellStart"/>
            <w:r w:rsidRPr="00AF1398">
              <w:rPr>
                <w:rFonts w:ascii="Times New Roman" w:hAnsi="Times New Roman" w:cs="Times New Roman"/>
                <w:sz w:val="22"/>
                <w:szCs w:val="22"/>
                <w:lang w:val="en-US"/>
              </w:rPr>
              <w:t>tombol</w:t>
            </w:r>
            <w:proofErr w:type="spellEnd"/>
            <w:r w:rsidRPr="00AF1398">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tambahkan</w:t>
            </w:r>
            <w:proofErr w:type="spellEnd"/>
          </w:p>
        </w:tc>
        <w:tc>
          <w:tcPr>
            <w:tcW w:w="1629" w:type="dxa"/>
          </w:tcPr>
          <w:p w14:paraId="7E6949AE" w14:textId="287E2CEB" w:rsidR="00087609" w:rsidRPr="00AF1398" w:rsidRDefault="00087609" w:rsidP="00AE3EFC">
            <w:pPr>
              <w:pStyle w:val="ListParagraph"/>
              <w:ind w:left="0"/>
              <w:jc w:val="center"/>
              <w:rPr>
                <w:rFonts w:ascii="Times New Roman" w:hAnsi="Times New Roman" w:cs="Times New Roman"/>
                <w:lang w:val="en-US"/>
              </w:rPr>
            </w:pPr>
            <w:proofErr w:type="spellStart"/>
            <w:r w:rsidRPr="00AF1398">
              <w:rPr>
                <w:rFonts w:ascii="Times New Roman" w:hAnsi="Times New Roman" w:cs="Times New Roman"/>
                <w:sz w:val="22"/>
                <w:szCs w:val="22"/>
                <w:lang w:val="en-US"/>
              </w:rPr>
              <w:t>Muncul</w:t>
            </w:r>
            <w:proofErr w:type="spellEnd"/>
            <w:r w:rsidRPr="00AF1398">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stok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keluar</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berhasil</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ditambah</w:t>
            </w:r>
            <w:proofErr w:type="spellEnd"/>
            <w:r w:rsidRPr="00AF1398">
              <w:rPr>
                <w:rFonts w:ascii="Times New Roman" w:hAnsi="Times New Roman" w:cs="Times New Roman"/>
                <w:sz w:val="22"/>
                <w:szCs w:val="22"/>
                <w:lang w:val="en-US"/>
              </w:rPr>
              <w:t>”</w:t>
            </w:r>
          </w:p>
        </w:tc>
        <w:tc>
          <w:tcPr>
            <w:tcW w:w="1085" w:type="dxa"/>
          </w:tcPr>
          <w:p w14:paraId="283C95B8" w14:textId="5E25C145" w:rsidR="00087609" w:rsidRPr="00AF1398" w:rsidRDefault="00087609" w:rsidP="00AE3EFC">
            <w:pPr>
              <w:pStyle w:val="ListParagraph"/>
              <w:ind w:left="0"/>
              <w:jc w:val="center"/>
              <w:rPr>
                <w:rFonts w:ascii="Times New Roman" w:hAnsi="Times New Roman" w:cs="Times New Roman"/>
                <w:lang w:val="en-US"/>
              </w:rPr>
            </w:pPr>
            <w:proofErr w:type="spellStart"/>
            <w:r w:rsidRPr="00AF1398">
              <w:rPr>
                <w:rFonts w:ascii="Times New Roman" w:hAnsi="Times New Roman" w:cs="Times New Roman"/>
                <w:sz w:val="22"/>
                <w:szCs w:val="22"/>
                <w:lang w:val="en-US"/>
              </w:rPr>
              <w:t>Sesuai</w:t>
            </w:r>
            <w:proofErr w:type="spellEnd"/>
            <w:r w:rsidRPr="00AF1398">
              <w:rPr>
                <w:rFonts w:ascii="Times New Roman" w:hAnsi="Times New Roman" w:cs="Times New Roman"/>
                <w:sz w:val="22"/>
                <w:szCs w:val="22"/>
                <w:lang w:val="en-US"/>
              </w:rPr>
              <w:t xml:space="preserve"> </w:t>
            </w:r>
            <w:proofErr w:type="spellStart"/>
            <w:r w:rsidRPr="00AF1398">
              <w:rPr>
                <w:rFonts w:ascii="Times New Roman" w:hAnsi="Times New Roman" w:cs="Times New Roman"/>
                <w:sz w:val="22"/>
                <w:szCs w:val="22"/>
                <w:lang w:val="en-US"/>
              </w:rPr>
              <w:t>harapan</w:t>
            </w:r>
            <w:proofErr w:type="spellEnd"/>
          </w:p>
        </w:tc>
        <w:tc>
          <w:tcPr>
            <w:tcW w:w="894" w:type="dxa"/>
          </w:tcPr>
          <w:p w14:paraId="69745984" w14:textId="77777777" w:rsidR="00087609" w:rsidRDefault="00087609" w:rsidP="00AE3EFC">
            <w:pPr>
              <w:pStyle w:val="ListParagraph"/>
              <w:ind w:left="0"/>
              <w:jc w:val="center"/>
              <w:rPr>
                <w:rFonts w:ascii="Times New Roman" w:hAnsi="Times New Roman" w:cs="Times New Roman"/>
                <w:lang w:val="en-US"/>
              </w:rPr>
            </w:pPr>
            <w:r>
              <w:rPr>
                <w:rFonts w:ascii="Times New Roman" w:hAnsi="Times New Roman" w:cs="Times New Roman"/>
                <w:sz w:val="22"/>
                <w:szCs w:val="22"/>
                <w:lang w:val="en-US"/>
              </w:rPr>
              <w:t>Valid</w:t>
            </w:r>
          </w:p>
          <w:p w14:paraId="712075E8" w14:textId="77777777" w:rsidR="00087609" w:rsidRDefault="00087609" w:rsidP="00AE3EFC">
            <w:pPr>
              <w:pStyle w:val="ListParagraph"/>
              <w:ind w:left="0"/>
              <w:jc w:val="center"/>
              <w:rPr>
                <w:rFonts w:ascii="Times New Roman" w:hAnsi="Times New Roman" w:cs="Times New Roman"/>
                <w:lang w:val="en-US"/>
              </w:rPr>
            </w:pPr>
          </w:p>
        </w:tc>
      </w:tr>
      <w:tr w:rsidR="00087609" w:rsidRPr="00AF1398" w14:paraId="099C62CC" w14:textId="77777777" w:rsidTr="00AF5739">
        <w:trPr>
          <w:jc w:val="center"/>
        </w:trPr>
        <w:tc>
          <w:tcPr>
            <w:tcW w:w="576" w:type="dxa"/>
          </w:tcPr>
          <w:p w14:paraId="7D6F0BE9" w14:textId="617AA9B5" w:rsidR="00087609" w:rsidRDefault="00087609" w:rsidP="00087609">
            <w:pPr>
              <w:pStyle w:val="ListParagraph"/>
              <w:spacing w:line="480" w:lineRule="auto"/>
              <w:ind w:left="0"/>
              <w:jc w:val="center"/>
              <w:rPr>
                <w:rFonts w:ascii="Times New Roman" w:hAnsi="Times New Roman" w:cs="Times New Roman"/>
                <w:lang w:val="en-US"/>
              </w:rPr>
            </w:pPr>
            <w:r>
              <w:rPr>
                <w:rFonts w:ascii="Times New Roman" w:hAnsi="Times New Roman" w:cs="Times New Roman"/>
                <w:sz w:val="22"/>
                <w:szCs w:val="22"/>
                <w:lang w:val="en-US"/>
              </w:rPr>
              <w:t>5</w:t>
            </w:r>
          </w:p>
        </w:tc>
        <w:tc>
          <w:tcPr>
            <w:tcW w:w="1696" w:type="dxa"/>
          </w:tcPr>
          <w:p w14:paraId="2828F623" w14:textId="73326E5D" w:rsidR="00087609" w:rsidRPr="00AF1398" w:rsidRDefault="00087609" w:rsidP="00AE3EFC">
            <w:pPr>
              <w:pStyle w:val="ListParagraph"/>
              <w:ind w:left="0"/>
              <w:jc w:val="center"/>
              <w:rPr>
                <w:rFonts w:ascii="Times New Roman" w:hAnsi="Times New Roman" w:cs="Times New Roman"/>
                <w:lang w:val="en-US"/>
              </w:rPr>
            </w:pPr>
            <w:r w:rsidRPr="00AF1398">
              <w:rPr>
                <w:rFonts w:ascii="Times New Roman" w:hAnsi="Times New Roman" w:cs="Times New Roman"/>
                <w:sz w:val="22"/>
                <w:szCs w:val="22"/>
                <w:lang w:val="en-US"/>
              </w:rPr>
              <w:t xml:space="preserve">Hanya </w:t>
            </w:r>
            <w:proofErr w:type="spellStart"/>
            <w:r w:rsidRPr="00AF1398">
              <w:rPr>
                <w:rFonts w:ascii="Times New Roman" w:hAnsi="Times New Roman" w:cs="Times New Roman"/>
                <w:sz w:val="22"/>
                <w:szCs w:val="22"/>
                <w:lang w:val="en-US"/>
              </w:rPr>
              <w:t>mengedit</w:t>
            </w:r>
            <w:proofErr w:type="spellEnd"/>
            <w:r w:rsidRPr="00AF1398">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keterangan</w:t>
            </w:r>
            <w:proofErr w:type="spellEnd"/>
          </w:p>
        </w:tc>
        <w:tc>
          <w:tcPr>
            <w:tcW w:w="914" w:type="dxa"/>
          </w:tcPr>
          <w:p w14:paraId="4677665F" w14:textId="3E6D6659" w:rsidR="00087609" w:rsidRPr="00AF1398" w:rsidRDefault="00087609" w:rsidP="00AE3EFC">
            <w:pPr>
              <w:pStyle w:val="ListParagraph"/>
              <w:ind w:left="0"/>
              <w:jc w:val="center"/>
              <w:rPr>
                <w:rFonts w:ascii="Times New Roman" w:hAnsi="Times New Roman" w:cs="Times New Roman"/>
                <w:lang w:val="en-US"/>
              </w:rPr>
            </w:pPr>
            <w:r w:rsidRPr="00AF1398">
              <w:rPr>
                <w:rFonts w:ascii="Times New Roman" w:hAnsi="Times New Roman" w:cs="Times New Roman"/>
                <w:sz w:val="22"/>
                <w:szCs w:val="22"/>
                <w:lang w:val="en-US"/>
              </w:rPr>
              <w:t xml:space="preserve">Tekan </w:t>
            </w:r>
            <w:proofErr w:type="spellStart"/>
            <w:r w:rsidRPr="00AF1398">
              <w:rPr>
                <w:rFonts w:ascii="Times New Roman" w:hAnsi="Times New Roman" w:cs="Times New Roman"/>
                <w:sz w:val="22"/>
                <w:szCs w:val="22"/>
                <w:lang w:val="en-US"/>
              </w:rPr>
              <w:t>tombol</w:t>
            </w:r>
            <w:proofErr w:type="spellEnd"/>
            <w:r w:rsidRPr="00AF1398">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tambahkan</w:t>
            </w:r>
            <w:proofErr w:type="spellEnd"/>
          </w:p>
        </w:tc>
        <w:tc>
          <w:tcPr>
            <w:tcW w:w="1629" w:type="dxa"/>
          </w:tcPr>
          <w:p w14:paraId="6D9F1331" w14:textId="35CDB37B" w:rsidR="00087609" w:rsidRPr="00AF1398" w:rsidRDefault="00087609" w:rsidP="00AE3EFC">
            <w:pPr>
              <w:pStyle w:val="ListParagraph"/>
              <w:ind w:left="0"/>
              <w:jc w:val="center"/>
              <w:rPr>
                <w:rFonts w:ascii="Times New Roman" w:hAnsi="Times New Roman" w:cs="Times New Roman"/>
                <w:lang w:val="en-US"/>
              </w:rPr>
            </w:pPr>
            <w:proofErr w:type="spellStart"/>
            <w:r w:rsidRPr="00AF1398">
              <w:rPr>
                <w:rFonts w:ascii="Times New Roman" w:hAnsi="Times New Roman" w:cs="Times New Roman"/>
                <w:sz w:val="22"/>
                <w:szCs w:val="22"/>
                <w:lang w:val="en-US"/>
              </w:rPr>
              <w:t>Muncul</w:t>
            </w:r>
            <w:proofErr w:type="spellEnd"/>
            <w:r w:rsidRPr="00AF1398">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stok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keluar</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berhasil</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ditambah</w:t>
            </w:r>
            <w:proofErr w:type="spellEnd"/>
            <w:r w:rsidRPr="00AF1398">
              <w:rPr>
                <w:rFonts w:ascii="Times New Roman" w:hAnsi="Times New Roman" w:cs="Times New Roman"/>
                <w:sz w:val="22"/>
                <w:szCs w:val="22"/>
                <w:lang w:val="en-US"/>
              </w:rPr>
              <w:t>”</w:t>
            </w:r>
          </w:p>
        </w:tc>
        <w:tc>
          <w:tcPr>
            <w:tcW w:w="1085" w:type="dxa"/>
          </w:tcPr>
          <w:p w14:paraId="0AB01FFD" w14:textId="415E0A4B" w:rsidR="00087609" w:rsidRPr="00AF1398" w:rsidRDefault="00087609" w:rsidP="00AE3EFC">
            <w:pPr>
              <w:pStyle w:val="ListParagraph"/>
              <w:ind w:left="0"/>
              <w:jc w:val="center"/>
              <w:rPr>
                <w:rFonts w:ascii="Times New Roman" w:hAnsi="Times New Roman" w:cs="Times New Roman"/>
                <w:lang w:val="en-US"/>
              </w:rPr>
            </w:pPr>
            <w:proofErr w:type="spellStart"/>
            <w:r w:rsidRPr="00AF1398">
              <w:rPr>
                <w:rFonts w:ascii="Times New Roman" w:hAnsi="Times New Roman" w:cs="Times New Roman"/>
                <w:sz w:val="22"/>
                <w:szCs w:val="22"/>
                <w:lang w:val="en-US"/>
              </w:rPr>
              <w:t>Sesuai</w:t>
            </w:r>
            <w:proofErr w:type="spellEnd"/>
            <w:r w:rsidRPr="00AF1398">
              <w:rPr>
                <w:rFonts w:ascii="Times New Roman" w:hAnsi="Times New Roman" w:cs="Times New Roman"/>
                <w:sz w:val="22"/>
                <w:szCs w:val="22"/>
                <w:lang w:val="en-US"/>
              </w:rPr>
              <w:t xml:space="preserve"> </w:t>
            </w:r>
            <w:proofErr w:type="spellStart"/>
            <w:r w:rsidRPr="00AF1398">
              <w:rPr>
                <w:rFonts w:ascii="Times New Roman" w:hAnsi="Times New Roman" w:cs="Times New Roman"/>
                <w:sz w:val="22"/>
                <w:szCs w:val="22"/>
                <w:lang w:val="en-US"/>
              </w:rPr>
              <w:t>harapan</w:t>
            </w:r>
            <w:proofErr w:type="spellEnd"/>
          </w:p>
        </w:tc>
        <w:tc>
          <w:tcPr>
            <w:tcW w:w="894" w:type="dxa"/>
          </w:tcPr>
          <w:p w14:paraId="4FBDBB68" w14:textId="77777777" w:rsidR="00087609" w:rsidRDefault="00087609" w:rsidP="00AE3EFC">
            <w:pPr>
              <w:pStyle w:val="ListParagraph"/>
              <w:ind w:left="0"/>
              <w:jc w:val="center"/>
              <w:rPr>
                <w:rFonts w:ascii="Times New Roman" w:hAnsi="Times New Roman" w:cs="Times New Roman"/>
                <w:lang w:val="en-US"/>
              </w:rPr>
            </w:pPr>
            <w:r>
              <w:rPr>
                <w:rFonts w:ascii="Times New Roman" w:hAnsi="Times New Roman" w:cs="Times New Roman"/>
                <w:sz w:val="22"/>
                <w:szCs w:val="22"/>
                <w:lang w:val="en-US"/>
              </w:rPr>
              <w:t>Valid</w:t>
            </w:r>
          </w:p>
          <w:p w14:paraId="21C7D0A7" w14:textId="77777777" w:rsidR="00087609" w:rsidRDefault="00087609" w:rsidP="00AE3EFC">
            <w:pPr>
              <w:pStyle w:val="ListParagraph"/>
              <w:ind w:left="0"/>
              <w:jc w:val="center"/>
              <w:rPr>
                <w:rFonts w:ascii="Times New Roman" w:hAnsi="Times New Roman" w:cs="Times New Roman"/>
                <w:lang w:val="en-US"/>
              </w:rPr>
            </w:pPr>
          </w:p>
        </w:tc>
      </w:tr>
    </w:tbl>
    <w:p w14:paraId="044F0C57" w14:textId="77777777" w:rsidR="004A5CFB" w:rsidRDefault="004A5CFB" w:rsidP="004A5CFB">
      <w:pPr>
        <w:spacing w:after="0" w:line="480" w:lineRule="auto"/>
        <w:ind w:firstLine="720"/>
        <w:rPr>
          <w:rFonts w:ascii="Times New Roman" w:hAnsi="Times New Roman" w:cs="Times New Roman"/>
          <w:sz w:val="24"/>
          <w:szCs w:val="24"/>
          <w:lang w:val="en-US"/>
        </w:rPr>
      </w:pPr>
    </w:p>
    <w:p w14:paraId="4A3B0290" w14:textId="7A528BEE" w:rsidR="004A5CFB" w:rsidRDefault="00AE3EFC" w:rsidP="00AE3EFC">
      <w:pPr>
        <w:pStyle w:val="ListParagraph"/>
        <w:spacing w:before="100" w:beforeAutospacing="1" w:after="100" w:afterAutospacing="1" w:line="480" w:lineRule="auto"/>
        <w:ind w:left="142" w:firstLine="578"/>
        <w:jc w:val="both"/>
        <w:rPr>
          <w:rFonts w:ascii="Times New Roman" w:hAnsi="Times New Roman"/>
          <w:sz w:val="24"/>
          <w:szCs w:val="24"/>
        </w:rPr>
      </w:pPr>
      <w:r w:rsidRPr="00F81B0D">
        <w:rPr>
          <w:rFonts w:ascii="Times New Roman" w:hAnsi="Times New Roman"/>
          <w:sz w:val="24"/>
          <w:szCs w:val="24"/>
        </w:rPr>
        <w:t>Pada tahap pengujian halaman edit</w:t>
      </w:r>
      <w:r>
        <w:rPr>
          <w:rFonts w:ascii="Times New Roman" w:hAnsi="Times New Roman"/>
          <w:sz w:val="24"/>
          <w:szCs w:val="24"/>
        </w:rPr>
        <w:t xml:space="preserve"> stok barang keluar</w:t>
      </w:r>
      <w:r w:rsidRPr="00F81B0D">
        <w:rPr>
          <w:rFonts w:ascii="Times New Roman" w:hAnsi="Times New Roman"/>
          <w:sz w:val="24"/>
          <w:szCs w:val="24"/>
        </w:rPr>
        <w:t xml:space="preserve">, untuk mengedit data kelola </w:t>
      </w:r>
      <w:r>
        <w:rPr>
          <w:rFonts w:ascii="Times New Roman" w:hAnsi="Times New Roman"/>
          <w:sz w:val="24"/>
          <w:szCs w:val="24"/>
        </w:rPr>
        <w:t xml:space="preserve">barang keluar </w:t>
      </w:r>
      <w:r w:rsidRPr="00F81B0D">
        <w:rPr>
          <w:rFonts w:ascii="Times New Roman" w:hAnsi="Times New Roman"/>
          <w:sz w:val="24"/>
          <w:szCs w:val="24"/>
        </w:rPr>
        <w:t xml:space="preserve">maka </w:t>
      </w:r>
      <w:r>
        <w:rPr>
          <w:rFonts w:ascii="Times New Roman" w:hAnsi="Times New Roman"/>
          <w:sz w:val="24"/>
          <w:szCs w:val="24"/>
        </w:rPr>
        <w:t>pengelola sarpras</w:t>
      </w:r>
      <w:r w:rsidRPr="00F81B0D">
        <w:rPr>
          <w:rFonts w:ascii="Times New Roman" w:hAnsi="Times New Roman"/>
          <w:sz w:val="24"/>
          <w:szCs w:val="24"/>
        </w:rPr>
        <w:t xml:space="preserve"> harus menekan tombol</w:t>
      </w:r>
      <w:r>
        <w:rPr>
          <w:rFonts w:ascii="Times New Roman" w:hAnsi="Times New Roman"/>
          <w:sz w:val="24"/>
          <w:szCs w:val="24"/>
        </w:rPr>
        <w:t xml:space="preserve"> edit </w:t>
      </w:r>
      <w:r w:rsidRPr="00F81B0D">
        <w:rPr>
          <w:rFonts w:ascii="Times New Roman" w:hAnsi="Times New Roman"/>
          <w:sz w:val="24"/>
          <w:szCs w:val="24"/>
        </w:rPr>
        <w:t>pada halama</w:t>
      </w:r>
      <w:r>
        <w:rPr>
          <w:rFonts w:ascii="Times New Roman" w:hAnsi="Times New Roman"/>
          <w:sz w:val="24"/>
          <w:szCs w:val="24"/>
        </w:rPr>
        <w:t xml:space="preserve">n stok barang keluar </w:t>
      </w:r>
      <w:r w:rsidRPr="00F81B0D">
        <w:rPr>
          <w:rFonts w:ascii="Times New Roman" w:hAnsi="Times New Roman"/>
          <w:sz w:val="24"/>
          <w:szCs w:val="24"/>
        </w:rPr>
        <w:t>dan mengisi data yang akan diedit pada form edit</w:t>
      </w:r>
      <w:r>
        <w:rPr>
          <w:rFonts w:ascii="Times New Roman" w:hAnsi="Times New Roman"/>
          <w:sz w:val="24"/>
          <w:szCs w:val="24"/>
        </w:rPr>
        <w:t xml:space="preserve"> stok barang keluar</w:t>
      </w:r>
      <w:r w:rsidRPr="00F81B0D">
        <w:rPr>
          <w:rFonts w:ascii="Times New Roman" w:hAnsi="Times New Roman"/>
          <w:sz w:val="24"/>
          <w:szCs w:val="24"/>
        </w:rPr>
        <w:t xml:space="preserve">. Setelah mengisi data yang akan diedit, tekan tombol </w:t>
      </w:r>
      <w:r>
        <w:rPr>
          <w:rFonts w:ascii="Times New Roman" w:hAnsi="Times New Roman"/>
          <w:sz w:val="24"/>
          <w:szCs w:val="24"/>
        </w:rPr>
        <w:t xml:space="preserve">tambahkan </w:t>
      </w:r>
      <w:r w:rsidRPr="00F81B0D">
        <w:rPr>
          <w:rFonts w:ascii="Times New Roman" w:hAnsi="Times New Roman"/>
          <w:sz w:val="24"/>
          <w:szCs w:val="24"/>
        </w:rPr>
        <w:t>untuk menyimpan data. Jika proses pengisian data yang diedit sudah terisi semua, maka proses penyimpanan edit</w:t>
      </w:r>
      <w:r>
        <w:rPr>
          <w:rFonts w:ascii="Times New Roman" w:hAnsi="Times New Roman"/>
          <w:sz w:val="24"/>
          <w:szCs w:val="24"/>
        </w:rPr>
        <w:t xml:space="preserve"> stok barang keluar </w:t>
      </w:r>
      <w:r w:rsidRPr="00F81B0D">
        <w:rPr>
          <w:rFonts w:ascii="Times New Roman" w:hAnsi="Times New Roman"/>
          <w:sz w:val="24"/>
          <w:szCs w:val="24"/>
        </w:rPr>
        <w:t>berhasil dan data akan tersimpan didalam database.</w:t>
      </w:r>
    </w:p>
    <w:p w14:paraId="629B71D1" w14:textId="77777777" w:rsidR="00AE3EFC" w:rsidRDefault="00AE3EFC" w:rsidP="00AE3EFC">
      <w:pPr>
        <w:pStyle w:val="ListParagraph"/>
        <w:spacing w:before="100" w:beforeAutospacing="1" w:after="100" w:afterAutospacing="1" w:line="480" w:lineRule="auto"/>
        <w:ind w:left="142" w:firstLine="578"/>
        <w:jc w:val="both"/>
        <w:rPr>
          <w:rFonts w:ascii="Times New Roman" w:hAnsi="Times New Roman" w:cs="Times New Roman"/>
          <w:sz w:val="24"/>
          <w:szCs w:val="24"/>
        </w:rPr>
      </w:pPr>
    </w:p>
    <w:p w14:paraId="220D6A3C" w14:textId="46D3DDD4" w:rsidR="00482189" w:rsidRPr="00803F00" w:rsidRDefault="00482189" w:rsidP="00482189">
      <w:pPr>
        <w:pStyle w:val="ListParagraph"/>
        <w:numPr>
          <w:ilvl w:val="0"/>
          <w:numId w:val="68"/>
        </w:numPr>
        <w:spacing w:before="100" w:beforeAutospacing="1" w:after="100" w:afterAutospacing="1" w:line="240" w:lineRule="auto"/>
        <w:ind w:left="142" w:hanging="284"/>
        <w:jc w:val="both"/>
        <w:rPr>
          <w:rFonts w:ascii="Times New Roman" w:hAnsi="Times New Roman" w:cs="Times New Roman"/>
          <w:sz w:val="24"/>
          <w:szCs w:val="24"/>
        </w:rPr>
      </w:pPr>
      <w:r>
        <w:rPr>
          <w:rFonts w:ascii="Times New Roman" w:hAnsi="Times New Roman" w:cs="Times New Roman"/>
          <w:sz w:val="24"/>
          <w:szCs w:val="24"/>
        </w:rPr>
        <w:lastRenderedPageBreak/>
        <w:t>Pengujian</w:t>
      </w:r>
      <w:r w:rsidR="000F37B6">
        <w:rPr>
          <w:rFonts w:ascii="Times New Roman" w:hAnsi="Times New Roman" w:cs="Times New Roman"/>
          <w:sz w:val="24"/>
          <w:szCs w:val="24"/>
        </w:rPr>
        <w:t xml:space="preserve"> Halaman Edit Daftar Peminjaman</w:t>
      </w:r>
    </w:p>
    <w:p w14:paraId="77B135BE" w14:textId="7E34ED50" w:rsidR="00482189" w:rsidRDefault="00482189" w:rsidP="00482189">
      <w:pPr>
        <w:spacing w:before="100" w:beforeAutospacing="1" w:after="100" w:afterAutospacing="1" w:line="480" w:lineRule="auto"/>
        <w:ind w:firstLine="720"/>
        <w:jc w:val="both"/>
        <w:rPr>
          <w:rFonts w:ascii="Times New Roman" w:hAnsi="Times New Roman" w:cs="Times New Roman"/>
          <w:iCs/>
          <w:sz w:val="24"/>
          <w:szCs w:val="24"/>
          <w:lang w:val="en-US"/>
        </w:rPr>
      </w:pPr>
      <w:r w:rsidRPr="004C0C0E">
        <w:rPr>
          <w:rFonts w:ascii="Times New Roman" w:hAnsi="Times New Roman" w:cs="Times New Roman"/>
          <w:sz w:val="24"/>
          <w:szCs w:val="24"/>
        </w:rPr>
        <w:t>Tabel 4.</w:t>
      </w:r>
      <w:r w:rsidR="000F37B6">
        <w:rPr>
          <w:rFonts w:ascii="Times New Roman" w:hAnsi="Times New Roman" w:cs="Times New Roman"/>
          <w:sz w:val="24"/>
          <w:szCs w:val="24"/>
        </w:rPr>
        <w:t xml:space="preserve">10 </w:t>
      </w:r>
      <w:r w:rsidRPr="004C0C0E">
        <w:rPr>
          <w:rFonts w:ascii="Times New Roman" w:hAnsi="Times New Roman" w:cs="Times New Roman"/>
          <w:sz w:val="24"/>
          <w:szCs w:val="24"/>
        </w:rPr>
        <w:t xml:space="preserve">merupakan tabel yang menampilkan pengujian </w:t>
      </w:r>
      <w:r w:rsidRPr="004C0C0E">
        <w:rPr>
          <w:rFonts w:ascii="Times New Roman" w:hAnsi="Times New Roman" w:cs="Times New Roman"/>
          <w:i/>
          <w:sz w:val="24"/>
          <w:szCs w:val="24"/>
        </w:rPr>
        <w:t xml:space="preserve">black box </w:t>
      </w:r>
      <w:r w:rsidR="000F37B6">
        <w:rPr>
          <w:rFonts w:ascii="Times New Roman" w:hAnsi="Times New Roman" w:cs="Times New Roman"/>
          <w:sz w:val="24"/>
          <w:szCs w:val="24"/>
        </w:rPr>
        <w:t>daftar peminjaman barang</w:t>
      </w:r>
      <w:r w:rsidR="000F37B6">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s</w:t>
      </w:r>
      <w:r w:rsidRPr="004C0C0E">
        <w:rPr>
          <w:rFonts w:ascii="Times New Roman" w:hAnsi="Times New Roman" w:cs="Times New Roman"/>
          <w:iCs/>
          <w:sz w:val="24"/>
          <w:szCs w:val="24"/>
          <w:lang w:val="en-US"/>
        </w:rPr>
        <w:t>arpras</w:t>
      </w:r>
      <w:proofErr w:type="spellEnd"/>
      <w:r w:rsidRPr="004C0C0E">
        <w:rPr>
          <w:rFonts w:ascii="Times New Roman" w:hAnsi="Times New Roman" w:cs="Times New Roman"/>
          <w:iCs/>
          <w:sz w:val="24"/>
          <w:szCs w:val="24"/>
          <w:lang w:val="en-US"/>
        </w:rPr>
        <w:t>.</w:t>
      </w:r>
    </w:p>
    <w:p w14:paraId="6467B1D5" w14:textId="2C9CE120" w:rsidR="00482189" w:rsidRDefault="00482189" w:rsidP="00482189">
      <w:pPr>
        <w:pStyle w:val="Caption"/>
        <w:rPr>
          <w:i/>
          <w:szCs w:val="24"/>
        </w:rPr>
      </w:pPr>
      <w:bookmarkStart w:id="142" w:name="_Toc165525600"/>
      <w:bookmarkStart w:id="143" w:name="_Toc166480543"/>
      <w:r>
        <w:t xml:space="preserve">Tabel 4. </w:t>
      </w:r>
      <w:r w:rsidR="009D43E4">
        <w:fldChar w:fldCharType="begin"/>
      </w:r>
      <w:r w:rsidR="009D43E4">
        <w:instrText xml:space="preserve"> SEQ Tabel_4. \* ARABIC </w:instrText>
      </w:r>
      <w:r w:rsidR="009D43E4">
        <w:fldChar w:fldCharType="separate"/>
      </w:r>
      <w:r w:rsidR="00871F4B">
        <w:rPr>
          <w:noProof/>
        </w:rPr>
        <w:t>10</w:t>
      </w:r>
      <w:r w:rsidR="009D43E4">
        <w:fldChar w:fldCharType="end"/>
      </w:r>
      <w:r>
        <w:t xml:space="preserve"> </w:t>
      </w:r>
      <w:proofErr w:type="spellStart"/>
      <w:r w:rsidRPr="004C0C0E">
        <w:rPr>
          <w:color w:val="auto"/>
          <w:szCs w:val="24"/>
        </w:rPr>
        <w:t>Pengujian</w:t>
      </w:r>
      <w:proofErr w:type="spellEnd"/>
      <w:r w:rsidRPr="004C0C0E">
        <w:rPr>
          <w:color w:val="auto"/>
          <w:szCs w:val="24"/>
        </w:rPr>
        <w:t xml:space="preserve"> Halaman </w:t>
      </w:r>
      <w:r w:rsidR="000F37B6">
        <w:rPr>
          <w:color w:val="auto"/>
          <w:szCs w:val="24"/>
        </w:rPr>
        <w:t xml:space="preserve">Edit </w:t>
      </w:r>
      <w:r w:rsidR="004A5CFB">
        <w:rPr>
          <w:szCs w:val="24"/>
        </w:rPr>
        <w:t>Kurangi</w:t>
      </w:r>
      <w:r w:rsidRPr="004C0C0E">
        <w:rPr>
          <w:szCs w:val="24"/>
        </w:rPr>
        <w:t xml:space="preserve"> </w:t>
      </w:r>
      <w:r>
        <w:rPr>
          <w:iCs w:val="0"/>
          <w:szCs w:val="24"/>
        </w:rPr>
        <w:t>Stok</w:t>
      </w:r>
      <w:r>
        <w:rPr>
          <w:szCs w:val="24"/>
        </w:rPr>
        <w:t xml:space="preserve"> Barang </w:t>
      </w:r>
      <w:proofErr w:type="spellStart"/>
      <w:r>
        <w:rPr>
          <w:szCs w:val="24"/>
        </w:rPr>
        <w:t>Keluar</w:t>
      </w:r>
      <w:bookmarkEnd w:id="142"/>
      <w:bookmarkEnd w:id="143"/>
      <w:proofErr w:type="spellEnd"/>
    </w:p>
    <w:tbl>
      <w:tblPr>
        <w:tblStyle w:val="TableGrid"/>
        <w:tblW w:w="0" w:type="auto"/>
        <w:jc w:val="center"/>
        <w:tblLayout w:type="fixed"/>
        <w:tblLook w:val="04A0" w:firstRow="1" w:lastRow="0" w:firstColumn="1" w:lastColumn="0" w:noHBand="0" w:noVBand="1"/>
      </w:tblPr>
      <w:tblGrid>
        <w:gridCol w:w="576"/>
        <w:gridCol w:w="1696"/>
        <w:gridCol w:w="914"/>
        <w:gridCol w:w="1629"/>
        <w:gridCol w:w="1085"/>
        <w:gridCol w:w="894"/>
      </w:tblGrid>
      <w:tr w:rsidR="000F37B6" w:rsidRPr="00A3273D" w14:paraId="11849767" w14:textId="77777777" w:rsidTr="00D250FA">
        <w:trPr>
          <w:trHeight w:val="657"/>
          <w:tblHeader/>
          <w:jc w:val="center"/>
        </w:trPr>
        <w:tc>
          <w:tcPr>
            <w:tcW w:w="576" w:type="dxa"/>
          </w:tcPr>
          <w:p w14:paraId="56A256BA" w14:textId="77777777" w:rsidR="000F37B6" w:rsidRPr="00A3273D" w:rsidRDefault="000F37B6" w:rsidP="00D250FA">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NO</w:t>
            </w:r>
          </w:p>
        </w:tc>
        <w:tc>
          <w:tcPr>
            <w:tcW w:w="1696" w:type="dxa"/>
          </w:tcPr>
          <w:p w14:paraId="2CE5F743" w14:textId="77777777" w:rsidR="000F37B6" w:rsidRPr="00A3273D" w:rsidRDefault="000F37B6" w:rsidP="00D250FA">
            <w:pPr>
              <w:pStyle w:val="ListParagraph"/>
              <w:ind w:left="0"/>
              <w:jc w:val="center"/>
              <w:rPr>
                <w:rFonts w:ascii="Times New Roman" w:hAnsi="Times New Roman" w:cs="Times New Roman"/>
                <w:b/>
                <w:sz w:val="24"/>
                <w:szCs w:val="24"/>
                <w:lang w:val="en-US"/>
              </w:rPr>
            </w:pPr>
            <w:proofErr w:type="spellStart"/>
            <w:r w:rsidRPr="00A3273D">
              <w:rPr>
                <w:rFonts w:ascii="Times New Roman" w:hAnsi="Times New Roman" w:cs="Times New Roman"/>
                <w:b/>
                <w:sz w:val="24"/>
                <w:szCs w:val="24"/>
                <w:lang w:val="en-US"/>
              </w:rPr>
              <w:t>Skenario</w:t>
            </w:r>
            <w:proofErr w:type="spellEnd"/>
            <w:r w:rsidRPr="00A3273D">
              <w:rPr>
                <w:rFonts w:ascii="Times New Roman" w:hAnsi="Times New Roman" w:cs="Times New Roman"/>
                <w:b/>
                <w:sz w:val="24"/>
                <w:szCs w:val="24"/>
                <w:lang w:val="en-US"/>
              </w:rPr>
              <w:t xml:space="preserve"> </w:t>
            </w:r>
            <w:proofErr w:type="spellStart"/>
            <w:r w:rsidRPr="00A3273D">
              <w:rPr>
                <w:rFonts w:ascii="Times New Roman" w:hAnsi="Times New Roman" w:cs="Times New Roman"/>
                <w:b/>
                <w:sz w:val="24"/>
                <w:szCs w:val="24"/>
                <w:lang w:val="en-US"/>
              </w:rPr>
              <w:t>Pengujian</w:t>
            </w:r>
            <w:proofErr w:type="spellEnd"/>
          </w:p>
        </w:tc>
        <w:tc>
          <w:tcPr>
            <w:tcW w:w="914" w:type="dxa"/>
          </w:tcPr>
          <w:p w14:paraId="0D4B8914" w14:textId="77777777" w:rsidR="000F37B6" w:rsidRPr="00A3273D" w:rsidRDefault="000F37B6" w:rsidP="00D250FA">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Test Case</w:t>
            </w:r>
          </w:p>
        </w:tc>
        <w:tc>
          <w:tcPr>
            <w:tcW w:w="1629" w:type="dxa"/>
          </w:tcPr>
          <w:p w14:paraId="25D67F89" w14:textId="77777777" w:rsidR="000F37B6" w:rsidRPr="00A3273D" w:rsidRDefault="000F37B6" w:rsidP="00D250FA">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 xml:space="preserve">Hasil yang </w:t>
            </w:r>
            <w:proofErr w:type="spellStart"/>
            <w:r w:rsidRPr="00A3273D">
              <w:rPr>
                <w:rFonts w:ascii="Times New Roman" w:hAnsi="Times New Roman" w:cs="Times New Roman"/>
                <w:b/>
                <w:sz w:val="24"/>
                <w:szCs w:val="24"/>
                <w:lang w:val="en-US"/>
              </w:rPr>
              <w:t>Diharapkan</w:t>
            </w:r>
            <w:proofErr w:type="spellEnd"/>
          </w:p>
        </w:tc>
        <w:tc>
          <w:tcPr>
            <w:tcW w:w="1085" w:type="dxa"/>
          </w:tcPr>
          <w:p w14:paraId="30E7783F" w14:textId="77777777" w:rsidR="000F37B6" w:rsidRPr="00A3273D" w:rsidRDefault="000F37B6" w:rsidP="00D250FA">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 xml:space="preserve">Hasil </w:t>
            </w:r>
            <w:proofErr w:type="spellStart"/>
            <w:r w:rsidRPr="00A3273D">
              <w:rPr>
                <w:rFonts w:ascii="Times New Roman" w:hAnsi="Times New Roman" w:cs="Times New Roman"/>
                <w:b/>
                <w:sz w:val="24"/>
                <w:szCs w:val="24"/>
                <w:lang w:val="en-US"/>
              </w:rPr>
              <w:t>Pengujian</w:t>
            </w:r>
            <w:proofErr w:type="spellEnd"/>
          </w:p>
        </w:tc>
        <w:tc>
          <w:tcPr>
            <w:tcW w:w="894" w:type="dxa"/>
          </w:tcPr>
          <w:p w14:paraId="3AFCDBAF" w14:textId="77777777" w:rsidR="000F37B6" w:rsidRPr="00A3273D" w:rsidRDefault="000F37B6" w:rsidP="00D250FA">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Status</w:t>
            </w:r>
          </w:p>
        </w:tc>
      </w:tr>
      <w:tr w:rsidR="000F37B6" w:rsidRPr="00AF1398" w14:paraId="31A13C2D" w14:textId="77777777" w:rsidTr="00D250FA">
        <w:trPr>
          <w:jc w:val="center"/>
        </w:trPr>
        <w:tc>
          <w:tcPr>
            <w:tcW w:w="576" w:type="dxa"/>
          </w:tcPr>
          <w:p w14:paraId="26B10131" w14:textId="77777777" w:rsidR="000F37B6" w:rsidRPr="00AF1398" w:rsidRDefault="000F37B6" w:rsidP="00D250FA">
            <w:pPr>
              <w:pStyle w:val="ListParagraph"/>
              <w:spacing w:line="480" w:lineRule="auto"/>
              <w:ind w:left="0"/>
              <w:jc w:val="center"/>
              <w:rPr>
                <w:rFonts w:ascii="Times New Roman" w:hAnsi="Times New Roman" w:cs="Times New Roman"/>
                <w:sz w:val="22"/>
                <w:szCs w:val="22"/>
                <w:lang w:val="en-US"/>
              </w:rPr>
            </w:pPr>
            <w:r w:rsidRPr="00AF1398">
              <w:rPr>
                <w:rFonts w:ascii="Times New Roman" w:hAnsi="Times New Roman" w:cs="Times New Roman"/>
                <w:sz w:val="22"/>
                <w:szCs w:val="22"/>
                <w:lang w:val="en-US"/>
              </w:rPr>
              <w:t>1</w:t>
            </w:r>
          </w:p>
        </w:tc>
        <w:tc>
          <w:tcPr>
            <w:tcW w:w="1696" w:type="dxa"/>
          </w:tcPr>
          <w:p w14:paraId="6F87862C" w14:textId="70D3AAD3" w:rsidR="000F37B6" w:rsidRPr="00AF1398" w:rsidRDefault="000F37B6" w:rsidP="00D250FA">
            <w:pPr>
              <w:pStyle w:val="ListParagraph"/>
              <w:ind w:left="0"/>
              <w:jc w:val="center"/>
              <w:rPr>
                <w:rFonts w:ascii="Times New Roman" w:hAnsi="Times New Roman" w:cs="Times New Roman"/>
                <w:sz w:val="22"/>
                <w:szCs w:val="22"/>
                <w:lang w:val="en-US"/>
              </w:rPr>
            </w:pPr>
            <w:proofErr w:type="spellStart"/>
            <w:r w:rsidRPr="00AF1398">
              <w:rPr>
                <w:rFonts w:ascii="Times New Roman" w:hAnsi="Times New Roman" w:cs="Times New Roman"/>
                <w:sz w:val="22"/>
                <w:szCs w:val="22"/>
                <w:lang w:val="en-US"/>
              </w:rPr>
              <w:t>Mengedit</w:t>
            </w:r>
            <w:proofErr w:type="spellEnd"/>
            <w:r w:rsidRPr="00AF1398">
              <w:rPr>
                <w:rFonts w:ascii="Times New Roman" w:hAnsi="Times New Roman" w:cs="Times New Roman"/>
                <w:sz w:val="22"/>
                <w:szCs w:val="22"/>
                <w:lang w:val="en-US"/>
              </w:rPr>
              <w:t xml:space="preserve"> </w:t>
            </w:r>
            <w:proofErr w:type="spellStart"/>
            <w:r w:rsidRPr="00AF1398">
              <w:rPr>
                <w:rFonts w:ascii="Times New Roman" w:hAnsi="Times New Roman" w:cs="Times New Roman"/>
                <w:sz w:val="22"/>
                <w:szCs w:val="22"/>
                <w:lang w:val="en-US"/>
              </w:rPr>
              <w:t>semua</w:t>
            </w:r>
            <w:proofErr w:type="spellEnd"/>
            <w:r w:rsidRPr="00AF1398">
              <w:rPr>
                <w:rFonts w:ascii="Times New Roman" w:hAnsi="Times New Roman" w:cs="Times New Roman"/>
                <w:sz w:val="22"/>
                <w:szCs w:val="22"/>
                <w:lang w:val="en-US"/>
              </w:rPr>
              <w:t xml:space="preserve"> form</w:t>
            </w:r>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pinjaman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barang</w:t>
            </w:r>
            <w:proofErr w:type="spellEnd"/>
          </w:p>
        </w:tc>
        <w:tc>
          <w:tcPr>
            <w:tcW w:w="914" w:type="dxa"/>
          </w:tcPr>
          <w:p w14:paraId="3D3329DD" w14:textId="5C33636C" w:rsidR="000F37B6" w:rsidRPr="00AF1398" w:rsidRDefault="000F37B6" w:rsidP="00D250FA">
            <w:pPr>
              <w:pStyle w:val="ListParagraph"/>
              <w:ind w:left="0"/>
              <w:jc w:val="center"/>
              <w:rPr>
                <w:rFonts w:ascii="Times New Roman" w:hAnsi="Times New Roman" w:cs="Times New Roman"/>
                <w:sz w:val="22"/>
                <w:szCs w:val="22"/>
                <w:lang w:val="en-US"/>
              </w:rPr>
            </w:pPr>
            <w:r w:rsidRPr="00AF1398">
              <w:rPr>
                <w:rFonts w:ascii="Times New Roman" w:hAnsi="Times New Roman" w:cs="Times New Roman"/>
                <w:sz w:val="22"/>
                <w:szCs w:val="22"/>
                <w:lang w:val="en-US"/>
              </w:rPr>
              <w:t xml:space="preserve">Tekan </w:t>
            </w:r>
            <w:proofErr w:type="spellStart"/>
            <w:r w:rsidRPr="00AF1398">
              <w:rPr>
                <w:rFonts w:ascii="Times New Roman" w:hAnsi="Times New Roman" w:cs="Times New Roman"/>
                <w:sz w:val="22"/>
                <w:szCs w:val="22"/>
                <w:lang w:val="en-US"/>
              </w:rPr>
              <w:t>tombol</w:t>
            </w:r>
            <w:proofErr w:type="spellEnd"/>
            <w:r w:rsidRPr="00AF1398">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simpan</w:t>
            </w:r>
            <w:proofErr w:type="spellEnd"/>
          </w:p>
        </w:tc>
        <w:tc>
          <w:tcPr>
            <w:tcW w:w="1629" w:type="dxa"/>
          </w:tcPr>
          <w:p w14:paraId="6ED9E211" w14:textId="5D010B97" w:rsidR="000F37B6" w:rsidRPr="00AF1398" w:rsidRDefault="000F37B6" w:rsidP="00D250FA">
            <w:pPr>
              <w:pStyle w:val="ListParagraph"/>
              <w:ind w:left="0"/>
              <w:jc w:val="center"/>
              <w:rPr>
                <w:rFonts w:ascii="Times New Roman" w:hAnsi="Times New Roman" w:cs="Times New Roman"/>
                <w:sz w:val="22"/>
                <w:szCs w:val="22"/>
                <w:lang w:val="en-US"/>
              </w:rPr>
            </w:pPr>
            <w:proofErr w:type="spellStart"/>
            <w:r w:rsidRPr="00AF1398">
              <w:rPr>
                <w:rFonts w:ascii="Times New Roman" w:hAnsi="Times New Roman" w:cs="Times New Roman"/>
                <w:sz w:val="22"/>
                <w:szCs w:val="22"/>
                <w:lang w:val="en-US"/>
              </w:rPr>
              <w:t>Muncul</w:t>
            </w:r>
            <w:proofErr w:type="spellEnd"/>
            <w:r w:rsidRPr="00AF1398">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barang</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berhasil</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disimpan</w:t>
            </w:r>
            <w:proofErr w:type="spellEnd"/>
            <w:r w:rsidRPr="00AF1398">
              <w:rPr>
                <w:rFonts w:ascii="Times New Roman" w:hAnsi="Times New Roman" w:cs="Times New Roman"/>
                <w:sz w:val="22"/>
                <w:szCs w:val="22"/>
                <w:lang w:val="en-US"/>
              </w:rPr>
              <w:t>”</w:t>
            </w:r>
          </w:p>
        </w:tc>
        <w:tc>
          <w:tcPr>
            <w:tcW w:w="1085" w:type="dxa"/>
          </w:tcPr>
          <w:p w14:paraId="37C29DC3" w14:textId="77777777" w:rsidR="000F37B6" w:rsidRPr="00AF1398" w:rsidRDefault="000F37B6" w:rsidP="00D250FA">
            <w:pPr>
              <w:pStyle w:val="ListParagraph"/>
              <w:ind w:left="0"/>
              <w:jc w:val="center"/>
              <w:rPr>
                <w:rFonts w:ascii="Times New Roman" w:hAnsi="Times New Roman" w:cs="Times New Roman"/>
                <w:sz w:val="22"/>
                <w:szCs w:val="22"/>
                <w:lang w:val="en-US"/>
              </w:rPr>
            </w:pPr>
            <w:proofErr w:type="spellStart"/>
            <w:r w:rsidRPr="00AF1398">
              <w:rPr>
                <w:rFonts w:ascii="Times New Roman" w:hAnsi="Times New Roman" w:cs="Times New Roman"/>
                <w:sz w:val="22"/>
                <w:szCs w:val="22"/>
                <w:lang w:val="en-US"/>
              </w:rPr>
              <w:t>Sesuai</w:t>
            </w:r>
            <w:proofErr w:type="spellEnd"/>
            <w:r w:rsidRPr="00AF1398">
              <w:rPr>
                <w:rFonts w:ascii="Times New Roman" w:hAnsi="Times New Roman" w:cs="Times New Roman"/>
                <w:sz w:val="22"/>
                <w:szCs w:val="22"/>
                <w:lang w:val="en-US"/>
              </w:rPr>
              <w:t xml:space="preserve"> </w:t>
            </w:r>
            <w:proofErr w:type="spellStart"/>
            <w:r w:rsidRPr="00AF1398">
              <w:rPr>
                <w:rFonts w:ascii="Times New Roman" w:hAnsi="Times New Roman" w:cs="Times New Roman"/>
                <w:sz w:val="22"/>
                <w:szCs w:val="22"/>
                <w:lang w:val="en-US"/>
              </w:rPr>
              <w:t>harapan</w:t>
            </w:r>
            <w:proofErr w:type="spellEnd"/>
          </w:p>
        </w:tc>
        <w:tc>
          <w:tcPr>
            <w:tcW w:w="894" w:type="dxa"/>
          </w:tcPr>
          <w:p w14:paraId="402B17C8" w14:textId="77777777" w:rsidR="000F37B6" w:rsidRDefault="000F37B6" w:rsidP="00D250FA">
            <w:pPr>
              <w:pStyle w:val="ListParagraph"/>
              <w:ind w:left="0"/>
              <w:jc w:val="center"/>
              <w:rPr>
                <w:rFonts w:ascii="Times New Roman" w:hAnsi="Times New Roman" w:cs="Times New Roman"/>
                <w:lang w:val="en-US"/>
              </w:rPr>
            </w:pPr>
            <w:r>
              <w:rPr>
                <w:rFonts w:ascii="Times New Roman" w:hAnsi="Times New Roman" w:cs="Times New Roman"/>
                <w:sz w:val="22"/>
                <w:szCs w:val="22"/>
                <w:lang w:val="en-US"/>
              </w:rPr>
              <w:t>Valid</w:t>
            </w:r>
          </w:p>
          <w:p w14:paraId="503C3A9B" w14:textId="77777777" w:rsidR="000F37B6" w:rsidRPr="00AF1398" w:rsidRDefault="000F37B6" w:rsidP="00D250FA">
            <w:pPr>
              <w:pStyle w:val="ListParagraph"/>
              <w:ind w:left="0"/>
              <w:jc w:val="center"/>
              <w:rPr>
                <w:rFonts w:ascii="Times New Roman" w:hAnsi="Times New Roman" w:cs="Times New Roman"/>
                <w:sz w:val="22"/>
                <w:szCs w:val="22"/>
                <w:lang w:val="en-US"/>
              </w:rPr>
            </w:pPr>
          </w:p>
        </w:tc>
      </w:tr>
      <w:tr w:rsidR="000F37B6" w:rsidRPr="00AF1398" w14:paraId="7479BAE2" w14:textId="77777777" w:rsidTr="00D250FA">
        <w:trPr>
          <w:jc w:val="center"/>
        </w:trPr>
        <w:tc>
          <w:tcPr>
            <w:tcW w:w="576" w:type="dxa"/>
          </w:tcPr>
          <w:p w14:paraId="118E6B75" w14:textId="77777777" w:rsidR="000F37B6" w:rsidRPr="00AF1398" w:rsidRDefault="000F37B6" w:rsidP="000F37B6">
            <w:pPr>
              <w:pStyle w:val="ListParagraph"/>
              <w:spacing w:line="480" w:lineRule="auto"/>
              <w:ind w:left="0"/>
              <w:jc w:val="center"/>
              <w:rPr>
                <w:rFonts w:ascii="Times New Roman" w:hAnsi="Times New Roman" w:cs="Times New Roman"/>
                <w:sz w:val="22"/>
                <w:szCs w:val="22"/>
                <w:lang w:val="en-US"/>
              </w:rPr>
            </w:pPr>
            <w:r>
              <w:rPr>
                <w:rFonts w:ascii="Times New Roman" w:hAnsi="Times New Roman" w:cs="Times New Roman"/>
                <w:sz w:val="22"/>
                <w:szCs w:val="22"/>
                <w:lang w:val="en-US"/>
              </w:rPr>
              <w:t>2</w:t>
            </w:r>
          </w:p>
        </w:tc>
        <w:tc>
          <w:tcPr>
            <w:tcW w:w="1696" w:type="dxa"/>
          </w:tcPr>
          <w:p w14:paraId="1FBD2A91" w14:textId="77777777" w:rsidR="000F37B6" w:rsidRPr="00AF1398" w:rsidRDefault="000F37B6" w:rsidP="000F37B6">
            <w:pPr>
              <w:pStyle w:val="ListParagraph"/>
              <w:ind w:left="0"/>
              <w:jc w:val="center"/>
              <w:rPr>
                <w:rFonts w:ascii="Times New Roman" w:hAnsi="Times New Roman" w:cs="Times New Roman"/>
                <w:sz w:val="22"/>
                <w:szCs w:val="22"/>
                <w:lang w:val="en-US"/>
              </w:rPr>
            </w:pPr>
            <w:r w:rsidRPr="00AF1398">
              <w:rPr>
                <w:rFonts w:ascii="Times New Roman" w:hAnsi="Times New Roman" w:cs="Times New Roman"/>
                <w:sz w:val="22"/>
                <w:szCs w:val="22"/>
                <w:lang w:val="en-US"/>
              </w:rPr>
              <w:t xml:space="preserve">Hanya </w:t>
            </w:r>
            <w:proofErr w:type="spellStart"/>
            <w:r w:rsidRPr="00AF1398">
              <w:rPr>
                <w:rFonts w:ascii="Times New Roman" w:hAnsi="Times New Roman" w:cs="Times New Roman"/>
                <w:sz w:val="22"/>
                <w:szCs w:val="22"/>
                <w:lang w:val="en-US"/>
              </w:rPr>
              <w:t>mengedit</w:t>
            </w:r>
            <w:proofErr w:type="spellEnd"/>
            <w:r w:rsidRPr="00AF1398">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nama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barang</w:t>
            </w:r>
            <w:proofErr w:type="spellEnd"/>
          </w:p>
        </w:tc>
        <w:tc>
          <w:tcPr>
            <w:tcW w:w="914" w:type="dxa"/>
          </w:tcPr>
          <w:p w14:paraId="3716C5F5" w14:textId="076640BD" w:rsidR="000F37B6" w:rsidRPr="00AF1398" w:rsidRDefault="000F37B6" w:rsidP="000F37B6">
            <w:pPr>
              <w:pStyle w:val="ListParagraph"/>
              <w:ind w:left="0"/>
              <w:jc w:val="center"/>
              <w:rPr>
                <w:rFonts w:ascii="Times New Roman" w:hAnsi="Times New Roman" w:cs="Times New Roman"/>
                <w:sz w:val="22"/>
                <w:szCs w:val="22"/>
                <w:lang w:val="en-US"/>
              </w:rPr>
            </w:pPr>
            <w:r w:rsidRPr="00AF1398">
              <w:rPr>
                <w:rFonts w:ascii="Times New Roman" w:hAnsi="Times New Roman" w:cs="Times New Roman"/>
                <w:sz w:val="22"/>
                <w:szCs w:val="22"/>
                <w:lang w:val="en-US"/>
              </w:rPr>
              <w:t xml:space="preserve">Tekan </w:t>
            </w:r>
            <w:proofErr w:type="spellStart"/>
            <w:r w:rsidRPr="00AF1398">
              <w:rPr>
                <w:rFonts w:ascii="Times New Roman" w:hAnsi="Times New Roman" w:cs="Times New Roman"/>
                <w:sz w:val="22"/>
                <w:szCs w:val="22"/>
                <w:lang w:val="en-US"/>
              </w:rPr>
              <w:t>tombol</w:t>
            </w:r>
            <w:proofErr w:type="spellEnd"/>
            <w:r w:rsidRPr="00AF1398">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simpan</w:t>
            </w:r>
            <w:proofErr w:type="spellEnd"/>
          </w:p>
        </w:tc>
        <w:tc>
          <w:tcPr>
            <w:tcW w:w="1629" w:type="dxa"/>
          </w:tcPr>
          <w:p w14:paraId="7FB51434" w14:textId="1EBE435C" w:rsidR="000F37B6" w:rsidRPr="00AF1398" w:rsidRDefault="000F37B6" w:rsidP="000F37B6">
            <w:pPr>
              <w:pStyle w:val="ListParagraph"/>
              <w:ind w:left="0"/>
              <w:jc w:val="center"/>
              <w:rPr>
                <w:rFonts w:ascii="Times New Roman" w:hAnsi="Times New Roman" w:cs="Times New Roman"/>
                <w:sz w:val="22"/>
                <w:szCs w:val="22"/>
                <w:lang w:val="en-US"/>
              </w:rPr>
            </w:pPr>
            <w:proofErr w:type="spellStart"/>
            <w:r w:rsidRPr="00AF1398">
              <w:rPr>
                <w:rFonts w:ascii="Times New Roman" w:hAnsi="Times New Roman" w:cs="Times New Roman"/>
                <w:sz w:val="22"/>
                <w:szCs w:val="22"/>
                <w:lang w:val="en-US"/>
              </w:rPr>
              <w:t>Muncul</w:t>
            </w:r>
            <w:proofErr w:type="spellEnd"/>
            <w:r w:rsidRPr="00AF1398">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barang</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berhasil</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disimpan</w:t>
            </w:r>
            <w:proofErr w:type="spellEnd"/>
            <w:r w:rsidRPr="00AF1398">
              <w:rPr>
                <w:rFonts w:ascii="Times New Roman" w:hAnsi="Times New Roman" w:cs="Times New Roman"/>
                <w:sz w:val="22"/>
                <w:szCs w:val="22"/>
                <w:lang w:val="en-US"/>
              </w:rPr>
              <w:t>”</w:t>
            </w:r>
          </w:p>
        </w:tc>
        <w:tc>
          <w:tcPr>
            <w:tcW w:w="1085" w:type="dxa"/>
          </w:tcPr>
          <w:p w14:paraId="60D504AD" w14:textId="77777777" w:rsidR="000F37B6" w:rsidRPr="00AF1398" w:rsidRDefault="000F37B6" w:rsidP="000F37B6">
            <w:pPr>
              <w:pStyle w:val="ListParagraph"/>
              <w:ind w:left="0"/>
              <w:jc w:val="center"/>
              <w:rPr>
                <w:rFonts w:ascii="Times New Roman" w:hAnsi="Times New Roman" w:cs="Times New Roman"/>
                <w:sz w:val="22"/>
                <w:szCs w:val="22"/>
                <w:lang w:val="en-US"/>
              </w:rPr>
            </w:pPr>
            <w:proofErr w:type="spellStart"/>
            <w:r w:rsidRPr="00AF1398">
              <w:rPr>
                <w:rFonts w:ascii="Times New Roman" w:hAnsi="Times New Roman" w:cs="Times New Roman"/>
                <w:sz w:val="22"/>
                <w:szCs w:val="22"/>
                <w:lang w:val="en-US"/>
              </w:rPr>
              <w:t>Sesuai</w:t>
            </w:r>
            <w:proofErr w:type="spellEnd"/>
            <w:r w:rsidRPr="00AF1398">
              <w:rPr>
                <w:rFonts w:ascii="Times New Roman" w:hAnsi="Times New Roman" w:cs="Times New Roman"/>
                <w:sz w:val="22"/>
                <w:szCs w:val="22"/>
                <w:lang w:val="en-US"/>
              </w:rPr>
              <w:t xml:space="preserve"> </w:t>
            </w:r>
            <w:proofErr w:type="spellStart"/>
            <w:r w:rsidRPr="00AF1398">
              <w:rPr>
                <w:rFonts w:ascii="Times New Roman" w:hAnsi="Times New Roman" w:cs="Times New Roman"/>
                <w:sz w:val="22"/>
                <w:szCs w:val="22"/>
                <w:lang w:val="en-US"/>
              </w:rPr>
              <w:t>harapan</w:t>
            </w:r>
            <w:proofErr w:type="spellEnd"/>
          </w:p>
        </w:tc>
        <w:tc>
          <w:tcPr>
            <w:tcW w:w="894" w:type="dxa"/>
          </w:tcPr>
          <w:p w14:paraId="67214F5D" w14:textId="77777777" w:rsidR="000F37B6" w:rsidRDefault="000F37B6" w:rsidP="000F37B6">
            <w:pPr>
              <w:pStyle w:val="ListParagraph"/>
              <w:ind w:left="0"/>
              <w:jc w:val="center"/>
              <w:rPr>
                <w:rFonts w:ascii="Times New Roman" w:hAnsi="Times New Roman" w:cs="Times New Roman"/>
                <w:lang w:val="en-US"/>
              </w:rPr>
            </w:pPr>
            <w:r>
              <w:rPr>
                <w:rFonts w:ascii="Times New Roman" w:hAnsi="Times New Roman" w:cs="Times New Roman"/>
                <w:sz w:val="22"/>
                <w:szCs w:val="22"/>
                <w:lang w:val="en-US"/>
              </w:rPr>
              <w:t>Valid</w:t>
            </w:r>
          </w:p>
          <w:p w14:paraId="03EE9FEB" w14:textId="77777777" w:rsidR="000F37B6" w:rsidRPr="00AF1398" w:rsidRDefault="000F37B6" w:rsidP="000F37B6">
            <w:pPr>
              <w:pStyle w:val="ListParagraph"/>
              <w:ind w:left="0"/>
              <w:jc w:val="center"/>
              <w:rPr>
                <w:rFonts w:ascii="Times New Roman" w:hAnsi="Times New Roman" w:cs="Times New Roman"/>
                <w:sz w:val="22"/>
                <w:szCs w:val="22"/>
                <w:lang w:val="en-US"/>
              </w:rPr>
            </w:pPr>
          </w:p>
        </w:tc>
      </w:tr>
      <w:tr w:rsidR="00B359A0" w:rsidRPr="00AF1398" w14:paraId="683BA5A0" w14:textId="77777777" w:rsidTr="00D250FA">
        <w:trPr>
          <w:jc w:val="center"/>
        </w:trPr>
        <w:tc>
          <w:tcPr>
            <w:tcW w:w="576" w:type="dxa"/>
          </w:tcPr>
          <w:p w14:paraId="7D0358FF" w14:textId="77777777" w:rsidR="00B359A0" w:rsidRPr="00AF1398" w:rsidRDefault="00B359A0" w:rsidP="00B359A0">
            <w:pPr>
              <w:pStyle w:val="ListParagraph"/>
              <w:spacing w:line="480" w:lineRule="auto"/>
              <w:ind w:left="0"/>
              <w:jc w:val="center"/>
              <w:rPr>
                <w:rFonts w:ascii="Times New Roman" w:hAnsi="Times New Roman" w:cs="Times New Roman"/>
                <w:lang w:val="en-US"/>
              </w:rPr>
            </w:pPr>
            <w:r>
              <w:rPr>
                <w:rFonts w:ascii="Times New Roman" w:hAnsi="Times New Roman" w:cs="Times New Roman"/>
                <w:lang w:val="en-US"/>
              </w:rPr>
              <w:t>3</w:t>
            </w:r>
          </w:p>
        </w:tc>
        <w:tc>
          <w:tcPr>
            <w:tcW w:w="1696" w:type="dxa"/>
          </w:tcPr>
          <w:p w14:paraId="047A3A3B" w14:textId="064A6F39" w:rsidR="00B359A0" w:rsidRPr="00AF1398" w:rsidRDefault="00B359A0" w:rsidP="00B359A0">
            <w:pPr>
              <w:pStyle w:val="ListParagraph"/>
              <w:ind w:left="0"/>
              <w:jc w:val="center"/>
              <w:rPr>
                <w:rFonts w:ascii="Times New Roman" w:hAnsi="Times New Roman" w:cs="Times New Roman"/>
                <w:lang w:val="en-US"/>
              </w:rPr>
            </w:pPr>
            <w:r w:rsidRPr="00AF1398">
              <w:rPr>
                <w:rFonts w:ascii="Times New Roman" w:hAnsi="Times New Roman" w:cs="Times New Roman"/>
                <w:sz w:val="22"/>
                <w:szCs w:val="22"/>
                <w:lang w:val="en-US"/>
              </w:rPr>
              <w:t xml:space="preserve">Hanya </w:t>
            </w:r>
            <w:proofErr w:type="spellStart"/>
            <w:r w:rsidRPr="00AF1398">
              <w:rPr>
                <w:rFonts w:ascii="Times New Roman" w:hAnsi="Times New Roman" w:cs="Times New Roman"/>
                <w:sz w:val="22"/>
                <w:szCs w:val="22"/>
                <w:lang w:val="en-US"/>
              </w:rPr>
              <w:t>mengedit</w:t>
            </w:r>
            <w:proofErr w:type="spellEnd"/>
            <w:r w:rsidRPr="00AF1398">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sisa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stok</w:t>
            </w:r>
            <w:proofErr w:type="spellEnd"/>
          </w:p>
        </w:tc>
        <w:tc>
          <w:tcPr>
            <w:tcW w:w="914" w:type="dxa"/>
          </w:tcPr>
          <w:p w14:paraId="6018AC31" w14:textId="6B261F17" w:rsidR="00B359A0" w:rsidRPr="00AF1398" w:rsidRDefault="00B359A0" w:rsidP="00B359A0">
            <w:pPr>
              <w:pStyle w:val="ListParagraph"/>
              <w:ind w:left="0"/>
              <w:jc w:val="center"/>
              <w:rPr>
                <w:rFonts w:ascii="Times New Roman" w:hAnsi="Times New Roman" w:cs="Times New Roman"/>
                <w:lang w:val="en-US"/>
              </w:rPr>
            </w:pPr>
            <w:r w:rsidRPr="00AF1398">
              <w:rPr>
                <w:rFonts w:ascii="Times New Roman" w:hAnsi="Times New Roman" w:cs="Times New Roman"/>
                <w:sz w:val="22"/>
                <w:szCs w:val="22"/>
                <w:lang w:val="en-US"/>
              </w:rPr>
              <w:t xml:space="preserve">Tekan </w:t>
            </w:r>
            <w:proofErr w:type="spellStart"/>
            <w:r w:rsidRPr="00AF1398">
              <w:rPr>
                <w:rFonts w:ascii="Times New Roman" w:hAnsi="Times New Roman" w:cs="Times New Roman"/>
                <w:sz w:val="22"/>
                <w:szCs w:val="22"/>
                <w:lang w:val="en-US"/>
              </w:rPr>
              <w:t>tombol</w:t>
            </w:r>
            <w:proofErr w:type="spellEnd"/>
            <w:r w:rsidRPr="00AF1398">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simpan</w:t>
            </w:r>
            <w:proofErr w:type="spellEnd"/>
          </w:p>
        </w:tc>
        <w:tc>
          <w:tcPr>
            <w:tcW w:w="1629" w:type="dxa"/>
          </w:tcPr>
          <w:p w14:paraId="2D92CDEF" w14:textId="45215FFE" w:rsidR="00B359A0" w:rsidRPr="00AF1398" w:rsidRDefault="00B359A0" w:rsidP="00B359A0">
            <w:pPr>
              <w:pStyle w:val="ListParagraph"/>
              <w:ind w:left="0"/>
              <w:jc w:val="center"/>
              <w:rPr>
                <w:rFonts w:ascii="Times New Roman" w:hAnsi="Times New Roman" w:cs="Times New Roman"/>
                <w:lang w:val="en-US"/>
              </w:rPr>
            </w:pPr>
            <w:proofErr w:type="spellStart"/>
            <w:r w:rsidRPr="00AF1398">
              <w:rPr>
                <w:rFonts w:ascii="Times New Roman" w:hAnsi="Times New Roman" w:cs="Times New Roman"/>
                <w:sz w:val="22"/>
                <w:szCs w:val="22"/>
                <w:lang w:val="en-US"/>
              </w:rPr>
              <w:t>Muncul</w:t>
            </w:r>
            <w:proofErr w:type="spellEnd"/>
            <w:r w:rsidRPr="00AF1398">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barang</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berhasil</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disimpan</w:t>
            </w:r>
            <w:proofErr w:type="spellEnd"/>
            <w:r w:rsidRPr="00AF1398">
              <w:rPr>
                <w:rFonts w:ascii="Times New Roman" w:hAnsi="Times New Roman" w:cs="Times New Roman"/>
                <w:sz w:val="22"/>
                <w:szCs w:val="22"/>
                <w:lang w:val="en-US"/>
              </w:rPr>
              <w:t>”</w:t>
            </w:r>
          </w:p>
        </w:tc>
        <w:tc>
          <w:tcPr>
            <w:tcW w:w="1085" w:type="dxa"/>
          </w:tcPr>
          <w:p w14:paraId="73F32682" w14:textId="77777777" w:rsidR="00B359A0" w:rsidRPr="00AF1398" w:rsidRDefault="00B359A0" w:rsidP="00B359A0">
            <w:pPr>
              <w:pStyle w:val="ListParagraph"/>
              <w:ind w:left="0"/>
              <w:jc w:val="center"/>
              <w:rPr>
                <w:rFonts w:ascii="Times New Roman" w:hAnsi="Times New Roman" w:cs="Times New Roman"/>
                <w:lang w:val="en-US"/>
              </w:rPr>
            </w:pPr>
            <w:proofErr w:type="spellStart"/>
            <w:r w:rsidRPr="00AF1398">
              <w:rPr>
                <w:rFonts w:ascii="Times New Roman" w:hAnsi="Times New Roman" w:cs="Times New Roman"/>
                <w:sz w:val="22"/>
                <w:szCs w:val="22"/>
                <w:lang w:val="en-US"/>
              </w:rPr>
              <w:t>Sesuai</w:t>
            </w:r>
            <w:proofErr w:type="spellEnd"/>
            <w:r w:rsidRPr="00AF1398">
              <w:rPr>
                <w:rFonts w:ascii="Times New Roman" w:hAnsi="Times New Roman" w:cs="Times New Roman"/>
                <w:sz w:val="22"/>
                <w:szCs w:val="22"/>
                <w:lang w:val="en-US"/>
              </w:rPr>
              <w:t xml:space="preserve"> </w:t>
            </w:r>
            <w:proofErr w:type="spellStart"/>
            <w:r w:rsidRPr="00AF1398">
              <w:rPr>
                <w:rFonts w:ascii="Times New Roman" w:hAnsi="Times New Roman" w:cs="Times New Roman"/>
                <w:sz w:val="22"/>
                <w:szCs w:val="22"/>
                <w:lang w:val="en-US"/>
              </w:rPr>
              <w:t>harapan</w:t>
            </w:r>
            <w:proofErr w:type="spellEnd"/>
          </w:p>
        </w:tc>
        <w:tc>
          <w:tcPr>
            <w:tcW w:w="894" w:type="dxa"/>
          </w:tcPr>
          <w:p w14:paraId="52193D84" w14:textId="77777777" w:rsidR="00B359A0" w:rsidRDefault="00B359A0" w:rsidP="00B359A0">
            <w:pPr>
              <w:pStyle w:val="ListParagraph"/>
              <w:ind w:left="0"/>
              <w:jc w:val="center"/>
              <w:rPr>
                <w:rFonts w:ascii="Times New Roman" w:hAnsi="Times New Roman" w:cs="Times New Roman"/>
                <w:lang w:val="en-US"/>
              </w:rPr>
            </w:pPr>
            <w:r>
              <w:rPr>
                <w:rFonts w:ascii="Times New Roman" w:hAnsi="Times New Roman" w:cs="Times New Roman"/>
                <w:sz w:val="22"/>
                <w:szCs w:val="22"/>
                <w:lang w:val="en-US"/>
              </w:rPr>
              <w:t>Valid</w:t>
            </w:r>
          </w:p>
          <w:p w14:paraId="2D59C732" w14:textId="77777777" w:rsidR="00B359A0" w:rsidRDefault="00B359A0" w:rsidP="00B359A0">
            <w:pPr>
              <w:pStyle w:val="ListParagraph"/>
              <w:ind w:left="0"/>
              <w:jc w:val="center"/>
              <w:rPr>
                <w:rFonts w:ascii="Times New Roman" w:hAnsi="Times New Roman" w:cs="Times New Roman"/>
                <w:lang w:val="en-US"/>
              </w:rPr>
            </w:pPr>
          </w:p>
        </w:tc>
      </w:tr>
      <w:tr w:rsidR="00B359A0" w:rsidRPr="00AF1398" w14:paraId="6C218AFA" w14:textId="77777777" w:rsidTr="00D250FA">
        <w:trPr>
          <w:jc w:val="center"/>
        </w:trPr>
        <w:tc>
          <w:tcPr>
            <w:tcW w:w="576" w:type="dxa"/>
          </w:tcPr>
          <w:p w14:paraId="534DCA82" w14:textId="77777777" w:rsidR="00B359A0" w:rsidRPr="00AF1398" w:rsidRDefault="00B359A0" w:rsidP="00B359A0">
            <w:pPr>
              <w:pStyle w:val="ListParagraph"/>
              <w:spacing w:line="480" w:lineRule="auto"/>
              <w:ind w:left="0"/>
              <w:jc w:val="center"/>
              <w:rPr>
                <w:rFonts w:ascii="Times New Roman" w:hAnsi="Times New Roman" w:cs="Times New Roman"/>
                <w:lang w:val="en-US"/>
              </w:rPr>
            </w:pPr>
            <w:r>
              <w:rPr>
                <w:rFonts w:ascii="Times New Roman" w:hAnsi="Times New Roman" w:cs="Times New Roman"/>
                <w:lang w:val="en-US"/>
              </w:rPr>
              <w:t>4</w:t>
            </w:r>
          </w:p>
        </w:tc>
        <w:tc>
          <w:tcPr>
            <w:tcW w:w="1696" w:type="dxa"/>
          </w:tcPr>
          <w:p w14:paraId="6A5EBFD4" w14:textId="6085E28A" w:rsidR="00B359A0" w:rsidRPr="00AF1398" w:rsidRDefault="00B359A0" w:rsidP="00B359A0">
            <w:pPr>
              <w:pStyle w:val="ListParagraph"/>
              <w:ind w:left="0"/>
              <w:jc w:val="center"/>
              <w:rPr>
                <w:rFonts w:ascii="Times New Roman" w:hAnsi="Times New Roman" w:cs="Times New Roman"/>
                <w:lang w:val="en-US"/>
              </w:rPr>
            </w:pPr>
            <w:r w:rsidRPr="00AF1398">
              <w:rPr>
                <w:rFonts w:ascii="Times New Roman" w:hAnsi="Times New Roman" w:cs="Times New Roman"/>
                <w:sz w:val="22"/>
                <w:szCs w:val="22"/>
                <w:lang w:val="en-US"/>
              </w:rPr>
              <w:t xml:space="preserve">Hanya </w:t>
            </w:r>
            <w:proofErr w:type="spellStart"/>
            <w:r w:rsidRPr="00AF1398">
              <w:rPr>
                <w:rFonts w:ascii="Times New Roman" w:hAnsi="Times New Roman" w:cs="Times New Roman"/>
                <w:sz w:val="22"/>
                <w:szCs w:val="22"/>
                <w:lang w:val="en-US"/>
              </w:rPr>
              <w:t>mengedit</w:t>
            </w:r>
            <w:proofErr w:type="spellEnd"/>
            <w:r w:rsidRPr="00AF1398">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nama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peminjam</w:t>
            </w:r>
            <w:proofErr w:type="spellEnd"/>
          </w:p>
        </w:tc>
        <w:tc>
          <w:tcPr>
            <w:tcW w:w="914" w:type="dxa"/>
          </w:tcPr>
          <w:p w14:paraId="4FF229B7" w14:textId="476B07D0" w:rsidR="00B359A0" w:rsidRPr="00AF1398" w:rsidRDefault="00B359A0" w:rsidP="00B359A0">
            <w:pPr>
              <w:pStyle w:val="ListParagraph"/>
              <w:ind w:left="0"/>
              <w:jc w:val="center"/>
              <w:rPr>
                <w:rFonts w:ascii="Times New Roman" w:hAnsi="Times New Roman" w:cs="Times New Roman"/>
                <w:lang w:val="en-US"/>
              </w:rPr>
            </w:pPr>
            <w:r w:rsidRPr="00AF1398">
              <w:rPr>
                <w:rFonts w:ascii="Times New Roman" w:hAnsi="Times New Roman" w:cs="Times New Roman"/>
                <w:sz w:val="22"/>
                <w:szCs w:val="22"/>
                <w:lang w:val="en-US"/>
              </w:rPr>
              <w:t xml:space="preserve">Tekan </w:t>
            </w:r>
            <w:proofErr w:type="spellStart"/>
            <w:r w:rsidRPr="00AF1398">
              <w:rPr>
                <w:rFonts w:ascii="Times New Roman" w:hAnsi="Times New Roman" w:cs="Times New Roman"/>
                <w:sz w:val="22"/>
                <w:szCs w:val="22"/>
                <w:lang w:val="en-US"/>
              </w:rPr>
              <w:t>tombol</w:t>
            </w:r>
            <w:proofErr w:type="spellEnd"/>
            <w:r w:rsidRPr="00AF1398">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simpan</w:t>
            </w:r>
            <w:proofErr w:type="spellEnd"/>
          </w:p>
        </w:tc>
        <w:tc>
          <w:tcPr>
            <w:tcW w:w="1629" w:type="dxa"/>
          </w:tcPr>
          <w:p w14:paraId="18373B6F" w14:textId="54A0DEDB" w:rsidR="00B359A0" w:rsidRPr="00AF1398" w:rsidRDefault="00B359A0" w:rsidP="00B359A0">
            <w:pPr>
              <w:pStyle w:val="ListParagraph"/>
              <w:ind w:left="0"/>
              <w:jc w:val="center"/>
              <w:rPr>
                <w:rFonts w:ascii="Times New Roman" w:hAnsi="Times New Roman" w:cs="Times New Roman"/>
                <w:lang w:val="en-US"/>
              </w:rPr>
            </w:pPr>
            <w:proofErr w:type="spellStart"/>
            <w:r w:rsidRPr="00AF1398">
              <w:rPr>
                <w:rFonts w:ascii="Times New Roman" w:hAnsi="Times New Roman" w:cs="Times New Roman"/>
                <w:sz w:val="22"/>
                <w:szCs w:val="22"/>
                <w:lang w:val="en-US"/>
              </w:rPr>
              <w:t>Muncul</w:t>
            </w:r>
            <w:proofErr w:type="spellEnd"/>
            <w:r w:rsidRPr="00AF1398">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barang</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berhasil</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disimpan</w:t>
            </w:r>
            <w:proofErr w:type="spellEnd"/>
            <w:r w:rsidRPr="00AF1398">
              <w:rPr>
                <w:rFonts w:ascii="Times New Roman" w:hAnsi="Times New Roman" w:cs="Times New Roman"/>
                <w:sz w:val="22"/>
                <w:szCs w:val="22"/>
                <w:lang w:val="en-US"/>
              </w:rPr>
              <w:t>”</w:t>
            </w:r>
          </w:p>
        </w:tc>
        <w:tc>
          <w:tcPr>
            <w:tcW w:w="1085" w:type="dxa"/>
          </w:tcPr>
          <w:p w14:paraId="19EFBEA9" w14:textId="77777777" w:rsidR="00B359A0" w:rsidRPr="00AF1398" w:rsidRDefault="00B359A0" w:rsidP="00B359A0">
            <w:pPr>
              <w:pStyle w:val="ListParagraph"/>
              <w:ind w:left="0"/>
              <w:jc w:val="center"/>
              <w:rPr>
                <w:rFonts w:ascii="Times New Roman" w:hAnsi="Times New Roman" w:cs="Times New Roman"/>
                <w:lang w:val="en-US"/>
              </w:rPr>
            </w:pPr>
            <w:proofErr w:type="spellStart"/>
            <w:r w:rsidRPr="00AF1398">
              <w:rPr>
                <w:rFonts w:ascii="Times New Roman" w:hAnsi="Times New Roman" w:cs="Times New Roman"/>
                <w:sz w:val="22"/>
                <w:szCs w:val="22"/>
                <w:lang w:val="en-US"/>
              </w:rPr>
              <w:t>Sesuai</w:t>
            </w:r>
            <w:proofErr w:type="spellEnd"/>
            <w:r w:rsidRPr="00AF1398">
              <w:rPr>
                <w:rFonts w:ascii="Times New Roman" w:hAnsi="Times New Roman" w:cs="Times New Roman"/>
                <w:sz w:val="22"/>
                <w:szCs w:val="22"/>
                <w:lang w:val="en-US"/>
              </w:rPr>
              <w:t xml:space="preserve"> </w:t>
            </w:r>
            <w:proofErr w:type="spellStart"/>
            <w:r w:rsidRPr="00AF1398">
              <w:rPr>
                <w:rFonts w:ascii="Times New Roman" w:hAnsi="Times New Roman" w:cs="Times New Roman"/>
                <w:sz w:val="22"/>
                <w:szCs w:val="22"/>
                <w:lang w:val="en-US"/>
              </w:rPr>
              <w:t>harapan</w:t>
            </w:r>
            <w:proofErr w:type="spellEnd"/>
          </w:p>
        </w:tc>
        <w:tc>
          <w:tcPr>
            <w:tcW w:w="894" w:type="dxa"/>
          </w:tcPr>
          <w:p w14:paraId="1D7208C0" w14:textId="77777777" w:rsidR="00B359A0" w:rsidRDefault="00B359A0" w:rsidP="00B359A0">
            <w:pPr>
              <w:pStyle w:val="ListParagraph"/>
              <w:ind w:left="0"/>
              <w:jc w:val="center"/>
              <w:rPr>
                <w:rFonts w:ascii="Times New Roman" w:hAnsi="Times New Roman" w:cs="Times New Roman"/>
                <w:lang w:val="en-US"/>
              </w:rPr>
            </w:pPr>
            <w:r>
              <w:rPr>
                <w:rFonts w:ascii="Times New Roman" w:hAnsi="Times New Roman" w:cs="Times New Roman"/>
                <w:sz w:val="22"/>
                <w:szCs w:val="22"/>
                <w:lang w:val="en-US"/>
              </w:rPr>
              <w:t>Valid</w:t>
            </w:r>
          </w:p>
          <w:p w14:paraId="3AC67FCC" w14:textId="77777777" w:rsidR="00B359A0" w:rsidRDefault="00B359A0" w:rsidP="00B359A0">
            <w:pPr>
              <w:pStyle w:val="ListParagraph"/>
              <w:ind w:left="0"/>
              <w:jc w:val="center"/>
              <w:rPr>
                <w:rFonts w:ascii="Times New Roman" w:hAnsi="Times New Roman" w:cs="Times New Roman"/>
                <w:lang w:val="en-US"/>
              </w:rPr>
            </w:pPr>
          </w:p>
        </w:tc>
      </w:tr>
      <w:tr w:rsidR="00B359A0" w:rsidRPr="00AF1398" w14:paraId="4F19C010" w14:textId="77777777" w:rsidTr="00D250FA">
        <w:trPr>
          <w:jc w:val="center"/>
        </w:trPr>
        <w:tc>
          <w:tcPr>
            <w:tcW w:w="576" w:type="dxa"/>
          </w:tcPr>
          <w:p w14:paraId="5DDD78CD" w14:textId="77777777" w:rsidR="00B359A0" w:rsidRDefault="00B359A0" w:rsidP="00B359A0">
            <w:pPr>
              <w:pStyle w:val="ListParagraph"/>
              <w:spacing w:line="480" w:lineRule="auto"/>
              <w:ind w:left="0"/>
              <w:jc w:val="center"/>
              <w:rPr>
                <w:rFonts w:ascii="Times New Roman" w:hAnsi="Times New Roman" w:cs="Times New Roman"/>
                <w:lang w:val="en-US"/>
              </w:rPr>
            </w:pPr>
            <w:r>
              <w:rPr>
                <w:rFonts w:ascii="Times New Roman" w:hAnsi="Times New Roman" w:cs="Times New Roman"/>
                <w:sz w:val="22"/>
                <w:szCs w:val="22"/>
                <w:lang w:val="en-US"/>
              </w:rPr>
              <w:t>5</w:t>
            </w:r>
          </w:p>
        </w:tc>
        <w:tc>
          <w:tcPr>
            <w:tcW w:w="1696" w:type="dxa"/>
          </w:tcPr>
          <w:p w14:paraId="1470448A" w14:textId="0E13DAEB" w:rsidR="00B359A0" w:rsidRPr="00AF1398" w:rsidRDefault="00B359A0" w:rsidP="00B359A0">
            <w:pPr>
              <w:pStyle w:val="ListParagraph"/>
              <w:ind w:left="0"/>
              <w:jc w:val="center"/>
              <w:rPr>
                <w:rFonts w:ascii="Times New Roman" w:hAnsi="Times New Roman" w:cs="Times New Roman"/>
                <w:lang w:val="en-US"/>
              </w:rPr>
            </w:pPr>
            <w:r w:rsidRPr="00AF1398">
              <w:rPr>
                <w:rFonts w:ascii="Times New Roman" w:hAnsi="Times New Roman" w:cs="Times New Roman"/>
                <w:sz w:val="22"/>
                <w:szCs w:val="22"/>
                <w:lang w:val="en-US"/>
              </w:rPr>
              <w:t xml:space="preserve">Hanya </w:t>
            </w:r>
            <w:proofErr w:type="spellStart"/>
            <w:r w:rsidRPr="00AF1398">
              <w:rPr>
                <w:rFonts w:ascii="Times New Roman" w:hAnsi="Times New Roman" w:cs="Times New Roman"/>
                <w:sz w:val="22"/>
                <w:szCs w:val="22"/>
                <w:lang w:val="en-US"/>
              </w:rPr>
              <w:t>mengedit</w:t>
            </w:r>
            <w:proofErr w:type="spellEnd"/>
            <w:r w:rsidRPr="00AF1398">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jumlah</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barang</w:t>
            </w:r>
            <w:proofErr w:type="spellEnd"/>
          </w:p>
        </w:tc>
        <w:tc>
          <w:tcPr>
            <w:tcW w:w="914" w:type="dxa"/>
          </w:tcPr>
          <w:p w14:paraId="32022379" w14:textId="24CA2495" w:rsidR="00B359A0" w:rsidRPr="00AF1398" w:rsidRDefault="00B359A0" w:rsidP="00B359A0">
            <w:pPr>
              <w:pStyle w:val="ListParagraph"/>
              <w:ind w:left="0"/>
              <w:jc w:val="center"/>
              <w:rPr>
                <w:rFonts w:ascii="Times New Roman" w:hAnsi="Times New Roman" w:cs="Times New Roman"/>
                <w:lang w:val="en-US"/>
              </w:rPr>
            </w:pPr>
            <w:r w:rsidRPr="00AF1398">
              <w:rPr>
                <w:rFonts w:ascii="Times New Roman" w:hAnsi="Times New Roman" w:cs="Times New Roman"/>
                <w:sz w:val="22"/>
                <w:szCs w:val="22"/>
                <w:lang w:val="en-US"/>
              </w:rPr>
              <w:t xml:space="preserve">Tekan </w:t>
            </w:r>
            <w:proofErr w:type="spellStart"/>
            <w:r w:rsidRPr="00AF1398">
              <w:rPr>
                <w:rFonts w:ascii="Times New Roman" w:hAnsi="Times New Roman" w:cs="Times New Roman"/>
                <w:sz w:val="22"/>
                <w:szCs w:val="22"/>
                <w:lang w:val="en-US"/>
              </w:rPr>
              <w:t>tombol</w:t>
            </w:r>
            <w:proofErr w:type="spellEnd"/>
            <w:r w:rsidRPr="00AF1398">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simpan</w:t>
            </w:r>
            <w:proofErr w:type="spellEnd"/>
          </w:p>
        </w:tc>
        <w:tc>
          <w:tcPr>
            <w:tcW w:w="1629" w:type="dxa"/>
          </w:tcPr>
          <w:p w14:paraId="17179B6C" w14:textId="262ECF9A" w:rsidR="00B359A0" w:rsidRPr="00AF1398" w:rsidRDefault="00B359A0" w:rsidP="00B359A0">
            <w:pPr>
              <w:pStyle w:val="ListParagraph"/>
              <w:ind w:left="0"/>
              <w:jc w:val="center"/>
              <w:rPr>
                <w:rFonts w:ascii="Times New Roman" w:hAnsi="Times New Roman" w:cs="Times New Roman"/>
                <w:lang w:val="en-US"/>
              </w:rPr>
            </w:pPr>
            <w:proofErr w:type="spellStart"/>
            <w:r w:rsidRPr="00AF1398">
              <w:rPr>
                <w:rFonts w:ascii="Times New Roman" w:hAnsi="Times New Roman" w:cs="Times New Roman"/>
                <w:sz w:val="22"/>
                <w:szCs w:val="22"/>
                <w:lang w:val="en-US"/>
              </w:rPr>
              <w:t>Muncul</w:t>
            </w:r>
            <w:proofErr w:type="spellEnd"/>
            <w:r w:rsidRPr="00AF1398">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barang</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berhasil</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disimpan</w:t>
            </w:r>
            <w:proofErr w:type="spellEnd"/>
            <w:r w:rsidRPr="00AF1398">
              <w:rPr>
                <w:rFonts w:ascii="Times New Roman" w:hAnsi="Times New Roman" w:cs="Times New Roman"/>
                <w:sz w:val="22"/>
                <w:szCs w:val="22"/>
                <w:lang w:val="en-US"/>
              </w:rPr>
              <w:t>”</w:t>
            </w:r>
          </w:p>
        </w:tc>
        <w:tc>
          <w:tcPr>
            <w:tcW w:w="1085" w:type="dxa"/>
          </w:tcPr>
          <w:p w14:paraId="7FB23621" w14:textId="77777777" w:rsidR="00B359A0" w:rsidRPr="00AF1398" w:rsidRDefault="00B359A0" w:rsidP="00B359A0">
            <w:pPr>
              <w:pStyle w:val="ListParagraph"/>
              <w:ind w:left="0"/>
              <w:jc w:val="center"/>
              <w:rPr>
                <w:rFonts w:ascii="Times New Roman" w:hAnsi="Times New Roman" w:cs="Times New Roman"/>
                <w:lang w:val="en-US"/>
              </w:rPr>
            </w:pPr>
            <w:proofErr w:type="spellStart"/>
            <w:r w:rsidRPr="00AF1398">
              <w:rPr>
                <w:rFonts w:ascii="Times New Roman" w:hAnsi="Times New Roman" w:cs="Times New Roman"/>
                <w:sz w:val="22"/>
                <w:szCs w:val="22"/>
                <w:lang w:val="en-US"/>
              </w:rPr>
              <w:t>Sesuai</w:t>
            </w:r>
            <w:proofErr w:type="spellEnd"/>
            <w:r w:rsidRPr="00AF1398">
              <w:rPr>
                <w:rFonts w:ascii="Times New Roman" w:hAnsi="Times New Roman" w:cs="Times New Roman"/>
                <w:sz w:val="22"/>
                <w:szCs w:val="22"/>
                <w:lang w:val="en-US"/>
              </w:rPr>
              <w:t xml:space="preserve"> </w:t>
            </w:r>
            <w:proofErr w:type="spellStart"/>
            <w:r w:rsidRPr="00AF1398">
              <w:rPr>
                <w:rFonts w:ascii="Times New Roman" w:hAnsi="Times New Roman" w:cs="Times New Roman"/>
                <w:sz w:val="22"/>
                <w:szCs w:val="22"/>
                <w:lang w:val="en-US"/>
              </w:rPr>
              <w:t>harapan</w:t>
            </w:r>
            <w:proofErr w:type="spellEnd"/>
          </w:p>
        </w:tc>
        <w:tc>
          <w:tcPr>
            <w:tcW w:w="894" w:type="dxa"/>
          </w:tcPr>
          <w:p w14:paraId="72D37D28" w14:textId="77777777" w:rsidR="00B359A0" w:rsidRDefault="00B359A0" w:rsidP="00B359A0">
            <w:pPr>
              <w:pStyle w:val="ListParagraph"/>
              <w:ind w:left="0"/>
              <w:jc w:val="center"/>
              <w:rPr>
                <w:rFonts w:ascii="Times New Roman" w:hAnsi="Times New Roman" w:cs="Times New Roman"/>
                <w:lang w:val="en-US"/>
              </w:rPr>
            </w:pPr>
            <w:r>
              <w:rPr>
                <w:rFonts w:ascii="Times New Roman" w:hAnsi="Times New Roman" w:cs="Times New Roman"/>
                <w:sz w:val="22"/>
                <w:szCs w:val="22"/>
                <w:lang w:val="en-US"/>
              </w:rPr>
              <w:t>Valid</w:t>
            </w:r>
          </w:p>
          <w:p w14:paraId="36755A66" w14:textId="77777777" w:rsidR="00B359A0" w:rsidRDefault="00B359A0" w:rsidP="00B359A0">
            <w:pPr>
              <w:pStyle w:val="ListParagraph"/>
              <w:ind w:left="0"/>
              <w:jc w:val="center"/>
              <w:rPr>
                <w:rFonts w:ascii="Times New Roman" w:hAnsi="Times New Roman" w:cs="Times New Roman"/>
                <w:lang w:val="en-US"/>
              </w:rPr>
            </w:pPr>
          </w:p>
        </w:tc>
      </w:tr>
      <w:tr w:rsidR="00B359A0" w:rsidRPr="00AF1398" w14:paraId="54C45EE8" w14:textId="77777777" w:rsidTr="00D250FA">
        <w:trPr>
          <w:jc w:val="center"/>
        </w:trPr>
        <w:tc>
          <w:tcPr>
            <w:tcW w:w="576" w:type="dxa"/>
          </w:tcPr>
          <w:p w14:paraId="62CE1629" w14:textId="28313A1A" w:rsidR="00B359A0" w:rsidRDefault="00B359A0" w:rsidP="00B359A0">
            <w:pPr>
              <w:pStyle w:val="ListParagraph"/>
              <w:spacing w:line="480" w:lineRule="auto"/>
              <w:ind w:left="0"/>
              <w:jc w:val="center"/>
              <w:rPr>
                <w:rFonts w:ascii="Times New Roman" w:hAnsi="Times New Roman" w:cs="Times New Roman"/>
                <w:lang w:val="en-US"/>
              </w:rPr>
            </w:pPr>
            <w:r>
              <w:rPr>
                <w:rFonts w:ascii="Times New Roman" w:hAnsi="Times New Roman" w:cs="Times New Roman"/>
                <w:lang w:val="en-US"/>
              </w:rPr>
              <w:t>6</w:t>
            </w:r>
          </w:p>
        </w:tc>
        <w:tc>
          <w:tcPr>
            <w:tcW w:w="1696" w:type="dxa"/>
          </w:tcPr>
          <w:p w14:paraId="173500DC" w14:textId="201A1EA0" w:rsidR="00B359A0" w:rsidRPr="00AF1398" w:rsidRDefault="00B359A0" w:rsidP="00B359A0">
            <w:pPr>
              <w:pStyle w:val="ListParagraph"/>
              <w:ind w:left="0"/>
              <w:jc w:val="center"/>
              <w:rPr>
                <w:rFonts w:ascii="Times New Roman" w:hAnsi="Times New Roman" w:cs="Times New Roman"/>
                <w:lang w:val="en-US"/>
              </w:rPr>
            </w:pPr>
            <w:r w:rsidRPr="00AF1398">
              <w:rPr>
                <w:rFonts w:ascii="Times New Roman" w:hAnsi="Times New Roman" w:cs="Times New Roman"/>
                <w:sz w:val="22"/>
                <w:szCs w:val="22"/>
                <w:lang w:val="en-US"/>
              </w:rPr>
              <w:t xml:space="preserve">Hanya </w:t>
            </w:r>
            <w:proofErr w:type="spellStart"/>
            <w:r w:rsidRPr="00AF1398">
              <w:rPr>
                <w:rFonts w:ascii="Times New Roman" w:hAnsi="Times New Roman" w:cs="Times New Roman"/>
                <w:sz w:val="22"/>
                <w:szCs w:val="22"/>
                <w:lang w:val="en-US"/>
              </w:rPr>
              <w:t>mengedit</w:t>
            </w:r>
            <w:proofErr w:type="spellEnd"/>
            <w:r w:rsidRPr="00AF1398">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kondisi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barang</w:t>
            </w:r>
            <w:proofErr w:type="spellEnd"/>
          </w:p>
        </w:tc>
        <w:tc>
          <w:tcPr>
            <w:tcW w:w="914" w:type="dxa"/>
          </w:tcPr>
          <w:p w14:paraId="676EA2DB" w14:textId="795E4633" w:rsidR="00B359A0" w:rsidRPr="00AF1398" w:rsidRDefault="00B359A0" w:rsidP="00B359A0">
            <w:pPr>
              <w:pStyle w:val="ListParagraph"/>
              <w:ind w:left="0"/>
              <w:jc w:val="center"/>
              <w:rPr>
                <w:rFonts w:ascii="Times New Roman" w:hAnsi="Times New Roman" w:cs="Times New Roman"/>
                <w:lang w:val="en-US"/>
              </w:rPr>
            </w:pPr>
            <w:r w:rsidRPr="00AF1398">
              <w:rPr>
                <w:rFonts w:ascii="Times New Roman" w:hAnsi="Times New Roman" w:cs="Times New Roman"/>
                <w:sz w:val="22"/>
                <w:szCs w:val="22"/>
                <w:lang w:val="en-US"/>
              </w:rPr>
              <w:t xml:space="preserve">Tekan </w:t>
            </w:r>
            <w:proofErr w:type="spellStart"/>
            <w:r w:rsidRPr="00AF1398">
              <w:rPr>
                <w:rFonts w:ascii="Times New Roman" w:hAnsi="Times New Roman" w:cs="Times New Roman"/>
                <w:sz w:val="22"/>
                <w:szCs w:val="22"/>
                <w:lang w:val="en-US"/>
              </w:rPr>
              <w:t>tombol</w:t>
            </w:r>
            <w:proofErr w:type="spellEnd"/>
            <w:r w:rsidRPr="00AF1398">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simpan</w:t>
            </w:r>
            <w:proofErr w:type="spellEnd"/>
          </w:p>
        </w:tc>
        <w:tc>
          <w:tcPr>
            <w:tcW w:w="1629" w:type="dxa"/>
          </w:tcPr>
          <w:p w14:paraId="1A6A8879" w14:textId="30B81009" w:rsidR="00B359A0" w:rsidRPr="00AF1398" w:rsidRDefault="00B359A0" w:rsidP="00B359A0">
            <w:pPr>
              <w:pStyle w:val="ListParagraph"/>
              <w:ind w:left="0"/>
              <w:jc w:val="center"/>
              <w:rPr>
                <w:rFonts w:ascii="Times New Roman" w:hAnsi="Times New Roman" w:cs="Times New Roman"/>
                <w:lang w:val="en-US"/>
              </w:rPr>
            </w:pPr>
            <w:proofErr w:type="spellStart"/>
            <w:r w:rsidRPr="00AF1398">
              <w:rPr>
                <w:rFonts w:ascii="Times New Roman" w:hAnsi="Times New Roman" w:cs="Times New Roman"/>
                <w:sz w:val="22"/>
                <w:szCs w:val="22"/>
                <w:lang w:val="en-US"/>
              </w:rPr>
              <w:t>Muncul</w:t>
            </w:r>
            <w:proofErr w:type="spellEnd"/>
            <w:r w:rsidRPr="00AF1398">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barang</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berhasil</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disimpan</w:t>
            </w:r>
            <w:proofErr w:type="spellEnd"/>
            <w:r w:rsidRPr="00AF1398">
              <w:rPr>
                <w:rFonts w:ascii="Times New Roman" w:hAnsi="Times New Roman" w:cs="Times New Roman"/>
                <w:sz w:val="22"/>
                <w:szCs w:val="22"/>
                <w:lang w:val="en-US"/>
              </w:rPr>
              <w:t>”</w:t>
            </w:r>
          </w:p>
        </w:tc>
        <w:tc>
          <w:tcPr>
            <w:tcW w:w="1085" w:type="dxa"/>
          </w:tcPr>
          <w:p w14:paraId="0402466E" w14:textId="204BE657" w:rsidR="00B359A0" w:rsidRPr="00AF1398" w:rsidRDefault="00B359A0" w:rsidP="00B359A0">
            <w:pPr>
              <w:pStyle w:val="ListParagraph"/>
              <w:ind w:left="0"/>
              <w:jc w:val="center"/>
              <w:rPr>
                <w:rFonts w:ascii="Times New Roman" w:hAnsi="Times New Roman" w:cs="Times New Roman"/>
                <w:lang w:val="en-US"/>
              </w:rPr>
            </w:pPr>
            <w:proofErr w:type="spellStart"/>
            <w:r w:rsidRPr="00AF1398">
              <w:rPr>
                <w:rFonts w:ascii="Times New Roman" w:hAnsi="Times New Roman" w:cs="Times New Roman"/>
                <w:sz w:val="22"/>
                <w:szCs w:val="22"/>
                <w:lang w:val="en-US"/>
              </w:rPr>
              <w:t>Sesuai</w:t>
            </w:r>
            <w:proofErr w:type="spellEnd"/>
            <w:r w:rsidRPr="00AF1398">
              <w:rPr>
                <w:rFonts w:ascii="Times New Roman" w:hAnsi="Times New Roman" w:cs="Times New Roman"/>
                <w:sz w:val="22"/>
                <w:szCs w:val="22"/>
                <w:lang w:val="en-US"/>
              </w:rPr>
              <w:t xml:space="preserve"> </w:t>
            </w:r>
            <w:proofErr w:type="spellStart"/>
            <w:r w:rsidRPr="00AF1398">
              <w:rPr>
                <w:rFonts w:ascii="Times New Roman" w:hAnsi="Times New Roman" w:cs="Times New Roman"/>
                <w:sz w:val="22"/>
                <w:szCs w:val="22"/>
                <w:lang w:val="en-US"/>
              </w:rPr>
              <w:t>harapan</w:t>
            </w:r>
            <w:proofErr w:type="spellEnd"/>
          </w:p>
        </w:tc>
        <w:tc>
          <w:tcPr>
            <w:tcW w:w="894" w:type="dxa"/>
          </w:tcPr>
          <w:p w14:paraId="1AD04C82" w14:textId="77777777" w:rsidR="00B359A0" w:rsidRDefault="00B359A0" w:rsidP="00B359A0">
            <w:pPr>
              <w:pStyle w:val="ListParagraph"/>
              <w:ind w:left="0"/>
              <w:jc w:val="center"/>
              <w:rPr>
                <w:rFonts w:ascii="Times New Roman" w:hAnsi="Times New Roman" w:cs="Times New Roman"/>
                <w:lang w:val="en-US"/>
              </w:rPr>
            </w:pPr>
            <w:r>
              <w:rPr>
                <w:rFonts w:ascii="Times New Roman" w:hAnsi="Times New Roman" w:cs="Times New Roman"/>
                <w:sz w:val="22"/>
                <w:szCs w:val="22"/>
                <w:lang w:val="en-US"/>
              </w:rPr>
              <w:t>Valid</w:t>
            </w:r>
          </w:p>
          <w:p w14:paraId="66548D7A" w14:textId="77777777" w:rsidR="00B359A0" w:rsidRDefault="00B359A0" w:rsidP="00B359A0">
            <w:pPr>
              <w:pStyle w:val="ListParagraph"/>
              <w:ind w:left="0"/>
              <w:jc w:val="center"/>
              <w:rPr>
                <w:rFonts w:ascii="Times New Roman" w:hAnsi="Times New Roman" w:cs="Times New Roman"/>
                <w:lang w:val="en-US"/>
              </w:rPr>
            </w:pPr>
          </w:p>
        </w:tc>
      </w:tr>
      <w:tr w:rsidR="00B359A0" w:rsidRPr="00AF1398" w14:paraId="02DE60B9" w14:textId="77777777" w:rsidTr="00D250FA">
        <w:trPr>
          <w:jc w:val="center"/>
        </w:trPr>
        <w:tc>
          <w:tcPr>
            <w:tcW w:w="576" w:type="dxa"/>
          </w:tcPr>
          <w:p w14:paraId="34BD14ED" w14:textId="4413D3D8" w:rsidR="00B359A0" w:rsidRDefault="00B359A0" w:rsidP="00B359A0">
            <w:pPr>
              <w:pStyle w:val="ListParagraph"/>
              <w:spacing w:line="480" w:lineRule="auto"/>
              <w:ind w:left="0"/>
              <w:jc w:val="center"/>
              <w:rPr>
                <w:rFonts w:ascii="Times New Roman" w:hAnsi="Times New Roman" w:cs="Times New Roman"/>
                <w:lang w:val="en-US"/>
              </w:rPr>
            </w:pPr>
            <w:r>
              <w:rPr>
                <w:rFonts w:ascii="Times New Roman" w:hAnsi="Times New Roman" w:cs="Times New Roman"/>
                <w:lang w:val="en-US"/>
              </w:rPr>
              <w:t>7</w:t>
            </w:r>
          </w:p>
        </w:tc>
        <w:tc>
          <w:tcPr>
            <w:tcW w:w="1696" w:type="dxa"/>
          </w:tcPr>
          <w:p w14:paraId="54D8931A" w14:textId="373DAA38" w:rsidR="00B359A0" w:rsidRPr="00AF1398" w:rsidRDefault="00B359A0" w:rsidP="00B359A0">
            <w:pPr>
              <w:pStyle w:val="ListParagraph"/>
              <w:ind w:left="0"/>
              <w:jc w:val="center"/>
              <w:rPr>
                <w:rFonts w:ascii="Times New Roman" w:hAnsi="Times New Roman" w:cs="Times New Roman"/>
                <w:lang w:val="en-US"/>
              </w:rPr>
            </w:pPr>
            <w:r w:rsidRPr="00AF1398">
              <w:rPr>
                <w:rFonts w:ascii="Times New Roman" w:hAnsi="Times New Roman" w:cs="Times New Roman"/>
                <w:sz w:val="22"/>
                <w:szCs w:val="22"/>
                <w:lang w:val="en-US"/>
              </w:rPr>
              <w:t xml:space="preserve">Hanya </w:t>
            </w:r>
            <w:proofErr w:type="spellStart"/>
            <w:r w:rsidRPr="00AF1398">
              <w:rPr>
                <w:rFonts w:ascii="Times New Roman" w:hAnsi="Times New Roman" w:cs="Times New Roman"/>
                <w:sz w:val="22"/>
                <w:szCs w:val="22"/>
                <w:lang w:val="en-US"/>
              </w:rPr>
              <w:t>mengedit</w:t>
            </w:r>
            <w:proofErr w:type="spellEnd"/>
            <w:r w:rsidRPr="00AF1398">
              <w:rPr>
                <w:rFonts w:ascii="Times New Roman" w:hAnsi="Times New Roman" w:cs="Times New Roman"/>
                <w:sz w:val="22"/>
                <w:szCs w:val="22"/>
                <w:lang w:val="en-US"/>
              </w:rPr>
              <w:t xml:space="preserve"> </w:t>
            </w:r>
            <w:r>
              <w:rPr>
                <w:rFonts w:ascii="Times New Roman" w:hAnsi="Times New Roman" w:cs="Times New Roman"/>
                <w:sz w:val="22"/>
                <w:szCs w:val="22"/>
                <w:lang w:val="en-US"/>
              </w:rPr>
              <w:t xml:space="preserve">status </w:t>
            </w:r>
            <w:proofErr w:type="spellStart"/>
            <w:r>
              <w:rPr>
                <w:rFonts w:ascii="Times New Roman" w:hAnsi="Times New Roman" w:cs="Times New Roman"/>
                <w:sz w:val="22"/>
                <w:szCs w:val="22"/>
                <w:lang w:val="en-US"/>
              </w:rPr>
              <w:t>persetujuan</w:t>
            </w:r>
            <w:proofErr w:type="spellEnd"/>
          </w:p>
        </w:tc>
        <w:tc>
          <w:tcPr>
            <w:tcW w:w="914" w:type="dxa"/>
          </w:tcPr>
          <w:p w14:paraId="13901F78" w14:textId="7E95C2C9" w:rsidR="00B359A0" w:rsidRPr="00AF1398" w:rsidRDefault="00B359A0" w:rsidP="00B359A0">
            <w:pPr>
              <w:pStyle w:val="ListParagraph"/>
              <w:ind w:left="0"/>
              <w:jc w:val="center"/>
              <w:rPr>
                <w:rFonts w:ascii="Times New Roman" w:hAnsi="Times New Roman" w:cs="Times New Roman"/>
                <w:lang w:val="en-US"/>
              </w:rPr>
            </w:pPr>
            <w:r w:rsidRPr="00AF1398">
              <w:rPr>
                <w:rFonts w:ascii="Times New Roman" w:hAnsi="Times New Roman" w:cs="Times New Roman"/>
                <w:sz w:val="22"/>
                <w:szCs w:val="22"/>
                <w:lang w:val="en-US"/>
              </w:rPr>
              <w:t xml:space="preserve">Tekan </w:t>
            </w:r>
            <w:proofErr w:type="spellStart"/>
            <w:r w:rsidRPr="00AF1398">
              <w:rPr>
                <w:rFonts w:ascii="Times New Roman" w:hAnsi="Times New Roman" w:cs="Times New Roman"/>
                <w:sz w:val="22"/>
                <w:szCs w:val="22"/>
                <w:lang w:val="en-US"/>
              </w:rPr>
              <w:t>tombol</w:t>
            </w:r>
            <w:proofErr w:type="spellEnd"/>
            <w:r w:rsidRPr="00AF1398">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simpan</w:t>
            </w:r>
            <w:proofErr w:type="spellEnd"/>
          </w:p>
        </w:tc>
        <w:tc>
          <w:tcPr>
            <w:tcW w:w="1629" w:type="dxa"/>
          </w:tcPr>
          <w:p w14:paraId="1B13FBF6" w14:textId="525EA2F6" w:rsidR="00B359A0" w:rsidRPr="00AF1398" w:rsidRDefault="00B359A0" w:rsidP="00B359A0">
            <w:pPr>
              <w:pStyle w:val="ListParagraph"/>
              <w:ind w:left="0"/>
              <w:jc w:val="center"/>
              <w:rPr>
                <w:rFonts w:ascii="Times New Roman" w:hAnsi="Times New Roman" w:cs="Times New Roman"/>
                <w:lang w:val="en-US"/>
              </w:rPr>
            </w:pPr>
            <w:proofErr w:type="spellStart"/>
            <w:r w:rsidRPr="00AF1398">
              <w:rPr>
                <w:rFonts w:ascii="Times New Roman" w:hAnsi="Times New Roman" w:cs="Times New Roman"/>
                <w:sz w:val="22"/>
                <w:szCs w:val="22"/>
                <w:lang w:val="en-US"/>
              </w:rPr>
              <w:t>Muncul</w:t>
            </w:r>
            <w:proofErr w:type="spellEnd"/>
            <w:r w:rsidRPr="00AF1398">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barang</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berhasil</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disimpan</w:t>
            </w:r>
            <w:proofErr w:type="spellEnd"/>
            <w:r w:rsidRPr="00AF1398">
              <w:rPr>
                <w:rFonts w:ascii="Times New Roman" w:hAnsi="Times New Roman" w:cs="Times New Roman"/>
                <w:sz w:val="22"/>
                <w:szCs w:val="22"/>
                <w:lang w:val="en-US"/>
              </w:rPr>
              <w:t>”</w:t>
            </w:r>
          </w:p>
        </w:tc>
        <w:tc>
          <w:tcPr>
            <w:tcW w:w="1085" w:type="dxa"/>
          </w:tcPr>
          <w:p w14:paraId="68B5DD23" w14:textId="139EA0A5" w:rsidR="00B359A0" w:rsidRPr="00AF1398" w:rsidRDefault="00B359A0" w:rsidP="00B359A0">
            <w:pPr>
              <w:pStyle w:val="ListParagraph"/>
              <w:ind w:left="0"/>
              <w:jc w:val="center"/>
              <w:rPr>
                <w:rFonts w:ascii="Times New Roman" w:hAnsi="Times New Roman" w:cs="Times New Roman"/>
                <w:lang w:val="en-US"/>
              </w:rPr>
            </w:pPr>
            <w:proofErr w:type="spellStart"/>
            <w:r w:rsidRPr="00AF1398">
              <w:rPr>
                <w:rFonts w:ascii="Times New Roman" w:hAnsi="Times New Roman" w:cs="Times New Roman"/>
                <w:sz w:val="22"/>
                <w:szCs w:val="22"/>
                <w:lang w:val="en-US"/>
              </w:rPr>
              <w:t>Sesuai</w:t>
            </w:r>
            <w:proofErr w:type="spellEnd"/>
            <w:r w:rsidRPr="00AF1398">
              <w:rPr>
                <w:rFonts w:ascii="Times New Roman" w:hAnsi="Times New Roman" w:cs="Times New Roman"/>
                <w:sz w:val="22"/>
                <w:szCs w:val="22"/>
                <w:lang w:val="en-US"/>
              </w:rPr>
              <w:t xml:space="preserve"> </w:t>
            </w:r>
            <w:proofErr w:type="spellStart"/>
            <w:r w:rsidRPr="00AF1398">
              <w:rPr>
                <w:rFonts w:ascii="Times New Roman" w:hAnsi="Times New Roman" w:cs="Times New Roman"/>
                <w:sz w:val="22"/>
                <w:szCs w:val="22"/>
                <w:lang w:val="en-US"/>
              </w:rPr>
              <w:t>harapan</w:t>
            </w:r>
            <w:proofErr w:type="spellEnd"/>
          </w:p>
        </w:tc>
        <w:tc>
          <w:tcPr>
            <w:tcW w:w="894" w:type="dxa"/>
          </w:tcPr>
          <w:p w14:paraId="47859549" w14:textId="77777777" w:rsidR="00B359A0" w:rsidRDefault="00B359A0" w:rsidP="00B359A0">
            <w:pPr>
              <w:pStyle w:val="ListParagraph"/>
              <w:ind w:left="0"/>
              <w:jc w:val="center"/>
              <w:rPr>
                <w:rFonts w:ascii="Times New Roman" w:hAnsi="Times New Roman" w:cs="Times New Roman"/>
                <w:lang w:val="en-US"/>
              </w:rPr>
            </w:pPr>
            <w:r>
              <w:rPr>
                <w:rFonts w:ascii="Times New Roman" w:hAnsi="Times New Roman" w:cs="Times New Roman"/>
                <w:sz w:val="22"/>
                <w:szCs w:val="22"/>
                <w:lang w:val="en-US"/>
              </w:rPr>
              <w:t>Valid</w:t>
            </w:r>
          </w:p>
          <w:p w14:paraId="23F18094" w14:textId="77777777" w:rsidR="00B359A0" w:rsidRDefault="00B359A0" w:rsidP="00B359A0">
            <w:pPr>
              <w:pStyle w:val="ListParagraph"/>
              <w:ind w:left="0"/>
              <w:jc w:val="center"/>
              <w:rPr>
                <w:rFonts w:ascii="Times New Roman" w:hAnsi="Times New Roman" w:cs="Times New Roman"/>
                <w:lang w:val="en-US"/>
              </w:rPr>
            </w:pPr>
          </w:p>
        </w:tc>
      </w:tr>
    </w:tbl>
    <w:p w14:paraId="5DD919C3" w14:textId="77777777" w:rsidR="00482189" w:rsidRDefault="00482189" w:rsidP="00CE5D13">
      <w:pPr>
        <w:spacing w:after="0" w:line="480" w:lineRule="auto"/>
        <w:rPr>
          <w:rFonts w:ascii="Times New Roman" w:hAnsi="Times New Roman" w:cs="Times New Roman"/>
          <w:sz w:val="24"/>
          <w:szCs w:val="24"/>
          <w:lang w:val="en-US"/>
        </w:rPr>
      </w:pPr>
    </w:p>
    <w:p w14:paraId="1A177983" w14:textId="2008BAEC" w:rsidR="00CE5D13" w:rsidRPr="00E81955" w:rsidRDefault="00B359A0" w:rsidP="00E81955">
      <w:pPr>
        <w:spacing w:line="480" w:lineRule="auto"/>
        <w:ind w:firstLine="720"/>
        <w:jc w:val="both"/>
        <w:rPr>
          <w:rFonts w:ascii="Times New Roman" w:hAnsi="Times New Roman"/>
          <w:sz w:val="24"/>
          <w:szCs w:val="24"/>
        </w:rPr>
      </w:pPr>
      <w:r w:rsidRPr="008B2570">
        <w:rPr>
          <w:rFonts w:ascii="Times New Roman" w:hAnsi="Times New Roman"/>
          <w:sz w:val="24"/>
          <w:szCs w:val="24"/>
        </w:rPr>
        <w:t xml:space="preserve">Pada tahap pengujian halaman </w:t>
      </w:r>
      <w:r w:rsidR="004F7ADD">
        <w:rPr>
          <w:rFonts w:ascii="Times New Roman" w:hAnsi="Times New Roman"/>
          <w:sz w:val="24"/>
          <w:szCs w:val="24"/>
        </w:rPr>
        <w:t>edit daftar peminjaman</w:t>
      </w:r>
      <w:r w:rsidRPr="008B2570">
        <w:rPr>
          <w:rFonts w:ascii="Times New Roman" w:hAnsi="Times New Roman"/>
          <w:sz w:val="24"/>
          <w:szCs w:val="24"/>
        </w:rPr>
        <w:t>, Peng</w:t>
      </w:r>
      <w:r w:rsidR="004F7ADD">
        <w:rPr>
          <w:rFonts w:ascii="Times New Roman" w:hAnsi="Times New Roman"/>
          <w:sz w:val="24"/>
          <w:szCs w:val="24"/>
        </w:rPr>
        <w:t xml:space="preserve">elola sarpras </w:t>
      </w:r>
      <w:r w:rsidRPr="008B2570">
        <w:rPr>
          <w:rFonts w:ascii="Times New Roman" w:hAnsi="Times New Roman"/>
          <w:sz w:val="24"/>
          <w:szCs w:val="24"/>
        </w:rPr>
        <w:t xml:space="preserve">harus mengisikan data yang ada pada form. Jika </w:t>
      </w:r>
      <w:r w:rsidR="004F7ADD">
        <w:rPr>
          <w:rFonts w:ascii="Times New Roman" w:hAnsi="Times New Roman"/>
          <w:sz w:val="24"/>
          <w:szCs w:val="24"/>
        </w:rPr>
        <w:t>p</w:t>
      </w:r>
      <w:r w:rsidR="004F7ADD" w:rsidRPr="008B2570">
        <w:rPr>
          <w:rFonts w:ascii="Times New Roman" w:hAnsi="Times New Roman"/>
          <w:sz w:val="24"/>
          <w:szCs w:val="24"/>
        </w:rPr>
        <w:t>eng</w:t>
      </w:r>
      <w:r w:rsidR="004F7ADD">
        <w:rPr>
          <w:rFonts w:ascii="Times New Roman" w:hAnsi="Times New Roman"/>
          <w:sz w:val="24"/>
          <w:szCs w:val="24"/>
        </w:rPr>
        <w:t xml:space="preserve">elola sarpras </w:t>
      </w:r>
      <w:r w:rsidRPr="008B2570">
        <w:rPr>
          <w:rFonts w:ascii="Times New Roman" w:hAnsi="Times New Roman"/>
          <w:sz w:val="24"/>
          <w:szCs w:val="24"/>
        </w:rPr>
        <w:t xml:space="preserve">mengosongkan form </w:t>
      </w:r>
      <w:r w:rsidR="004F7ADD">
        <w:rPr>
          <w:rFonts w:ascii="Times New Roman" w:hAnsi="Times New Roman"/>
          <w:sz w:val="24"/>
          <w:szCs w:val="24"/>
        </w:rPr>
        <w:t>edit daftar peminjaman</w:t>
      </w:r>
      <w:r w:rsidRPr="008B2570">
        <w:rPr>
          <w:rFonts w:ascii="Times New Roman" w:hAnsi="Times New Roman"/>
          <w:sz w:val="24"/>
          <w:szCs w:val="24"/>
        </w:rPr>
        <w:t xml:space="preserve">, maka sistem akan menampilkan </w:t>
      </w:r>
      <w:r w:rsidRPr="00E81955">
        <w:rPr>
          <w:rFonts w:ascii="Times New Roman" w:hAnsi="Times New Roman"/>
          <w:sz w:val="24"/>
          <w:szCs w:val="24"/>
        </w:rPr>
        <w:t xml:space="preserve">pesan peringatan dan harus mengisi form </w:t>
      </w:r>
      <w:r w:rsidR="004F7ADD" w:rsidRPr="00E81955">
        <w:rPr>
          <w:rFonts w:ascii="Times New Roman" w:hAnsi="Times New Roman"/>
          <w:sz w:val="24"/>
          <w:szCs w:val="24"/>
        </w:rPr>
        <w:t>edit daftar peminjaman</w:t>
      </w:r>
      <w:r w:rsidRPr="00E81955">
        <w:rPr>
          <w:rFonts w:ascii="Times New Roman" w:hAnsi="Times New Roman"/>
          <w:sz w:val="24"/>
          <w:szCs w:val="24"/>
        </w:rPr>
        <w:t xml:space="preserve">. Jika proses pengisian form </w:t>
      </w:r>
      <w:r w:rsidR="004F7ADD" w:rsidRPr="00E81955">
        <w:rPr>
          <w:rFonts w:ascii="Times New Roman" w:hAnsi="Times New Roman"/>
          <w:sz w:val="24"/>
          <w:szCs w:val="24"/>
        </w:rPr>
        <w:t xml:space="preserve">edit daftar </w:t>
      </w:r>
      <w:r w:rsidR="004F7ADD" w:rsidRPr="00E81955">
        <w:rPr>
          <w:rFonts w:ascii="Times New Roman" w:hAnsi="Times New Roman"/>
          <w:sz w:val="24"/>
          <w:szCs w:val="24"/>
        </w:rPr>
        <w:lastRenderedPageBreak/>
        <w:t xml:space="preserve">peminjaman </w:t>
      </w:r>
      <w:r w:rsidRPr="00E81955">
        <w:rPr>
          <w:rFonts w:ascii="Times New Roman" w:hAnsi="Times New Roman"/>
          <w:sz w:val="24"/>
          <w:szCs w:val="24"/>
        </w:rPr>
        <w:t xml:space="preserve">sudah diisi, maka proses penyimpanan </w:t>
      </w:r>
      <w:r w:rsidR="004F7ADD" w:rsidRPr="00E81955">
        <w:rPr>
          <w:rFonts w:ascii="Times New Roman" w:hAnsi="Times New Roman"/>
          <w:sz w:val="24"/>
          <w:szCs w:val="24"/>
        </w:rPr>
        <w:t xml:space="preserve">edit daftar peminjaman </w:t>
      </w:r>
      <w:r w:rsidRPr="00E81955">
        <w:rPr>
          <w:rFonts w:ascii="Times New Roman" w:hAnsi="Times New Roman"/>
          <w:sz w:val="24"/>
          <w:szCs w:val="24"/>
        </w:rPr>
        <w:t>berhasil dan data akan tersimpan didalam database.</w:t>
      </w:r>
    </w:p>
    <w:p w14:paraId="0F61A045" w14:textId="0FFBF90D" w:rsidR="004A5CFB" w:rsidRPr="00E81955" w:rsidRDefault="004A5CFB" w:rsidP="004A5CFB">
      <w:pPr>
        <w:pStyle w:val="ListParagraph"/>
        <w:numPr>
          <w:ilvl w:val="0"/>
          <w:numId w:val="68"/>
        </w:numPr>
        <w:spacing w:before="100" w:beforeAutospacing="1" w:after="100" w:afterAutospacing="1" w:line="240" w:lineRule="auto"/>
        <w:ind w:left="142" w:hanging="284"/>
        <w:jc w:val="both"/>
        <w:rPr>
          <w:rFonts w:ascii="Times New Roman" w:hAnsi="Times New Roman" w:cs="Times New Roman"/>
          <w:sz w:val="24"/>
          <w:szCs w:val="24"/>
        </w:rPr>
      </w:pPr>
      <w:r w:rsidRPr="00E81955">
        <w:rPr>
          <w:rFonts w:ascii="Times New Roman" w:hAnsi="Times New Roman" w:cs="Times New Roman"/>
          <w:sz w:val="24"/>
          <w:szCs w:val="24"/>
        </w:rPr>
        <w:t xml:space="preserve">Pengujian </w:t>
      </w:r>
      <w:r w:rsidR="004F7ADD" w:rsidRPr="00E81955">
        <w:rPr>
          <w:rFonts w:ascii="Times New Roman" w:hAnsi="Times New Roman" w:cs="Times New Roman"/>
          <w:sz w:val="24"/>
          <w:szCs w:val="24"/>
        </w:rPr>
        <w:t xml:space="preserve">Halaman </w:t>
      </w:r>
      <w:r w:rsidR="004F7ADD" w:rsidRPr="00E81955">
        <w:rPr>
          <w:rFonts w:ascii="Times New Roman" w:hAnsi="Times New Roman" w:cs="Times New Roman"/>
          <w:i/>
          <w:sz w:val="24"/>
          <w:szCs w:val="24"/>
        </w:rPr>
        <w:t xml:space="preserve">Registrasi </w:t>
      </w:r>
      <w:proofErr w:type="spellStart"/>
      <w:r w:rsidR="004F7ADD" w:rsidRPr="00E81955">
        <w:rPr>
          <w:rFonts w:ascii="Times New Roman" w:hAnsi="Times New Roman" w:cs="Times New Roman"/>
          <w:iCs/>
          <w:sz w:val="24"/>
          <w:szCs w:val="24"/>
          <w:lang w:val="en-US"/>
        </w:rPr>
        <w:t>Peminjam</w:t>
      </w:r>
      <w:proofErr w:type="spellEnd"/>
      <w:r w:rsidR="004F7ADD" w:rsidRPr="00E81955">
        <w:rPr>
          <w:rFonts w:ascii="Times New Roman" w:hAnsi="Times New Roman" w:cs="Times New Roman"/>
          <w:iCs/>
          <w:sz w:val="24"/>
          <w:szCs w:val="24"/>
          <w:lang w:val="en-US"/>
        </w:rPr>
        <w:t xml:space="preserve"> </w:t>
      </w:r>
      <w:proofErr w:type="spellStart"/>
      <w:r w:rsidR="004F7ADD" w:rsidRPr="00E81955">
        <w:rPr>
          <w:rFonts w:ascii="Times New Roman" w:hAnsi="Times New Roman" w:cs="Times New Roman"/>
          <w:iCs/>
          <w:sz w:val="24"/>
          <w:szCs w:val="24"/>
          <w:lang w:val="en-US"/>
        </w:rPr>
        <w:t>Sarpras</w:t>
      </w:r>
      <w:proofErr w:type="spellEnd"/>
    </w:p>
    <w:p w14:paraId="6D9595AD" w14:textId="617F93F9" w:rsidR="00580695" w:rsidRPr="00E81955" w:rsidRDefault="004A5CFB" w:rsidP="00580695">
      <w:pPr>
        <w:spacing w:before="100" w:beforeAutospacing="1" w:after="100" w:afterAutospacing="1" w:line="480" w:lineRule="auto"/>
        <w:ind w:firstLine="720"/>
        <w:jc w:val="both"/>
        <w:rPr>
          <w:rFonts w:ascii="Times New Roman" w:hAnsi="Times New Roman" w:cs="Times New Roman"/>
          <w:iCs/>
          <w:sz w:val="24"/>
          <w:szCs w:val="24"/>
          <w:lang w:val="en-US"/>
        </w:rPr>
      </w:pPr>
      <w:r w:rsidRPr="00E81955">
        <w:rPr>
          <w:rFonts w:ascii="Times New Roman" w:hAnsi="Times New Roman" w:cs="Times New Roman"/>
          <w:sz w:val="24"/>
          <w:szCs w:val="24"/>
        </w:rPr>
        <w:t>Tabel 4.</w:t>
      </w:r>
      <w:r w:rsidR="004F7ADD" w:rsidRPr="00E81955">
        <w:rPr>
          <w:rFonts w:ascii="Times New Roman" w:hAnsi="Times New Roman" w:cs="Times New Roman"/>
          <w:sz w:val="24"/>
          <w:szCs w:val="24"/>
        </w:rPr>
        <w:t>11</w:t>
      </w:r>
      <w:r w:rsidRPr="00E81955">
        <w:rPr>
          <w:rFonts w:ascii="Times New Roman" w:hAnsi="Times New Roman" w:cs="Times New Roman"/>
          <w:sz w:val="24"/>
          <w:szCs w:val="24"/>
        </w:rPr>
        <w:t xml:space="preserve"> merupakan tabel yang menampilkan pengujian </w:t>
      </w:r>
      <w:r w:rsidRPr="00E81955">
        <w:rPr>
          <w:rFonts w:ascii="Times New Roman" w:hAnsi="Times New Roman" w:cs="Times New Roman"/>
          <w:i/>
          <w:sz w:val="24"/>
          <w:szCs w:val="24"/>
        </w:rPr>
        <w:t xml:space="preserve">black box </w:t>
      </w:r>
      <w:r w:rsidR="004F7ADD" w:rsidRPr="00E81955">
        <w:rPr>
          <w:rFonts w:ascii="Times New Roman" w:hAnsi="Times New Roman" w:cs="Times New Roman"/>
          <w:i/>
          <w:sz w:val="24"/>
          <w:szCs w:val="24"/>
        </w:rPr>
        <w:t>Registrasi</w:t>
      </w:r>
      <w:r w:rsidR="004F7ADD" w:rsidRPr="00E81955">
        <w:rPr>
          <w:rFonts w:ascii="Times New Roman" w:hAnsi="Times New Roman" w:cs="Times New Roman"/>
          <w:iCs/>
          <w:sz w:val="24"/>
          <w:szCs w:val="24"/>
        </w:rPr>
        <w:t xml:space="preserve"> </w:t>
      </w:r>
      <w:r w:rsidRPr="00E81955">
        <w:rPr>
          <w:rFonts w:ascii="Times New Roman" w:hAnsi="Times New Roman" w:cs="Times New Roman"/>
          <w:iCs/>
          <w:sz w:val="24"/>
          <w:szCs w:val="24"/>
        </w:rPr>
        <w:t>peminjam barang</w:t>
      </w:r>
      <w:r w:rsidRPr="00E81955">
        <w:rPr>
          <w:rFonts w:ascii="Times New Roman" w:hAnsi="Times New Roman" w:cs="Times New Roman"/>
          <w:iCs/>
          <w:sz w:val="24"/>
          <w:szCs w:val="24"/>
          <w:lang w:val="en-US"/>
        </w:rPr>
        <w:t xml:space="preserve"> </w:t>
      </w:r>
      <w:proofErr w:type="spellStart"/>
      <w:r w:rsidRPr="00E81955">
        <w:rPr>
          <w:rFonts w:ascii="Times New Roman" w:hAnsi="Times New Roman" w:cs="Times New Roman"/>
          <w:iCs/>
          <w:sz w:val="24"/>
          <w:szCs w:val="24"/>
          <w:lang w:val="en-US"/>
        </w:rPr>
        <w:t>sarpras</w:t>
      </w:r>
      <w:proofErr w:type="spellEnd"/>
      <w:r w:rsidRPr="00E81955">
        <w:rPr>
          <w:rFonts w:ascii="Times New Roman" w:hAnsi="Times New Roman" w:cs="Times New Roman"/>
          <w:iCs/>
          <w:sz w:val="24"/>
          <w:szCs w:val="24"/>
          <w:lang w:val="en-US"/>
        </w:rPr>
        <w:t>.</w:t>
      </w:r>
    </w:p>
    <w:p w14:paraId="71690C10" w14:textId="36E5F63E" w:rsidR="004A5CFB" w:rsidRPr="00E81955" w:rsidRDefault="004A5CFB" w:rsidP="00FA46EA">
      <w:pPr>
        <w:pStyle w:val="Caption"/>
        <w:rPr>
          <w:i/>
          <w:szCs w:val="24"/>
        </w:rPr>
      </w:pPr>
      <w:bookmarkStart w:id="144" w:name="_Toc165525601"/>
      <w:bookmarkStart w:id="145" w:name="_Toc166480544"/>
      <w:r w:rsidRPr="00E81955">
        <w:rPr>
          <w:szCs w:val="24"/>
        </w:rPr>
        <w:t xml:space="preserve">Tabel 4. </w:t>
      </w:r>
      <w:r w:rsidR="009D43E4" w:rsidRPr="00E81955">
        <w:rPr>
          <w:szCs w:val="24"/>
        </w:rPr>
        <w:fldChar w:fldCharType="begin"/>
      </w:r>
      <w:r w:rsidR="009D43E4" w:rsidRPr="00E81955">
        <w:rPr>
          <w:szCs w:val="24"/>
        </w:rPr>
        <w:instrText xml:space="preserve"> SEQ Tabel_4. \* ARABIC </w:instrText>
      </w:r>
      <w:r w:rsidR="009D43E4" w:rsidRPr="00E81955">
        <w:rPr>
          <w:szCs w:val="24"/>
        </w:rPr>
        <w:fldChar w:fldCharType="separate"/>
      </w:r>
      <w:r w:rsidR="00871F4B">
        <w:rPr>
          <w:noProof/>
          <w:szCs w:val="24"/>
        </w:rPr>
        <w:t>11</w:t>
      </w:r>
      <w:r w:rsidR="009D43E4" w:rsidRPr="00E81955">
        <w:rPr>
          <w:szCs w:val="24"/>
        </w:rPr>
        <w:fldChar w:fldCharType="end"/>
      </w:r>
      <w:r w:rsidRPr="00E81955">
        <w:rPr>
          <w:szCs w:val="24"/>
        </w:rPr>
        <w:t xml:space="preserve"> </w:t>
      </w:r>
      <w:r w:rsidR="004F7ADD" w:rsidRPr="00E81955">
        <w:rPr>
          <w:i/>
          <w:iCs w:val="0"/>
          <w:color w:val="auto"/>
          <w:szCs w:val="24"/>
        </w:rPr>
        <w:t>Black Box</w:t>
      </w:r>
      <w:r w:rsidRPr="00E81955">
        <w:rPr>
          <w:color w:val="auto"/>
          <w:szCs w:val="24"/>
        </w:rPr>
        <w:t xml:space="preserve"> </w:t>
      </w:r>
      <w:proofErr w:type="spellStart"/>
      <w:r w:rsidR="004F7ADD" w:rsidRPr="00E81955">
        <w:rPr>
          <w:i/>
          <w:color w:val="auto"/>
          <w:szCs w:val="24"/>
        </w:rPr>
        <w:t>Registrasi</w:t>
      </w:r>
      <w:proofErr w:type="spellEnd"/>
      <w:r w:rsidR="004F7ADD" w:rsidRPr="00E81955">
        <w:rPr>
          <w:i/>
          <w:color w:val="auto"/>
          <w:szCs w:val="24"/>
        </w:rPr>
        <w:t xml:space="preserve"> </w:t>
      </w:r>
      <w:proofErr w:type="spellStart"/>
      <w:r w:rsidR="004F7ADD" w:rsidRPr="00E81955">
        <w:rPr>
          <w:color w:val="auto"/>
          <w:szCs w:val="24"/>
        </w:rPr>
        <w:t>Peminjam</w:t>
      </w:r>
      <w:proofErr w:type="spellEnd"/>
      <w:r w:rsidR="004F7ADD" w:rsidRPr="00E81955">
        <w:rPr>
          <w:color w:val="auto"/>
          <w:szCs w:val="24"/>
        </w:rPr>
        <w:t xml:space="preserve"> </w:t>
      </w:r>
      <w:proofErr w:type="spellStart"/>
      <w:r w:rsidR="004F7ADD" w:rsidRPr="00E81955">
        <w:rPr>
          <w:color w:val="auto"/>
          <w:szCs w:val="24"/>
        </w:rPr>
        <w:t>Sarpras</w:t>
      </w:r>
      <w:bookmarkEnd w:id="144"/>
      <w:bookmarkEnd w:id="145"/>
      <w:proofErr w:type="spellEnd"/>
    </w:p>
    <w:tbl>
      <w:tblPr>
        <w:tblStyle w:val="TableGrid"/>
        <w:tblW w:w="0" w:type="auto"/>
        <w:jc w:val="center"/>
        <w:tblLayout w:type="fixed"/>
        <w:tblLook w:val="04A0" w:firstRow="1" w:lastRow="0" w:firstColumn="1" w:lastColumn="0" w:noHBand="0" w:noVBand="1"/>
      </w:tblPr>
      <w:tblGrid>
        <w:gridCol w:w="576"/>
        <w:gridCol w:w="1546"/>
        <w:gridCol w:w="1134"/>
        <w:gridCol w:w="1417"/>
        <w:gridCol w:w="1227"/>
        <w:gridCol w:w="894"/>
      </w:tblGrid>
      <w:tr w:rsidR="004F7ADD" w:rsidRPr="00E81955" w14:paraId="01330F02" w14:textId="77777777" w:rsidTr="00E81955">
        <w:trPr>
          <w:trHeight w:val="657"/>
          <w:tblHeader/>
          <w:jc w:val="center"/>
        </w:trPr>
        <w:tc>
          <w:tcPr>
            <w:tcW w:w="576" w:type="dxa"/>
          </w:tcPr>
          <w:p w14:paraId="070CE950" w14:textId="77777777" w:rsidR="004F7ADD" w:rsidRPr="00E81955" w:rsidRDefault="004F7ADD" w:rsidP="00D250FA">
            <w:pPr>
              <w:pStyle w:val="ListParagraph"/>
              <w:ind w:left="0"/>
              <w:jc w:val="center"/>
              <w:rPr>
                <w:rFonts w:ascii="Times New Roman" w:hAnsi="Times New Roman" w:cs="Times New Roman"/>
                <w:b/>
                <w:sz w:val="24"/>
                <w:szCs w:val="24"/>
                <w:lang w:val="en-US"/>
              </w:rPr>
            </w:pPr>
            <w:r w:rsidRPr="00E81955">
              <w:rPr>
                <w:rFonts w:ascii="Times New Roman" w:hAnsi="Times New Roman" w:cs="Times New Roman"/>
                <w:b/>
                <w:sz w:val="24"/>
                <w:szCs w:val="24"/>
                <w:lang w:val="en-US"/>
              </w:rPr>
              <w:t>NO</w:t>
            </w:r>
          </w:p>
        </w:tc>
        <w:tc>
          <w:tcPr>
            <w:tcW w:w="1546" w:type="dxa"/>
          </w:tcPr>
          <w:p w14:paraId="155F44C2" w14:textId="77777777" w:rsidR="004F7ADD" w:rsidRPr="00E81955" w:rsidRDefault="004F7ADD" w:rsidP="00D250FA">
            <w:pPr>
              <w:pStyle w:val="ListParagraph"/>
              <w:ind w:left="0"/>
              <w:jc w:val="center"/>
              <w:rPr>
                <w:rFonts w:ascii="Times New Roman" w:hAnsi="Times New Roman" w:cs="Times New Roman"/>
                <w:b/>
                <w:sz w:val="24"/>
                <w:szCs w:val="24"/>
                <w:lang w:val="en-US"/>
              </w:rPr>
            </w:pPr>
            <w:proofErr w:type="spellStart"/>
            <w:r w:rsidRPr="00E81955">
              <w:rPr>
                <w:rFonts w:ascii="Times New Roman" w:hAnsi="Times New Roman" w:cs="Times New Roman"/>
                <w:b/>
                <w:sz w:val="24"/>
                <w:szCs w:val="24"/>
                <w:lang w:val="en-US"/>
              </w:rPr>
              <w:t>Skenario</w:t>
            </w:r>
            <w:proofErr w:type="spellEnd"/>
            <w:r w:rsidRPr="00E81955">
              <w:rPr>
                <w:rFonts w:ascii="Times New Roman" w:hAnsi="Times New Roman" w:cs="Times New Roman"/>
                <w:b/>
                <w:sz w:val="24"/>
                <w:szCs w:val="24"/>
                <w:lang w:val="en-US"/>
              </w:rPr>
              <w:t xml:space="preserve"> </w:t>
            </w:r>
            <w:proofErr w:type="spellStart"/>
            <w:r w:rsidRPr="00E81955">
              <w:rPr>
                <w:rFonts w:ascii="Times New Roman" w:hAnsi="Times New Roman" w:cs="Times New Roman"/>
                <w:b/>
                <w:sz w:val="24"/>
                <w:szCs w:val="24"/>
                <w:lang w:val="en-US"/>
              </w:rPr>
              <w:t>Pengujian</w:t>
            </w:r>
            <w:proofErr w:type="spellEnd"/>
          </w:p>
        </w:tc>
        <w:tc>
          <w:tcPr>
            <w:tcW w:w="1134" w:type="dxa"/>
          </w:tcPr>
          <w:p w14:paraId="02DD7DC7" w14:textId="77777777" w:rsidR="004F7ADD" w:rsidRPr="00E81955" w:rsidRDefault="004F7ADD" w:rsidP="00D250FA">
            <w:pPr>
              <w:pStyle w:val="ListParagraph"/>
              <w:ind w:left="0"/>
              <w:jc w:val="center"/>
              <w:rPr>
                <w:rFonts w:ascii="Times New Roman" w:hAnsi="Times New Roman" w:cs="Times New Roman"/>
                <w:b/>
                <w:sz w:val="24"/>
                <w:szCs w:val="24"/>
                <w:lang w:val="en-US"/>
              </w:rPr>
            </w:pPr>
            <w:r w:rsidRPr="00E81955">
              <w:rPr>
                <w:rFonts w:ascii="Times New Roman" w:hAnsi="Times New Roman" w:cs="Times New Roman"/>
                <w:b/>
                <w:sz w:val="24"/>
                <w:szCs w:val="24"/>
                <w:lang w:val="en-US"/>
              </w:rPr>
              <w:t>Test Case</w:t>
            </w:r>
          </w:p>
        </w:tc>
        <w:tc>
          <w:tcPr>
            <w:tcW w:w="1417" w:type="dxa"/>
          </w:tcPr>
          <w:p w14:paraId="062EF0B8" w14:textId="77777777" w:rsidR="004F7ADD" w:rsidRPr="00E81955" w:rsidRDefault="004F7ADD" w:rsidP="00D250FA">
            <w:pPr>
              <w:pStyle w:val="ListParagraph"/>
              <w:ind w:left="0"/>
              <w:jc w:val="center"/>
              <w:rPr>
                <w:rFonts w:ascii="Times New Roman" w:hAnsi="Times New Roman" w:cs="Times New Roman"/>
                <w:b/>
                <w:sz w:val="24"/>
                <w:szCs w:val="24"/>
                <w:lang w:val="en-US"/>
              </w:rPr>
            </w:pPr>
            <w:r w:rsidRPr="00E81955">
              <w:rPr>
                <w:rFonts w:ascii="Times New Roman" w:hAnsi="Times New Roman" w:cs="Times New Roman"/>
                <w:b/>
                <w:sz w:val="24"/>
                <w:szCs w:val="24"/>
                <w:lang w:val="en-US"/>
              </w:rPr>
              <w:t xml:space="preserve">Hasil yang </w:t>
            </w:r>
            <w:proofErr w:type="spellStart"/>
            <w:r w:rsidRPr="00E81955">
              <w:rPr>
                <w:rFonts w:ascii="Times New Roman" w:hAnsi="Times New Roman" w:cs="Times New Roman"/>
                <w:b/>
                <w:sz w:val="24"/>
                <w:szCs w:val="24"/>
                <w:lang w:val="en-US"/>
              </w:rPr>
              <w:t>Diharapkan</w:t>
            </w:r>
            <w:proofErr w:type="spellEnd"/>
          </w:p>
        </w:tc>
        <w:tc>
          <w:tcPr>
            <w:tcW w:w="1227" w:type="dxa"/>
          </w:tcPr>
          <w:p w14:paraId="51D589E1" w14:textId="77777777" w:rsidR="004F7ADD" w:rsidRPr="00E81955" w:rsidRDefault="004F7ADD" w:rsidP="00D250FA">
            <w:pPr>
              <w:pStyle w:val="ListParagraph"/>
              <w:ind w:left="0"/>
              <w:jc w:val="center"/>
              <w:rPr>
                <w:rFonts w:ascii="Times New Roman" w:hAnsi="Times New Roman" w:cs="Times New Roman"/>
                <w:b/>
                <w:sz w:val="24"/>
                <w:szCs w:val="24"/>
                <w:lang w:val="en-US"/>
              </w:rPr>
            </w:pPr>
            <w:r w:rsidRPr="00E81955">
              <w:rPr>
                <w:rFonts w:ascii="Times New Roman" w:hAnsi="Times New Roman" w:cs="Times New Roman"/>
                <w:b/>
                <w:sz w:val="24"/>
                <w:szCs w:val="24"/>
                <w:lang w:val="en-US"/>
              </w:rPr>
              <w:t xml:space="preserve">Hasil </w:t>
            </w:r>
            <w:proofErr w:type="spellStart"/>
            <w:r w:rsidRPr="00E81955">
              <w:rPr>
                <w:rFonts w:ascii="Times New Roman" w:hAnsi="Times New Roman" w:cs="Times New Roman"/>
                <w:b/>
                <w:sz w:val="24"/>
                <w:szCs w:val="24"/>
                <w:lang w:val="en-US"/>
              </w:rPr>
              <w:t>Pengujian</w:t>
            </w:r>
            <w:proofErr w:type="spellEnd"/>
          </w:p>
        </w:tc>
        <w:tc>
          <w:tcPr>
            <w:tcW w:w="894" w:type="dxa"/>
          </w:tcPr>
          <w:p w14:paraId="08174EB4" w14:textId="77777777" w:rsidR="004F7ADD" w:rsidRPr="00E81955" w:rsidRDefault="004F7ADD" w:rsidP="00D250FA">
            <w:pPr>
              <w:pStyle w:val="ListParagraph"/>
              <w:ind w:left="0"/>
              <w:jc w:val="center"/>
              <w:rPr>
                <w:rFonts w:ascii="Times New Roman" w:hAnsi="Times New Roman" w:cs="Times New Roman"/>
                <w:b/>
                <w:sz w:val="24"/>
                <w:szCs w:val="24"/>
                <w:lang w:val="en-US"/>
              </w:rPr>
            </w:pPr>
            <w:r w:rsidRPr="00E81955">
              <w:rPr>
                <w:rFonts w:ascii="Times New Roman" w:hAnsi="Times New Roman" w:cs="Times New Roman"/>
                <w:b/>
                <w:sz w:val="24"/>
                <w:szCs w:val="24"/>
                <w:lang w:val="en-US"/>
              </w:rPr>
              <w:t>Status</w:t>
            </w:r>
          </w:p>
        </w:tc>
      </w:tr>
      <w:tr w:rsidR="004F7ADD" w:rsidRPr="00E81955" w14:paraId="275FEC3D" w14:textId="77777777" w:rsidTr="00E81955">
        <w:trPr>
          <w:jc w:val="center"/>
        </w:trPr>
        <w:tc>
          <w:tcPr>
            <w:tcW w:w="576" w:type="dxa"/>
          </w:tcPr>
          <w:p w14:paraId="1ED37B5F" w14:textId="77777777" w:rsidR="004F7ADD" w:rsidRPr="00E81955" w:rsidRDefault="004F7ADD" w:rsidP="00D250FA">
            <w:pPr>
              <w:pStyle w:val="ListParagraph"/>
              <w:ind w:left="0"/>
              <w:jc w:val="center"/>
              <w:rPr>
                <w:rFonts w:ascii="Times New Roman" w:hAnsi="Times New Roman" w:cs="Times New Roman"/>
                <w:sz w:val="24"/>
                <w:szCs w:val="24"/>
                <w:lang w:val="en-US"/>
              </w:rPr>
            </w:pPr>
            <w:r w:rsidRPr="00E81955">
              <w:rPr>
                <w:rFonts w:ascii="Times New Roman" w:hAnsi="Times New Roman" w:cs="Times New Roman"/>
                <w:sz w:val="24"/>
                <w:szCs w:val="24"/>
                <w:lang w:val="en-US"/>
              </w:rPr>
              <w:t>1</w:t>
            </w:r>
          </w:p>
        </w:tc>
        <w:tc>
          <w:tcPr>
            <w:tcW w:w="1546" w:type="dxa"/>
          </w:tcPr>
          <w:p w14:paraId="3230B578" w14:textId="32FB6615" w:rsidR="004F7ADD" w:rsidRPr="00E81955" w:rsidRDefault="004F7ADD" w:rsidP="003E147D">
            <w:pPr>
              <w:pStyle w:val="ListParagraph"/>
              <w:ind w:left="0"/>
              <w:jc w:val="center"/>
              <w:rPr>
                <w:rFonts w:ascii="Times New Roman" w:hAnsi="Times New Roman" w:cs="Times New Roman"/>
                <w:sz w:val="24"/>
                <w:szCs w:val="24"/>
                <w:lang w:val="en-US"/>
              </w:rPr>
            </w:pPr>
            <w:r w:rsidRPr="00E81955">
              <w:rPr>
                <w:rFonts w:ascii="Times New Roman" w:hAnsi="Times New Roman" w:cs="Times New Roman"/>
                <w:sz w:val="24"/>
                <w:szCs w:val="24"/>
              </w:rPr>
              <w:t xml:space="preserve">Memasukkan </w:t>
            </w:r>
            <w:r w:rsidR="00FA46EA" w:rsidRPr="00E81955">
              <w:rPr>
                <w:rFonts w:ascii="Times New Roman" w:hAnsi="Times New Roman" w:cs="Times New Roman"/>
                <w:sz w:val="24"/>
                <w:szCs w:val="24"/>
              </w:rPr>
              <w:t xml:space="preserve">username, </w:t>
            </w:r>
            <w:r w:rsidRPr="00E81955">
              <w:rPr>
                <w:rFonts w:ascii="Times New Roman" w:hAnsi="Times New Roman" w:cs="Times New Roman"/>
                <w:sz w:val="24"/>
                <w:szCs w:val="24"/>
              </w:rPr>
              <w:t xml:space="preserve">email dan mengosogkan </w:t>
            </w:r>
            <w:r w:rsidRPr="00E81955">
              <w:rPr>
                <w:rFonts w:ascii="Times New Roman" w:hAnsi="Times New Roman" w:cs="Times New Roman"/>
                <w:i/>
                <w:sz w:val="24"/>
                <w:szCs w:val="24"/>
              </w:rPr>
              <w:t>password</w:t>
            </w:r>
          </w:p>
        </w:tc>
        <w:tc>
          <w:tcPr>
            <w:tcW w:w="1134" w:type="dxa"/>
          </w:tcPr>
          <w:p w14:paraId="11AE864A" w14:textId="6F98F2B7" w:rsidR="004F7ADD" w:rsidRPr="00E81955" w:rsidRDefault="004F7ADD" w:rsidP="003E147D">
            <w:pPr>
              <w:pStyle w:val="ListParagraph"/>
              <w:ind w:left="0"/>
              <w:jc w:val="center"/>
              <w:rPr>
                <w:rFonts w:ascii="Times New Roman" w:hAnsi="Times New Roman" w:cs="Times New Roman"/>
                <w:sz w:val="24"/>
                <w:szCs w:val="24"/>
                <w:lang w:val="en-US"/>
              </w:rPr>
            </w:pPr>
            <w:r w:rsidRPr="00E81955">
              <w:rPr>
                <w:rFonts w:ascii="Times New Roman" w:hAnsi="Times New Roman" w:cs="Times New Roman"/>
                <w:sz w:val="24"/>
                <w:szCs w:val="24"/>
                <w:lang w:val="en-US"/>
              </w:rPr>
              <w:t xml:space="preserve">Tekan </w:t>
            </w:r>
            <w:proofErr w:type="spellStart"/>
            <w:r w:rsidRPr="00E81955">
              <w:rPr>
                <w:rFonts w:ascii="Times New Roman" w:hAnsi="Times New Roman" w:cs="Times New Roman"/>
                <w:sz w:val="24"/>
                <w:szCs w:val="24"/>
                <w:lang w:val="en-US"/>
              </w:rPr>
              <w:t>tombol</w:t>
            </w:r>
            <w:proofErr w:type="spellEnd"/>
            <w:r w:rsidRPr="00E81955">
              <w:rPr>
                <w:rFonts w:ascii="Times New Roman" w:hAnsi="Times New Roman" w:cs="Times New Roman"/>
                <w:sz w:val="24"/>
                <w:szCs w:val="24"/>
                <w:lang w:val="en-US"/>
              </w:rPr>
              <w:t xml:space="preserve"> </w:t>
            </w:r>
            <w:r w:rsidR="00FA46EA" w:rsidRPr="00E81955">
              <w:rPr>
                <w:rFonts w:ascii="Times New Roman" w:hAnsi="Times New Roman" w:cs="Times New Roman"/>
                <w:i/>
                <w:sz w:val="24"/>
                <w:szCs w:val="24"/>
                <w:lang w:val="en-US"/>
              </w:rPr>
              <w:t>Register</w:t>
            </w:r>
          </w:p>
        </w:tc>
        <w:tc>
          <w:tcPr>
            <w:tcW w:w="1417" w:type="dxa"/>
          </w:tcPr>
          <w:p w14:paraId="6F627DDD" w14:textId="4C52EC79" w:rsidR="004F7ADD" w:rsidRPr="00E81955" w:rsidRDefault="00FA46EA" w:rsidP="003E147D">
            <w:pPr>
              <w:pStyle w:val="ListParagraph"/>
              <w:ind w:left="0"/>
              <w:jc w:val="center"/>
              <w:rPr>
                <w:rFonts w:ascii="Times New Roman" w:hAnsi="Times New Roman" w:cs="Times New Roman"/>
                <w:sz w:val="24"/>
                <w:szCs w:val="24"/>
                <w:lang w:val="en-US"/>
              </w:rPr>
            </w:pPr>
            <w:r w:rsidRPr="00E81955">
              <w:rPr>
                <w:rFonts w:ascii="Times New Roman" w:hAnsi="Times New Roman" w:cs="Times New Roman"/>
                <w:i/>
                <w:sz w:val="24"/>
                <w:szCs w:val="24"/>
                <w:lang w:val="en-US"/>
              </w:rPr>
              <w:t>Register</w:t>
            </w:r>
            <w:r w:rsidR="004F7ADD" w:rsidRPr="00E81955">
              <w:rPr>
                <w:rFonts w:ascii="Times New Roman" w:hAnsi="Times New Roman" w:cs="Times New Roman"/>
                <w:sz w:val="24"/>
                <w:szCs w:val="24"/>
                <w:lang w:val="en-US"/>
              </w:rPr>
              <w:t xml:space="preserve"> </w:t>
            </w:r>
            <w:proofErr w:type="spellStart"/>
            <w:r w:rsidR="004F7ADD" w:rsidRPr="00E81955">
              <w:rPr>
                <w:rFonts w:ascii="Times New Roman" w:hAnsi="Times New Roman" w:cs="Times New Roman"/>
                <w:sz w:val="24"/>
                <w:szCs w:val="24"/>
                <w:lang w:val="en-US"/>
              </w:rPr>
              <w:t>gagal</w:t>
            </w:r>
            <w:proofErr w:type="spellEnd"/>
          </w:p>
        </w:tc>
        <w:tc>
          <w:tcPr>
            <w:tcW w:w="1227" w:type="dxa"/>
          </w:tcPr>
          <w:p w14:paraId="30837997" w14:textId="77777777" w:rsidR="004F7ADD" w:rsidRPr="00E81955" w:rsidRDefault="004F7ADD" w:rsidP="003E147D">
            <w:pPr>
              <w:pStyle w:val="ListParagraph"/>
              <w:ind w:left="0"/>
              <w:jc w:val="center"/>
              <w:rPr>
                <w:rFonts w:ascii="Times New Roman" w:hAnsi="Times New Roman" w:cs="Times New Roman"/>
                <w:sz w:val="24"/>
                <w:szCs w:val="24"/>
                <w:lang w:val="en-US"/>
              </w:rPr>
            </w:pPr>
            <w:proofErr w:type="spellStart"/>
            <w:r w:rsidRPr="00E81955">
              <w:rPr>
                <w:rFonts w:ascii="Times New Roman" w:hAnsi="Times New Roman" w:cs="Times New Roman"/>
                <w:sz w:val="24"/>
                <w:szCs w:val="24"/>
                <w:lang w:val="en-US"/>
              </w:rPr>
              <w:t>Sesuai</w:t>
            </w:r>
            <w:proofErr w:type="spellEnd"/>
            <w:r w:rsidRPr="00E81955">
              <w:rPr>
                <w:rFonts w:ascii="Times New Roman" w:hAnsi="Times New Roman" w:cs="Times New Roman"/>
                <w:sz w:val="24"/>
                <w:szCs w:val="24"/>
                <w:lang w:val="en-US"/>
              </w:rPr>
              <w:t xml:space="preserve"> </w:t>
            </w:r>
            <w:proofErr w:type="spellStart"/>
            <w:r w:rsidRPr="00E81955">
              <w:rPr>
                <w:rFonts w:ascii="Times New Roman" w:hAnsi="Times New Roman" w:cs="Times New Roman"/>
                <w:sz w:val="24"/>
                <w:szCs w:val="24"/>
                <w:lang w:val="en-US"/>
              </w:rPr>
              <w:t>harapan</w:t>
            </w:r>
            <w:proofErr w:type="spellEnd"/>
          </w:p>
        </w:tc>
        <w:tc>
          <w:tcPr>
            <w:tcW w:w="894" w:type="dxa"/>
          </w:tcPr>
          <w:p w14:paraId="3EDC601C" w14:textId="77777777" w:rsidR="004F7ADD" w:rsidRPr="00E81955" w:rsidRDefault="004F7ADD" w:rsidP="003E147D">
            <w:pPr>
              <w:pStyle w:val="ListParagraph"/>
              <w:ind w:left="0"/>
              <w:jc w:val="center"/>
              <w:rPr>
                <w:rFonts w:ascii="Times New Roman" w:hAnsi="Times New Roman" w:cs="Times New Roman"/>
                <w:sz w:val="24"/>
                <w:szCs w:val="24"/>
                <w:lang w:val="en-US"/>
              </w:rPr>
            </w:pPr>
            <w:r w:rsidRPr="00E81955">
              <w:rPr>
                <w:rFonts w:ascii="Times New Roman" w:hAnsi="Times New Roman" w:cs="Times New Roman"/>
                <w:sz w:val="24"/>
                <w:szCs w:val="24"/>
                <w:lang w:val="en-US"/>
              </w:rPr>
              <w:t>Valid</w:t>
            </w:r>
          </w:p>
        </w:tc>
      </w:tr>
      <w:tr w:rsidR="00FA46EA" w:rsidRPr="00E81955" w14:paraId="7467C6B1" w14:textId="77777777" w:rsidTr="00E81955">
        <w:trPr>
          <w:jc w:val="center"/>
        </w:trPr>
        <w:tc>
          <w:tcPr>
            <w:tcW w:w="576" w:type="dxa"/>
          </w:tcPr>
          <w:p w14:paraId="25F6A060" w14:textId="77777777" w:rsidR="00FA46EA" w:rsidRPr="00E81955" w:rsidRDefault="00FA46EA" w:rsidP="00FA46EA">
            <w:pPr>
              <w:pStyle w:val="ListParagraph"/>
              <w:spacing w:line="480" w:lineRule="auto"/>
              <w:ind w:left="0"/>
              <w:jc w:val="center"/>
              <w:rPr>
                <w:rFonts w:ascii="Times New Roman" w:hAnsi="Times New Roman" w:cs="Times New Roman"/>
                <w:sz w:val="24"/>
                <w:szCs w:val="24"/>
                <w:lang w:val="en-US"/>
              </w:rPr>
            </w:pPr>
            <w:r w:rsidRPr="00E81955">
              <w:rPr>
                <w:rFonts w:ascii="Times New Roman" w:hAnsi="Times New Roman" w:cs="Times New Roman"/>
                <w:sz w:val="24"/>
                <w:szCs w:val="24"/>
                <w:lang w:val="en-US"/>
              </w:rPr>
              <w:t>2</w:t>
            </w:r>
          </w:p>
        </w:tc>
        <w:tc>
          <w:tcPr>
            <w:tcW w:w="1546" w:type="dxa"/>
          </w:tcPr>
          <w:p w14:paraId="01734FE8" w14:textId="74FD0FA7" w:rsidR="00FA46EA" w:rsidRPr="00E81955" w:rsidRDefault="00FA46EA" w:rsidP="003E147D">
            <w:pPr>
              <w:pStyle w:val="ListParagraph"/>
              <w:ind w:left="0"/>
              <w:jc w:val="center"/>
              <w:rPr>
                <w:rFonts w:ascii="Times New Roman" w:hAnsi="Times New Roman" w:cs="Times New Roman"/>
                <w:sz w:val="24"/>
                <w:szCs w:val="24"/>
                <w:lang w:val="en-US"/>
              </w:rPr>
            </w:pPr>
            <w:r w:rsidRPr="00E81955">
              <w:rPr>
                <w:rFonts w:ascii="Times New Roman" w:hAnsi="Times New Roman" w:cs="Times New Roman"/>
                <w:sz w:val="24"/>
                <w:szCs w:val="24"/>
              </w:rPr>
              <w:t>Mengosongkan username, email dan memasukkan password</w:t>
            </w:r>
          </w:p>
        </w:tc>
        <w:tc>
          <w:tcPr>
            <w:tcW w:w="1134" w:type="dxa"/>
          </w:tcPr>
          <w:p w14:paraId="3FCD2044" w14:textId="1CDE22EB" w:rsidR="00FA46EA" w:rsidRPr="00E81955" w:rsidRDefault="00FA46EA" w:rsidP="003E147D">
            <w:pPr>
              <w:pStyle w:val="ListParagraph"/>
              <w:ind w:left="0"/>
              <w:jc w:val="center"/>
              <w:rPr>
                <w:rFonts w:ascii="Times New Roman" w:hAnsi="Times New Roman" w:cs="Times New Roman"/>
                <w:sz w:val="24"/>
                <w:szCs w:val="24"/>
                <w:lang w:val="en-US"/>
              </w:rPr>
            </w:pPr>
            <w:r w:rsidRPr="00E81955">
              <w:rPr>
                <w:rFonts w:ascii="Times New Roman" w:hAnsi="Times New Roman" w:cs="Times New Roman"/>
                <w:sz w:val="24"/>
                <w:szCs w:val="24"/>
                <w:lang w:val="en-US"/>
              </w:rPr>
              <w:t xml:space="preserve">Tekan </w:t>
            </w:r>
            <w:proofErr w:type="spellStart"/>
            <w:r w:rsidRPr="00E81955">
              <w:rPr>
                <w:rFonts w:ascii="Times New Roman" w:hAnsi="Times New Roman" w:cs="Times New Roman"/>
                <w:sz w:val="24"/>
                <w:szCs w:val="24"/>
                <w:lang w:val="en-US"/>
              </w:rPr>
              <w:t>tombol</w:t>
            </w:r>
            <w:proofErr w:type="spellEnd"/>
            <w:r w:rsidRPr="00E81955">
              <w:rPr>
                <w:rFonts w:ascii="Times New Roman" w:hAnsi="Times New Roman" w:cs="Times New Roman"/>
                <w:sz w:val="24"/>
                <w:szCs w:val="24"/>
                <w:lang w:val="en-US"/>
              </w:rPr>
              <w:t xml:space="preserve"> </w:t>
            </w:r>
            <w:r w:rsidRPr="00E81955">
              <w:rPr>
                <w:rFonts w:ascii="Times New Roman" w:hAnsi="Times New Roman" w:cs="Times New Roman"/>
                <w:i/>
                <w:sz w:val="24"/>
                <w:szCs w:val="24"/>
                <w:lang w:val="en-US"/>
              </w:rPr>
              <w:t>Register</w:t>
            </w:r>
          </w:p>
        </w:tc>
        <w:tc>
          <w:tcPr>
            <w:tcW w:w="1417" w:type="dxa"/>
          </w:tcPr>
          <w:p w14:paraId="3B5BB841" w14:textId="2066A3E9" w:rsidR="00FA46EA" w:rsidRPr="00E81955" w:rsidRDefault="00FA46EA" w:rsidP="003E147D">
            <w:pPr>
              <w:pStyle w:val="ListParagraph"/>
              <w:ind w:left="0"/>
              <w:jc w:val="center"/>
              <w:rPr>
                <w:rFonts w:ascii="Times New Roman" w:hAnsi="Times New Roman" w:cs="Times New Roman"/>
                <w:sz w:val="24"/>
                <w:szCs w:val="24"/>
                <w:lang w:val="en-US"/>
              </w:rPr>
            </w:pPr>
            <w:r w:rsidRPr="00E81955">
              <w:rPr>
                <w:rFonts w:ascii="Times New Roman" w:hAnsi="Times New Roman" w:cs="Times New Roman"/>
                <w:i/>
                <w:sz w:val="24"/>
                <w:szCs w:val="24"/>
                <w:lang w:val="en-US"/>
              </w:rPr>
              <w:t>Register</w:t>
            </w:r>
            <w:r w:rsidRPr="00E81955">
              <w:rPr>
                <w:rFonts w:ascii="Times New Roman" w:hAnsi="Times New Roman" w:cs="Times New Roman"/>
                <w:sz w:val="24"/>
                <w:szCs w:val="24"/>
                <w:lang w:val="en-US"/>
              </w:rPr>
              <w:t xml:space="preserve"> </w:t>
            </w:r>
            <w:proofErr w:type="spellStart"/>
            <w:r w:rsidRPr="00E81955">
              <w:rPr>
                <w:rFonts w:ascii="Times New Roman" w:hAnsi="Times New Roman" w:cs="Times New Roman"/>
                <w:sz w:val="24"/>
                <w:szCs w:val="24"/>
                <w:lang w:val="en-US"/>
              </w:rPr>
              <w:t>gagal</w:t>
            </w:r>
            <w:proofErr w:type="spellEnd"/>
          </w:p>
        </w:tc>
        <w:tc>
          <w:tcPr>
            <w:tcW w:w="1227" w:type="dxa"/>
          </w:tcPr>
          <w:p w14:paraId="48B87BF7" w14:textId="63AD162D" w:rsidR="00FA46EA" w:rsidRPr="00E81955" w:rsidRDefault="00FA46EA" w:rsidP="003E147D">
            <w:pPr>
              <w:pStyle w:val="ListParagraph"/>
              <w:ind w:left="0"/>
              <w:jc w:val="center"/>
              <w:rPr>
                <w:rFonts w:ascii="Times New Roman" w:hAnsi="Times New Roman" w:cs="Times New Roman"/>
                <w:sz w:val="24"/>
                <w:szCs w:val="24"/>
                <w:lang w:val="en-US"/>
              </w:rPr>
            </w:pPr>
            <w:proofErr w:type="spellStart"/>
            <w:r w:rsidRPr="00E81955">
              <w:rPr>
                <w:rFonts w:ascii="Times New Roman" w:hAnsi="Times New Roman" w:cs="Times New Roman"/>
                <w:sz w:val="24"/>
                <w:szCs w:val="24"/>
                <w:lang w:val="en-US"/>
              </w:rPr>
              <w:t>Sesuai</w:t>
            </w:r>
            <w:proofErr w:type="spellEnd"/>
            <w:r w:rsidRPr="00E81955">
              <w:rPr>
                <w:rFonts w:ascii="Times New Roman" w:hAnsi="Times New Roman" w:cs="Times New Roman"/>
                <w:sz w:val="24"/>
                <w:szCs w:val="24"/>
                <w:lang w:val="en-US"/>
              </w:rPr>
              <w:t xml:space="preserve"> </w:t>
            </w:r>
            <w:proofErr w:type="spellStart"/>
            <w:r w:rsidRPr="00E81955">
              <w:rPr>
                <w:rFonts w:ascii="Times New Roman" w:hAnsi="Times New Roman" w:cs="Times New Roman"/>
                <w:sz w:val="24"/>
                <w:szCs w:val="24"/>
                <w:lang w:val="en-US"/>
              </w:rPr>
              <w:t>harapan</w:t>
            </w:r>
            <w:proofErr w:type="spellEnd"/>
          </w:p>
        </w:tc>
        <w:tc>
          <w:tcPr>
            <w:tcW w:w="894" w:type="dxa"/>
          </w:tcPr>
          <w:p w14:paraId="68789137" w14:textId="555E6220" w:rsidR="00FA46EA" w:rsidRPr="00E81955" w:rsidRDefault="00FA46EA" w:rsidP="003E147D">
            <w:pPr>
              <w:pStyle w:val="ListParagraph"/>
              <w:ind w:left="0"/>
              <w:jc w:val="center"/>
              <w:rPr>
                <w:rFonts w:ascii="Times New Roman" w:hAnsi="Times New Roman" w:cs="Times New Roman"/>
                <w:sz w:val="24"/>
                <w:szCs w:val="24"/>
                <w:lang w:val="en-US"/>
              </w:rPr>
            </w:pPr>
            <w:r w:rsidRPr="00E81955">
              <w:rPr>
                <w:rFonts w:ascii="Times New Roman" w:hAnsi="Times New Roman" w:cs="Times New Roman"/>
                <w:sz w:val="24"/>
                <w:szCs w:val="24"/>
                <w:lang w:val="en-US"/>
              </w:rPr>
              <w:t>Valid</w:t>
            </w:r>
          </w:p>
        </w:tc>
      </w:tr>
      <w:tr w:rsidR="00FA46EA" w:rsidRPr="00E81955" w14:paraId="141E469F" w14:textId="77777777" w:rsidTr="00E81955">
        <w:trPr>
          <w:trHeight w:val="858"/>
          <w:jc w:val="center"/>
        </w:trPr>
        <w:tc>
          <w:tcPr>
            <w:tcW w:w="576" w:type="dxa"/>
          </w:tcPr>
          <w:p w14:paraId="4C3E5ABA" w14:textId="77777777" w:rsidR="00FA46EA" w:rsidRPr="00E81955" w:rsidRDefault="00FA46EA" w:rsidP="00FA46EA">
            <w:pPr>
              <w:pStyle w:val="ListParagraph"/>
              <w:ind w:left="0"/>
              <w:jc w:val="center"/>
              <w:rPr>
                <w:rFonts w:ascii="Times New Roman" w:hAnsi="Times New Roman" w:cs="Times New Roman"/>
                <w:sz w:val="24"/>
                <w:szCs w:val="24"/>
                <w:lang w:val="en-US"/>
              </w:rPr>
            </w:pPr>
            <w:r w:rsidRPr="00E81955">
              <w:rPr>
                <w:rFonts w:ascii="Times New Roman" w:hAnsi="Times New Roman" w:cs="Times New Roman"/>
                <w:sz w:val="24"/>
                <w:szCs w:val="24"/>
                <w:lang w:val="en-US"/>
              </w:rPr>
              <w:t>3</w:t>
            </w:r>
          </w:p>
        </w:tc>
        <w:tc>
          <w:tcPr>
            <w:tcW w:w="1546" w:type="dxa"/>
          </w:tcPr>
          <w:p w14:paraId="0F2B771A" w14:textId="21AFE636" w:rsidR="00FA46EA" w:rsidRPr="00E81955" w:rsidRDefault="00FA46EA" w:rsidP="003E147D">
            <w:pPr>
              <w:pStyle w:val="ListParagraph"/>
              <w:ind w:left="0"/>
              <w:jc w:val="center"/>
              <w:rPr>
                <w:rFonts w:ascii="Times New Roman" w:hAnsi="Times New Roman" w:cs="Times New Roman"/>
                <w:sz w:val="24"/>
                <w:szCs w:val="24"/>
                <w:lang w:val="en-US"/>
              </w:rPr>
            </w:pPr>
            <w:r w:rsidRPr="00E81955">
              <w:rPr>
                <w:rFonts w:ascii="Times New Roman" w:hAnsi="Times New Roman" w:cs="Times New Roman"/>
                <w:sz w:val="24"/>
                <w:szCs w:val="24"/>
              </w:rPr>
              <w:t xml:space="preserve">Memasukkan username, email dan </w:t>
            </w:r>
            <w:r w:rsidRPr="00E81955">
              <w:rPr>
                <w:rFonts w:ascii="Times New Roman" w:hAnsi="Times New Roman" w:cs="Times New Roman"/>
                <w:i/>
                <w:sz w:val="24"/>
                <w:szCs w:val="24"/>
              </w:rPr>
              <w:t>password</w:t>
            </w:r>
            <w:r w:rsidRPr="00E81955">
              <w:rPr>
                <w:rFonts w:ascii="Times New Roman" w:hAnsi="Times New Roman" w:cs="Times New Roman"/>
                <w:sz w:val="24"/>
                <w:szCs w:val="24"/>
              </w:rPr>
              <w:t xml:space="preserve"> dengan acak</w:t>
            </w:r>
          </w:p>
        </w:tc>
        <w:tc>
          <w:tcPr>
            <w:tcW w:w="1134" w:type="dxa"/>
          </w:tcPr>
          <w:p w14:paraId="1184D8A5" w14:textId="44651C6F" w:rsidR="00FA46EA" w:rsidRPr="00E81955" w:rsidRDefault="00FA46EA" w:rsidP="003E147D">
            <w:pPr>
              <w:pStyle w:val="ListParagraph"/>
              <w:ind w:left="0"/>
              <w:jc w:val="center"/>
              <w:rPr>
                <w:rFonts w:ascii="Times New Roman" w:hAnsi="Times New Roman" w:cs="Times New Roman"/>
                <w:sz w:val="24"/>
                <w:szCs w:val="24"/>
                <w:lang w:val="en-US"/>
              </w:rPr>
            </w:pPr>
            <w:r w:rsidRPr="00E81955">
              <w:rPr>
                <w:rFonts w:ascii="Times New Roman" w:hAnsi="Times New Roman" w:cs="Times New Roman"/>
                <w:sz w:val="24"/>
                <w:szCs w:val="24"/>
                <w:lang w:val="en-US"/>
              </w:rPr>
              <w:t xml:space="preserve">Tekan </w:t>
            </w:r>
            <w:proofErr w:type="spellStart"/>
            <w:r w:rsidRPr="00E81955">
              <w:rPr>
                <w:rFonts w:ascii="Times New Roman" w:hAnsi="Times New Roman" w:cs="Times New Roman"/>
                <w:sz w:val="24"/>
                <w:szCs w:val="24"/>
                <w:lang w:val="en-US"/>
              </w:rPr>
              <w:t>tombol</w:t>
            </w:r>
            <w:proofErr w:type="spellEnd"/>
            <w:r w:rsidRPr="00E81955">
              <w:rPr>
                <w:rFonts w:ascii="Times New Roman" w:hAnsi="Times New Roman" w:cs="Times New Roman"/>
                <w:sz w:val="24"/>
                <w:szCs w:val="24"/>
                <w:lang w:val="en-US"/>
              </w:rPr>
              <w:t xml:space="preserve"> </w:t>
            </w:r>
            <w:r w:rsidRPr="00E81955">
              <w:rPr>
                <w:rFonts w:ascii="Times New Roman" w:hAnsi="Times New Roman" w:cs="Times New Roman"/>
                <w:i/>
                <w:sz w:val="24"/>
                <w:szCs w:val="24"/>
                <w:lang w:val="en-US"/>
              </w:rPr>
              <w:t>Register</w:t>
            </w:r>
          </w:p>
        </w:tc>
        <w:tc>
          <w:tcPr>
            <w:tcW w:w="1417" w:type="dxa"/>
          </w:tcPr>
          <w:p w14:paraId="3077EE43" w14:textId="0F6325E9" w:rsidR="00FA46EA" w:rsidRPr="00E81955" w:rsidRDefault="00FA46EA" w:rsidP="003E147D">
            <w:pPr>
              <w:pStyle w:val="ListParagraph"/>
              <w:ind w:left="0"/>
              <w:jc w:val="center"/>
              <w:rPr>
                <w:rFonts w:ascii="Times New Roman" w:hAnsi="Times New Roman" w:cs="Times New Roman"/>
                <w:sz w:val="24"/>
                <w:szCs w:val="24"/>
                <w:lang w:val="en-US"/>
              </w:rPr>
            </w:pPr>
            <w:r w:rsidRPr="00E81955">
              <w:rPr>
                <w:rFonts w:ascii="Times New Roman" w:hAnsi="Times New Roman" w:cs="Times New Roman"/>
                <w:i/>
                <w:sz w:val="24"/>
                <w:szCs w:val="24"/>
                <w:lang w:val="en-US"/>
              </w:rPr>
              <w:t>Register</w:t>
            </w:r>
            <w:r w:rsidRPr="00E81955">
              <w:rPr>
                <w:rFonts w:ascii="Times New Roman" w:hAnsi="Times New Roman" w:cs="Times New Roman"/>
                <w:sz w:val="24"/>
                <w:szCs w:val="24"/>
                <w:lang w:val="en-US"/>
              </w:rPr>
              <w:t xml:space="preserve"> </w:t>
            </w:r>
            <w:proofErr w:type="spellStart"/>
            <w:r w:rsidRPr="00E81955">
              <w:rPr>
                <w:rFonts w:ascii="Times New Roman" w:hAnsi="Times New Roman" w:cs="Times New Roman"/>
                <w:sz w:val="24"/>
                <w:szCs w:val="24"/>
                <w:lang w:val="en-US"/>
              </w:rPr>
              <w:t>gagal</w:t>
            </w:r>
            <w:proofErr w:type="spellEnd"/>
          </w:p>
        </w:tc>
        <w:tc>
          <w:tcPr>
            <w:tcW w:w="1227" w:type="dxa"/>
          </w:tcPr>
          <w:p w14:paraId="03FC3C49" w14:textId="712E5095" w:rsidR="00FA46EA" w:rsidRPr="00E81955" w:rsidRDefault="00FA46EA" w:rsidP="003E147D">
            <w:pPr>
              <w:pStyle w:val="ListParagraph"/>
              <w:ind w:left="0"/>
              <w:jc w:val="center"/>
              <w:rPr>
                <w:rFonts w:ascii="Times New Roman" w:hAnsi="Times New Roman" w:cs="Times New Roman"/>
                <w:sz w:val="24"/>
                <w:szCs w:val="24"/>
                <w:lang w:val="en-US"/>
              </w:rPr>
            </w:pPr>
            <w:proofErr w:type="spellStart"/>
            <w:r w:rsidRPr="00E81955">
              <w:rPr>
                <w:rFonts w:ascii="Times New Roman" w:hAnsi="Times New Roman" w:cs="Times New Roman"/>
                <w:sz w:val="24"/>
                <w:szCs w:val="24"/>
                <w:lang w:val="en-US"/>
              </w:rPr>
              <w:t>Sesuai</w:t>
            </w:r>
            <w:proofErr w:type="spellEnd"/>
            <w:r w:rsidRPr="00E81955">
              <w:rPr>
                <w:rFonts w:ascii="Times New Roman" w:hAnsi="Times New Roman" w:cs="Times New Roman"/>
                <w:sz w:val="24"/>
                <w:szCs w:val="24"/>
                <w:lang w:val="en-US"/>
              </w:rPr>
              <w:t xml:space="preserve"> </w:t>
            </w:r>
            <w:proofErr w:type="spellStart"/>
            <w:r w:rsidRPr="00E81955">
              <w:rPr>
                <w:rFonts w:ascii="Times New Roman" w:hAnsi="Times New Roman" w:cs="Times New Roman"/>
                <w:sz w:val="24"/>
                <w:szCs w:val="24"/>
                <w:lang w:val="en-US"/>
              </w:rPr>
              <w:t>harapan</w:t>
            </w:r>
            <w:proofErr w:type="spellEnd"/>
          </w:p>
        </w:tc>
        <w:tc>
          <w:tcPr>
            <w:tcW w:w="894" w:type="dxa"/>
          </w:tcPr>
          <w:p w14:paraId="7EA17BFB" w14:textId="73722705" w:rsidR="00FA46EA" w:rsidRPr="00E81955" w:rsidRDefault="00FA46EA" w:rsidP="003E147D">
            <w:pPr>
              <w:pStyle w:val="ListParagraph"/>
              <w:ind w:left="0"/>
              <w:jc w:val="center"/>
              <w:rPr>
                <w:rFonts w:ascii="Times New Roman" w:hAnsi="Times New Roman" w:cs="Times New Roman"/>
                <w:sz w:val="24"/>
                <w:szCs w:val="24"/>
                <w:lang w:val="en-US"/>
              </w:rPr>
            </w:pPr>
            <w:r w:rsidRPr="00E81955">
              <w:rPr>
                <w:rFonts w:ascii="Times New Roman" w:hAnsi="Times New Roman" w:cs="Times New Roman"/>
                <w:sz w:val="24"/>
                <w:szCs w:val="24"/>
                <w:lang w:val="en-US"/>
              </w:rPr>
              <w:t>Valid</w:t>
            </w:r>
          </w:p>
        </w:tc>
      </w:tr>
      <w:tr w:rsidR="003E147D" w:rsidRPr="00E81955" w14:paraId="73259219" w14:textId="77777777" w:rsidTr="00E81955">
        <w:trPr>
          <w:trHeight w:val="1877"/>
          <w:jc w:val="center"/>
        </w:trPr>
        <w:tc>
          <w:tcPr>
            <w:tcW w:w="576" w:type="dxa"/>
          </w:tcPr>
          <w:p w14:paraId="6887EDBE" w14:textId="77777777" w:rsidR="003E147D" w:rsidRPr="00E81955" w:rsidRDefault="003E147D" w:rsidP="003E147D">
            <w:pPr>
              <w:pStyle w:val="ListParagraph"/>
              <w:ind w:left="0"/>
              <w:jc w:val="center"/>
              <w:rPr>
                <w:rFonts w:ascii="Times New Roman" w:hAnsi="Times New Roman" w:cs="Times New Roman"/>
                <w:sz w:val="24"/>
                <w:szCs w:val="24"/>
                <w:lang w:val="en-US"/>
              </w:rPr>
            </w:pPr>
            <w:r w:rsidRPr="00E81955">
              <w:rPr>
                <w:rFonts w:ascii="Times New Roman" w:hAnsi="Times New Roman" w:cs="Times New Roman"/>
                <w:sz w:val="24"/>
                <w:szCs w:val="24"/>
                <w:lang w:val="en-US"/>
              </w:rPr>
              <w:t>4</w:t>
            </w:r>
          </w:p>
        </w:tc>
        <w:tc>
          <w:tcPr>
            <w:tcW w:w="1546" w:type="dxa"/>
          </w:tcPr>
          <w:p w14:paraId="41B883C4" w14:textId="3F5DF957" w:rsidR="003E147D" w:rsidRPr="00E81955" w:rsidRDefault="003E147D" w:rsidP="003E147D">
            <w:pPr>
              <w:pStyle w:val="ListParagraph"/>
              <w:ind w:left="0"/>
              <w:jc w:val="center"/>
              <w:rPr>
                <w:rFonts w:ascii="Times New Roman" w:hAnsi="Times New Roman" w:cs="Times New Roman"/>
                <w:sz w:val="24"/>
                <w:szCs w:val="24"/>
              </w:rPr>
            </w:pPr>
            <w:r w:rsidRPr="00E81955">
              <w:rPr>
                <w:rFonts w:ascii="Times New Roman" w:hAnsi="Times New Roman" w:cs="Times New Roman"/>
                <w:sz w:val="24"/>
                <w:szCs w:val="24"/>
              </w:rPr>
              <w:t xml:space="preserve">Memasukkan username, email dan </w:t>
            </w:r>
            <w:r w:rsidRPr="00E81955">
              <w:rPr>
                <w:rFonts w:ascii="Times New Roman" w:hAnsi="Times New Roman" w:cs="Times New Roman"/>
                <w:i/>
                <w:sz w:val="24"/>
                <w:szCs w:val="24"/>
              </w:rPr>
              <w:t>password</w:t>
            </w:r>
            <w:r w:rsidRPr="00E81955">
              <w:rPr>
                <w:rFonts w:ascii="Times New Roman" w:hAnsi="Times New Roman" w:cs="Times New Roman"/>
                <w:sz w:val="24"/>
                <w:szCs w:val="24"/>
              </w:rPr>
              <w:t xml:space="preserve"> dengan benar</w:t>
            </w:r>
          </w:p>
        </w:tc>
        <w:tc>
          <w:tcPr>
            <w:tcW w:w="1134" w:type="dxa"/>
          </w:tcPr>
          <w:p w14:paraId="5EA3C5B3" w14:textId="2A69CA4E" w:rsidR="003E147D" w:rsidRPr="00E81955" w:rsidRDefault="003E147D" w:rsidP="003E147D">
            <w:pPr>
              <w:pStyle w:val="ListParagraph"/>
              <w:ind w:left="0"/>
              <w:jc w:val="center"/>
              <w:rPr>
                <w:rFonts w:ascii="Times New Roman" w:hAnsi="Times New Roman" w:cs="Times New Roman"/>
                <w:sz w:val="24"/>
                <w:szCs w:val="24"/>
                <w:lang w:val="en-US"/>
              </w:rPr>
            </w:pPr>
            <w:r w:rsidRPr="00E81955">
              <w:rPr>
                <w:rFonts w:ascii="Times New Roman" w:hAnsi="Times New Roman" w:cs="Times New Roman"/>
                <w:sz w:val="24"/>
                <w:szCs w:val="24"/>
                <w:lang w:val="en-US"/>
              </w:rPr>
              <w:t xml:space="preserve">Tekan </w:t>
            </w:r>
            <w:proofErr w:type="spellStart"/>
            <w:r w:rsidRPr="00E81955">
              <w:rPr>
                <w:rFonts w:ascii="Times New Roman" w:hAnsi="Times New Roman" w:cs="Times New Roman"/>
                <w:sz w:val="24"/>
                <w:szCs w:val="24"/>
                <w:lang w:val="en-US"/>
              </w:rPr>
              <w:t>tombol</w:t>
            </w:r>
            <w:proofErr w:type="spellEnd"/>
            <w:r w:rsidRPr="00E81955">
              <w:rPr>
                <w:rFonts w:ascii="Times New Roman" w:hAnsi="Times New Roman" w:cs="Times New Roman"/>
                <w:sz w:val="24"/>
                <w:szCs w:val="24"/>
                <w:lang w:val="en-US"/>
              </w:rPr>
              <w:t xml:space="preserve"> </w:t>
            </w:r>
            <w:r w:rsidRPr="00E81955">
              <w:rPr>
                <w:rFonts w:ascii="Times New Roman" w:hAnsi="Times New Roman" w:cs="Times New Roman"/>
                <w:i/>
                <w:sz w:val="24"/>
                <w:szCs w:val="24"/>
                <w:lang w:val="en-US"/>
              </w:rPr>
              <w:t>Register</w:t>
            </w:r>
          </w:p>
        </w:tc>
        <w:tc>
          <w:tcPr>
            <w:tcW w:w="1417" w:type="dxa"/>
          </w:tcPr>
          <w:p w14:paraId="4BE45984" w14:textId="7920D40E" w:rsidR="003E147D" w:rsidRPr="00E81955" w:rsidRDefault="003E147D" w:rsidP="003E147D">
            <w:pPr>
              <w:pStyle w:val="ListParagraph"/>
              <w:ind w:left="0"/>
              <w:jc w:val="center"/>
              <w:rPr>
                <w:rFonts w:ascii="Times New Roman" w:hAnsi="Times New Roman" w:cs="Times New Roman"/>
                <w:sz w:val="24"/>
                <w:szCs w:val="24"/>
                <w:lang w:val="en-US"/>
              </w:rPr>
            </w:pPr>
            <w:r w:rsidRPr="00E81955">
              <w:rPr>
                <w:rFonts w:ascii="Times New Roman" w:hAnsi="Times New Roman" w:cs="Times New Roman"/>
                <w:i/>
                <w:sz w:val="24"/>
                <w:szCs w:val="24"/>
                <w:lang w:val="en-US"/>
              </w:rPr>
              <w:t>Register</w:t>
            </w:r>
            <w:r w:rsidRPr="00E81955">
              <w:rPr>
                <w:rFonts w:ascii="Times New Roman" w:hAnsi="Times New Roman" w:cs="Times New Roman"/>
                <w:sz w:val="24"/>
                <w:szCs w:val="24"/>
                <w:lang w:val="en-US"/>
              </w:rPr>
              <w:t xml:space="preserve"> </w:t>
            </w:r>
            <w:proofErr w:type="spellStart"/>
            <w:r w:rsidRPr="00E81955">
              <w:rPr>
                <w:rFonts w:ascii="Times New Roman" w:hAnsi="Times New Roman" w:cs="Times New Roman"/>
                <w:sz w:val="24"/>
                <w:szCs w:val="24"/>
                <w:lang w:val="en-US"/>
              </w:rPr>
              <w:t>berhasil</w:t>
            </w:r>
            <w:proofErr w:type="spellEnd"/>
          </w:p>
        </w:tc>
        <w:tc>
          <w:tcPr>
            <w:tcW w:w="1227" w:type="dxa"/>
          </w:tcPr>
          <w:p w14:paraId="124AEF9A" w14:textId="5DCE5276" w:rsidR="003E147D" w:rsidRPr="00E81955" w:rsidRDefault="003E147D" w:rsidP="003E147D">
            <w:pPr>
              <w:jc w:val="center"/>
              <w:rPr>
                <w:rFonts w:eastAsia="SimSun"/>
                <w:sz w:val="24"/>
                <w:szCs w:val="24"/>
                <w:lang w:val="en-ID"/>
              </w:rPr>
            </w:pPr>
            <w:r w:rsidRPr="00E81955">
              <w:rPr>
                <w:rFonts w:ascii="Times New Roman" w:hAnsi="Times New Roman" w:cs="Times New Roman"/>
                <w:i/>
                <w:sz w:val="24"/>
                <w:szCs w:val="24"/>
              </w:rPr>
              <w:t>User</w:t>
            </w:r>
            <w:r w:rsidRPr="00E81955">
              <w:rPr>
                <w:rFonts w:ascii="Times New Roman" w:hAnsi="Times New Roman" w:cs="Times New Roman"/>
                <w:sz w:val="24"/>
                <w:szCs w:val="24"/>
              </w:rPr>
              <w:t xml:space="preserve"> berhasil registrasi dan masuk kehalaman login</w:t>
            </w:r>
          </w:p>
          <w:p w14:paraId="5FD6A7D5" w14:textId="77777777" w:rsidR="003E147D" w:rsidRPr="00E81955" w:rsidRDefault="003E147D" w:rsidP="003E147D">
            <w:pPr>
              <w:pStyle w:val="ListParagraph"/>
              <w:ind w:left="0"/>
              <w:jc w:val="center"/>
              <w:rPr>
                <w:rFonts w:ascii="Times New Roman" w:hAnsi="Times New Roman" w:cs="Times New Roman"/>
                <w:sz w:val="24"/>
                <w:szCs w:val="24"/>
                <w:lang w:val="en-US"/>
              </w:rPr>
            </w:pPr>
          </w:p>
        </w:tc>
        <w:tc>
          <w:tcPr>
            <w:tcW w:w="894" w:type="dxa"/>
          </w:tcPr>
          <w:p w14:paraId="48F17BC2" w14:textId="77777777" w:rsidR="003E147D" w:rsidRPr="00E81955" w:rsidRDefault="003E147D" w:rsidP="003E147D">
            <w:pPr>
              <w:pStyle w:val="ListParagraph"/>
              <w:ind w:left="0"/>
              <w:jc w:val="center"/>
              <w:rPr>
                <w:rFonts w:ascii="Times New Roman" w:hAnsi="Times New Roman" w:cs="Times New Roman"/>
                <w:sz w:val="24"/>
                <w:szCs w:val="24"/>
                <w:lang w:val="en-US"/>
              </w:rPr>
            </w:pPr>
            <w:r w:rsidRPr="00E81955">
              <w:rPr>
                <w:rFonts w:ascii="Times New Roman" w:hAnsi="Times New Roman" w:cs="Times New Roman"/>
                <w:sz w:val="24"/>
                <w:szCs w:val="24"/>
                <w:lang w:val="en-US"/>
              </w:rPr>
              <w:t>Valid</w:t>
            </w:r>
          </w:p>
        </w:tc>
      </w:tr>
    </w:tbl>
    <w:p w14:paraId="5E70387B" w14:textId="77777777" w:rsidR="003E147D" w:rsidRPr="00E81955" w:rsidRDefault="003E147D" w:rsidP="00E81955">
      <w:pPr>
        <w:spacing w:line="480" w:lineRule="auto"/>
        <w:jc w:val="both"/>
        <w:rPr>
          <w:rFonts w:ascii="Times New Roman" w:hAnsi="Times New Roman"/>
          <w:sz w:val="24"/>
          <w:szCs w:val="24"/>
        </w:rPr>
      </w:pPr>
    </w:p>
    <w:p w14:paraId="6F0DC1BC" w14:textId="33990957" w:rsidR="004A5CFB" w:rsidRPr="00E81955" w:rsidRDefault="003E147D" w:rsidP="003E147D">
      <w:pPr>
        <w:spacing w:line="480" w:lineRule="auto"/>
        <w:ind w:firstLine="720"/>
        <w:jc w:val="both"/>
        <w:rPr>
          <w:rFonts w:eastAsia="SimSun"/>
          <w:sz w:val="24"/>
          <w:szCs w:val="24"/>
          <w:lang w:val="en-ID"/>
        </w:rPr>
      </w:pPr>
      <w:r w:rsidRPr="00E81955">
        <w:rPr>
          <w:rFonts w:ascii="Times New Roman" w:hAnsi="Times New Roman"/>
          <w:sz w:val="24"/>
          <w:szCs w:val="24"/>
        </w:rPr>
        <w:t xml:space="preserve">Langkah pertama yang harus dilakukan peminjam sarpras agar dapat menggunakan sistem ini adalah dengan melakukan </w:t>
      </w:r>
      <w:r w:rsidRPr="00E81955">
        <w:rPr>
          <w:rFonts w:ascii="Times New Roman" w:hAnsi="Times New Roman"/>
          <w:i/>
          <w:iCs/>
          <w:sz w:val="24"/>
          <w:szCs w:val="24"/>
        </w:rPr>
        <w:t xml:space="preserve">registrasi </w:t>
      </w:r>
      <w:r w:rsidRPr="00E81955">
        <w:rPr>
          <w:rFonts w:ascii="Times New Roman" w:hAnsi="Times New Roman"/>
          <w:sz w:val="24"/>
          <w:szCs w:val="24"/>
        </w:rPr>
        <w:t xml:space="preserve">terlebih dahulu. peminjam harus mengisikan username, email dan </w:t>
      </w:r>
      <w:r w:rsidRPr="00E81955">
        <w:rPr>
          <w:rFonts w:ascii="Times New Roman" w:hAnsi="Times New Roman"/>
          <w:i/>
          <w:sz w:val="24"/>
          <w:szCs w:val="24"/>
        </w:rPr>
        <w:t>password</w:t>
      </w:r>
      <w:r w:rsidRPr="00E81955">
        <w:rPr>
          <w:rFonts w:ascii="Times New Roman" w:hAnsi="Times New Roman"/>
          <w:sz w:val="24"/>
          <w:szCs w:val="24"/>
        </w:rPr>
        <w:t xml:space="preserve"> yang telah terdaftar </w:t>
      </w:r>
      <w:r w:rsidRPr="00E81955">
        <w:rPr>
          <w:rFonts w:ascii="Times New Roman" w:hAnsi="Times New Roman"/>
          <w:sz w:val="24"/>
          <w:szCs w:val="24"/>
        </w:rPr>
        <w:lastRenderedPageBreak/>
        <w:t xml:space="preserve">pada sistem. Jika pengguna mengosongkan username, email dan </w:t>
      </w:r>
      <w:r w:rsidRPr="00E81955">
        <w:rPr>
          <w:rFonts w:ascii="Times New Roman" w:hAnsi="Times New Roman"/>
          <w:i/>
          <w:sz w:val="24"/>
          <w:szCs w:val="24"/>
        </w:rPr>
        <w:t>password</w:t>
      </w:r>
      <w:r w:rsidRPr="00E81955">
        <w:rPr>
          <w:rFonts w:ascii="Times New Roman" w:hAnsi="Times New Roman"/>
          <w:sz w:val="24"/>
          <w:szCs w:val="24"/>
        </w:rPr>
        <w:t xml:space="preserve">, maka sistem akan menampilkan pesan peringatan dan harus mengisi email dan </w:t>
      </w:r>
      <w:r w:rsidRPr="00E81955">
        <w:rPr>
          <w:rFonts w:ascii="Times New Roman" w:hAnsi="Times New Roman"/>
          <w:i/>
          <w:sz w:val="24"/>
          <w:szCs w:val="24"/>
        </w:rPr>
        <w:t>password</w:t>
      </w:r>
      <w:r w:rsidRPr="00E81955">
        <w:rPr>
          <w:rFonts w:ascii="Times New Roman" w:hAnsi="Times New Roman"/>
          <w:sz w:val="24"/>
          <w:szCs w:val="24"/>
        </w:rPr>
        <w:t xml:space="preserve"> sesuai data yang terdaftar pada sistem. Jika pengguna mengosongkan username,  maka sistem akan menampilkan pesan peringatan dan harus mengisi username. Jika pengguna mengosongkan email,  maka sistem akan menampilkan pesan peringatan dan harus mengisi email. Jika pengguna mengosongkan </w:t>
      </w:r>
      <w:r w:rsidRPr="00E81955">
        <w:rPr>
          <w:rFonts w:ascii="Times New Roman" w:hAnsi="Times New Roman"/>
          <w:i/>
          <w:sz w:val="24"/>
          <w:szCs w:val="24"/>
        </w:rPr>
        <w:t>password</w:t>
      </w:r>
      <w:r w:rsidRPr="00E81955">
        <w:rPr>
          <w:rFonts w:ascii="Times New Roman" w:hAnsi="Times New Roman"/>
          <w:sz w:val="24"/>
          <w:szCs w:val="24"/>
        </w:rPr>
        <w:t xml:space="preserve">,  maka sistem akan menampilkan pesan peringatan dan harus mengisi </w:t>
      </w:r>
      <w:r w:rsidRPr="00E81955">
        <w:rPr>
          <w:rFonts w:ascii="Times New Roman" w:hAnsi="Times New Roman"/>
          <w:i/>
          <w:sz w:val="24"/>
          <w:szCs w:val="24"/>
        </w:rPr>
        <w:t>password</w:t>
      </w:r>
      <w:r w:rsidRPr="00E81955">
        <w:rPr>
          <w:rFonts w:ascii="Times New Roman" w:hAnsi="Times New Roman"/>
          <w:sz w:val="24"/>
          <w:szCs w:val="24"/>
        </w:rPr>
        <w:t xml:space="preserve">. Jika proses pengisian </w:t>
      </w:r>
      <w:r w:rsidR="0034410F" w:rsidRPr="00E81955">
        <w:rPr>
          <w:rFonts w:ascii="Times New Roman" w:hAnsi="Times New Roman"/>
          <w:sz w:val="24"/>
          <w:szCs w:val="24"/>
        </w:rPr>
        <w:t xml:space="preserve">username, </w:t>
      </w:r>
      <w:r w:rsidRPr="00E81955">
        <w:rPr>
          <w:rFonts w:ascii="Times New Roman" w:hAnsi="Times New Roman"/>
          <w:sz w:val="24"/>
          <w:szCs w:val="24"/>
        </w:rPr>
        <w:t xml:space="preserve">email dan </w:t>
      </w:r>
      <w:r w:rsidRPr="00E81955">
        <w:rPr>
          <w:rFonts w:ascii="Times New Roman" w:hAnsi="Times New Roman"/>
          <w:i/>
          <w:sz w:val="24"/>
          <w:szCs w:val="24"/>
        </w:rPr>
        <w:t>password</w:t>
      </w:r>
      <w:r w:rsidRPr="00E81955">
        <w:rPr>
          <w:rFonts w:ascii="Times New Roman" w:hAnsi="Times New Roman"/>
          <w:sz w:val="24"/>
          <w:szCs w:val="24"/>
        </w:rPr>
        <w:t xml:space="preserve"> benar maka proses </w:t>
      </w:r>
      <w:r w:rsidR="0034410F" w:rsidRPr="00E81955">
        <w:rPr>
          <w:rFonts w:ascii="Times New Roman" w:hAnsi="Times New Roman"/>
          <w:i/>
          <w:sz w:val="24"/>
          <w:szCs w:val="24"/>
        </w:rPr>
        <w:t xml:space="preserve">registrasi </w:t>
      </w:r>
      <w:r w:rsidRPr="00E81955">
        <w:rPr>
          <w:rFonts w:ascii="Times New Roman" w:hAnsi="Times New Roman"/>
          <w:sz w:val="24"/>
          <w:szCs w:val="24"/>
        </w:rPr>
        <w:t>berhasil kemudian pengguna akan masuk kedalam</w:t>
      </w:r>
      <w:r w:rsidR="0034410F" w:rsidRPr="00E81955">
        <w:rPr>
          <w:rFonts w:ascii="Times New Roman" w:hAnsi="Times New Roman"/>
          <w:sz w:val="24"/>
          <w:szCs w:val="24"/>
        </w:rPr>
        <w:t xml:space="preserve"> halaman login.</w:t>
      </w:r>
    </w:p>
    <w:p w14:paraId="4844F49A" w14:textId="3CEAEBFD" w:rsidR="00580695" w:rsidRPr="00E81955" w:rsidRDefault="00580695" w:rsidP="00580695">
      <w:pPr>
        <w:pStyle w:val="ListParagraph"/>
        <w:numPr>
          <w:ilvl w:val="0"/>
          <w:numId w:val="68"/>
        </w:numPr>
        <w:spacing w:before="100" w:beforeAutospacing="1" w:after="100" w:afterAutospacing="1" w:line="240" w:lineRule="auto"/>
        <w:ind w:left="142" w:hanging="284"/>
        <w:jc w:val="both"/>
        <w:rPr>
          <w:rFonts w:ascii="Times New Roman" w:hAnsi="Times New Roman" w:cs="Times New Roman"/>
          <w:sz w:val="24"/>
          <w:szCs w:val="24"/>
        </w:rPr>
      </w:pPr>
      <w:r w:rsidRPr="00E81955">
        <w:rPr>
          <w:rFonts w:ascii="Times New Roman" w:hAnsi="Times New Roman" w:cs="Times New Roman"/>
          <w:sz w:val="24"/>
          <w:szCs w:val="24"/>
        </w:rPr>
        <w:t xml:space="preserve">Pengujian Halaman </w:t>
      </w:r>
      <w:r w:rsidR="0034410F" w:rsidRPr="00E81955">
        <w:rPr>
          <w:rFonts w:ascii="Times New Roman" w:hAnsi="Times New Roman" w:cs="Times New Roman"/>
          <w:i/>
          <w:sz w:val="24"/>
          <w:szCs w:val="24"/>
        </w:rPr>
        <w:t xml:space="preserve">Login </w:t>
      </w:r>
      <w:proofErr w:type="spellStart"/>
      <w:r w:rsidRPr="00E81955">
        <w:rPr>
          <w:rFonts w:ascii="Times New Roman" w:hAnsi="Times New Roman" w:cs="Times New Roman"/>
          <w:iCs/>
          <w:sz w:val="24"/>
          <w:szCs w:val="24"/>
          <w:lang w:val="en-US"/>
        </w:rPr>
        <w:t>Peminjam</w:t>
      </w:r>
      <w:proofErr w:type="spellEnd"/>
      <w:r w:rsidRPr="00E81955">
        <w:rPr>
          <w:rFonts w:ascii="Times New Roman" w:hAnsi="Times New Roman" w:cs="Times New Roman"/>
          <w:iCs/>
          <w:sz w:val="24"/>
          <w:szCs w:val="24"/>
          <w:lang w:val="en-US"/>
        </w:rPr>
        <w:t xml:space="preserve"> </w:t>
      </w:r>
      <w:proofErr w:type="spellStart"/>
      <w:r w:rsidRPr="00E81955">
        <w:rPr>
          <w:rFonts w:ascii="Times New Roman" w:hAnsi="Times New Roman" w:cs="Times New Roman"/>
          <w:iCs/>
          <w:sz w:val="24"/>
          <w:szCs w:val="24"/>
          <w:lang w:val="en-US"/>
        </w:rPr>
        <w:t>Sarpras</w:t>
      </w:r>
      <w:proofErr w:type="spellEnd"/>
    </w:p>
    <w:p w14:paraId="13686E70" w14:textId="759B50EF" w:rsidR="00880809" w:rsidRPr="00E81955" w:rsidRDefault="00580695" w:rsidP="0034410F">
      <w:pPr>
        <w:spacing w:line="480" w:lineRule="auto"/>
        <w:ind w:firstLine="720"/>
        <w:jc w:val="both"/>
        <w:rPr>
          <w:rFonts w:ascii="Times New Roman" w:hAnsi="Times New Roman" w:cs="Times New Roman"/>
          <w:sz w:val="24"/>
          <w:szCs w:val="24"/>
        </w:rPr>
      </w:pPr>
      <w:r w:rsidRPr="00E81955">
        <w:rPr>
          <w:rFonts w:ascii="Times New Roman" w:hAnsi="Times New Roman" w:cs="Times New Roman"/>
          <w:sz w:val="24"/>
          <w:szCs w:val="24"/>
        </w:rPr>
        <w:t>Tabel 4.1</w:t>
      </w:r>
      <w:r w:rsidR="0034410F" w:rsidRPr="00E81955">
        <w:rPr>
          <w:rFonts w:ascii="Times New Roman" w:hAnsi="Times New Roman" w:cs="Times New Roman"/>
          <w:sz w:val="24"/>
          <w:szCs w:val="24"/>
        </w:rPr>
        <w:t>2</w:t>
      </w:r>
      <w:r w:rsidRPr="00E81955">
        <w:rPr>
          <w:rFonts w:ascii="Times New Roman" w:hAnsi="Times New Roman" w:cs="Times New Roman"/>
          <w:sz w:val="24"/>
          <w:szCs w:val="24"/>
        </w:rPr>
        <w:t xml:space="preserve"> merupakan tabel yang menampilkan pengujian </w:t>
      </w:r>
      <w:r w:rsidRPr="00E81955">
        <w:rPr>
          <w:rFonts w:ascii="Times New Roman" w:hAnsi="Times New Roman" w:cs="Times New Roman"/>
          <w:i/>
          <w:sz w:val="24"/>
          <w:szCs w:val="24"/>
        </w:rPr>
        <w:t xml:space="preserve">black box </w:t>
      </w:r>
      <w:r w:rsidR="0034410F" w:rsidRPr="00E81955">
        <w:rPr>
          <w:rFonts w:ascii="Times New Roman" w:hAnsi="Times New Roman" w:cs="Times New Roman"/>
          <w:i/>
          <w:sz w:val="24"/>
          <w:szCs w:val="24"/>
        </w:rPr>
        <w:t xml:space="preserve">Login </w:t>
      </w:r>
      <w:proofErr w:type="spellStart"/>
      <w:r w:rsidRPr="00E81955">
        <w:rPr>
          <w:rFonts w:ascii="Times New Roman" w:hAnsi="Times New Roman" w:cs="Times New Roman"/>
          <w:iCs/>
          <w:sz w:val="24"/>
          <w:szCs w:val="24"/>
          <w:lang w:val="en-US"/>
        </w:rPr>
        <w:t>Peminjam</w:t>
      </w:r>
      <w:proofErr w:type="spellEnd"/>
      <w:r w:rsidRPr="00E81955">
        <w:rPr>
          <w:rFonts w:ascii="Times New Roman" w:hAnsi="Times New Roman" w:cs="Times New Roman"/>
          <w:iCs/>
          <w:sz w:val="24"/>
          <w:szCs w:val="24"/>
          <w:lang w:val="en-US"/>
        </w:rPr>
        <w:t xml:space="preserve"> </w:t>
      </w:r>
      <w:proofErr w:type="spellStart"/>
      <w:r w:rsidRPr="00E81955">
        <w:rPr>
          <w:rFonts w:ascii="Times New Roman" w:hAnsi="Times New Roman" w:cs="Times New Roman"/>
          <w:iCs/>
          <w:sz w:val="24"/>
          <w:szCs w:val="24"/>
          <w:lang w:val="en-US"/>
        </w:rPr>
        <w:t>Sarpras</w:t>
      </w:r>
      <w:proofErr w:type="spellEnd"/>
      <w:r w:rsidRPr="00E81955">
        <w:rPr>
          <w:rFonts w:ascii="Times New Roman" w:hAnsi="Times New Roman" w:cs="Times New Roman"/>
          <w:iCs/>
          <w:sz w:val="24"/>
          <w:szCs w:val="24"/>
          <w:lang w:val="en-US"/>
        </w:rPr>
        <w:t>.</w:t>
      </w:r>
    </w:p>
    <w:p w14:paraId="444DB501" w14:textId="05440317" w:rsidR="0034410F" w:rsidRDefault="0034410F" w:rsidP="0034410F">
      <w:pPr>
        <w:pStyle w:val="Caption"/>
      </w:pPr>
      <w:bookmarkStart w:id="146" w:name="_Toc165525602"/>
      <w:bookmarkStart w:id="147" w:name="_Toc166480545"/>
      <w:r>
        <w:t xml:space="preserve">Tabel 4. </w:t>
      </w:r>
      <w:r>
        <w:fldChar w:fldCharType="begin"/>
      </w:r>
      <w:r>
        <w:instrText xml:space="preserve"> SEQ Tabel_4. \* ARABIC </w:instrText>
      </w:r>
      <w:r>
        <w:fldChar w:fldCharType="separate"/>
      </w:r>
      <w:r w:rsidR="00871F4B">
        <w:rPr>
          <w:noProof/>
        </w:rPr>
        <w:t>12</w:t>
      </w:r>
      <w:r>
        <w:fldChar w:fldCharType="end"/>
      </w:r>
      <w:r>
        <w:t xml:space="preserve"> </w:t>
      </w:r>
      <w:r w:rsidRPr="0034410F">
        <w:rPr>
          <w:i/>
          <w:iCs w:val="0"/>
          <w:szCs w:val="24"/>
        </w:rPr>
        <w:t>Black Box Login</w:t>
      </w:r>
      <w:r>
        <w:rPr>
          <w:i/>
          <w:szCs w:val="24"/>
        </w:rPr>
        <w:t xml:space="preserve"> </w:t>
      </w:r>
      <w:proofErr w:type="spellStart"/>
      <w:r w:rsidRPr="004C0C0E">
        <w:rPr>
          <w:iCs w:val="0"/>
          <w:szCs w:val="24"/>
        </w:rPr>
        <w:t>Pe</w:t>
      </w:r>
      <w:r>
        <w:rPr>
          <w:iCs w:val="0"/>
          <w:szCs w:val="24"/>
        </w:rPr>
        <w:t>minjam</w:t>
      </w:r>
      <w:proofErr w:type="spellEnd"/>
      <w:r>
        <w:rPr>
          <w:iCs w:val="0"/>
          <w:szCs w:val="24"/>
        </w:rPr>
        <w:t xml:space="preserve"> </w:t>
      </w:r>
      <w:proofErr w:type="spellStart"/>
      <w:r w:rsidRPr="004C0C0E">
        <w:rPr>
          <w:iCs w:val="0"/>
          <w:szCs w:val="24"/>
        </w:rPr>
        <w:t>Sarpras</w:t>
      </w:r>
      <w:bookmarkEnd w:id="146"/>
      <w:bookmarkEnd w:id="147"/>
      <w:proofErr w:type="spellEnd"/>
    </w:p>
    <w:tbl>
      <w:tblPr>
        <w:tblStyle w:val="TableGrid"/>
        <w:tblW w:w="0" w:type="auto"/>
        <w:jc w:val="center"/>
        <w:tblLayout w:type="fixed"/>
        <w:tblLook w:val="04A0" w:firstRow="1" w:lastRow="0" w:firstColumn="1" w:lastColumn="0" w:noHBand="0" w:noVBand="1"/>
      </w:tblPr>
      <w:tblGrid>
        <w:gridCol w:w="576"/>
        <w:gridCol w:w="1696"/>
        <w:gridCol w:w="914"/>
        <w:gridCol w:w="1629"/>
        <w:gridCol w:w="1085"/>
        <w:gridCol w:w="894"/>
      </w:tblGrid>
      <w:tr w:rsidR="00580695" w14:paraId="0DF5F431" w14:textId="77777777" w:rsidTr="00AF5739">
        <w:trPr>
          <w:trHeight w:val="657"/>
          <w:tblHeader/>
          <w:jc w:val="center"/>
        </w:trPr>
        <w:tc>
          <w:tcPr>
            <w:tcW w:w="576" w:type="dxa"/>
          </w:tcPr>
          <w:p w14:paraId="596361AA" w14:textId="77777777" w:rsidR="00580695" w:rsidRPr="00A3273D" w:rsidRDefault="00580695" w:rsidP="00AF5739">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NO</w:t>
            </w:r>
          </w:p>
        </w:tc>
        <w:tc>
          <w:tcPr>
            <w:tcW w:w="1696" w:type="dxa"/>
          </w:tcPr>
          <w:p w14:paraId="54A69FCF" w14:textId="77777777" w:rsidR="00580695" w:rsidRPr="00A3273D" w:rsidRDefault="00580695" w:rsidP="00AF5739">
            <w:pPr>
              <w:pStyle w:val="ListParagraph"/>
              <w:ind w:left="0"/>
              <w:jc w:val="center"/>
              <w:rPr>
                <w:rFonts w:ascii="Times New Roman" w:hAnsi="Times New Roman" w:cs="Times New Roman"/>
                <w:b/>
                <w:sz w:val="24"/>
                <w:szCs w:val="24"/>
                <w:lang w:val="en-US"/>
              </w:rPr>
            </w:pPr>
            <w:proofErr w:type="spellStart"/>
            <w:r w:rsidRPr="00A3273D">
              <w:rPr>
                <w:rFonts w:ascii="Times New Roman" w:hAnsi="Times New Roman" w:cs="Times New Roman"/>
                <w:b/>
                <w:sz w:val="24"/>
                <w:szCs w:val="24"/>
                <w:lang w:val="en-US"/>
              </w:rPr>
              <w:t>Skenario</w:t>
            </w:r>
            <w:proofErr w:type="spellEnd"/>
            <w:r w:rsidRPr="00A3273D">
              <w:rPr>
                <w:rFonts w:ascii="Times New Roman" w:hAnsi="Times New Roman" w:cs="Times New Roman"/>
                <w:b/>
                <w:sz w:val="24"/>
                <w:szCs w:val="24"/>
                <w:lang w:val="en-US"/>
              </w:rPr>
              <w:t xml:space="preserve"> </w:t>
            </w:r>
            <w:proofErr w:type="spellStart"/>
            <w:r w:rsidRPr="00A3273D">
              <w:rPr>
                <w:rFonts w:ascii="Times New Roman" w:hAnsi="Times New Roman" w:cs="Times New Roman"/>
                <w:b/>
                <w:sz w:val="24"/>
                <w:szCs w:val="24"/>
                <w:lang w:val="en-US"/>
              </w:rPr>
              <w:t>Pengujian</w:t>
            </w:r>
            <w:proofErr w:type="spellEnd"/>
          </w:p>
        </w:tc>
        <w:tc>
          <w:tcPr>
            <w:tcW w:w="914" w:type="dxa"/>
          </w:tcPr>
          <w:p w14:paraId="174DA078" w14:textId="77777777" w:rsidR="00580695" w:rsidRPr="00A3273D" w:rsidRDefault="00580695" w:rsidP="00AF5739">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Test Case</w:t>
            </w:r>
          </w:p>
        </w:tc>
        <w:tc>
          <w:tcPr>
            <w:tcW w:w="1629" w:type="dxa"/>
          </w:tcPr>
          <w:p w14:paraId="1811CE06" w14:textId="77777777" w:rsidR="00580695" w:rsidRPr="00A3273D" w:rsidRDefault="00580695" w:rsidP="00AF5739">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 xml:space="preserve">Hasil yang </w:t>
            </w:r>
            <w:proofErr w:type="spellStart"/>
            <w:r w:rsidRPr="00A3273D">
              <w:rPr>
                <w:rFonts w:ascii="Times New Roman" w:hAnsi="Times New Roman" w:cs="Times New Roman"/>
                <w:b/>
                <w:sz w:val="24"/>
                <w:szCs w:val="24"/>
                <w:lang w:val="en-US"/>
              </w:rPr>
              <w:t>Diharapkan</w:t>
            </w:r>
            <w:proofErr w:type="spellEnd"/>
          </w:p>
        </w:tc>
        <w:tc>
          <w:tcPr>
            <w:tcW w:w="1085" w:type="dxa"/>
          </w:tcPr>
          <w:p w14:paraId="7E197905" w14:textId="77777777" w:rsidR="00580695" w:rsidRPr="00A3273D" w:rsidRDefault="00580695" w:rsidP="00AF5739">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 xml:space="preserve">Hasil </w:t>
            </w:r>
            <w:proofErr w:type="spellStart"/>
            <w:r w:rsidRPr="00A3273D">
              <w:rPr>
                <w:rFonts w:ascii="Times New Roman" w:hAnsi="Times New Roman" w:cs="Times New Roman"/>
                <w:b/>
                <w:sz w:val="24"/>
                <w:szCs w:val="24"/>
                <w:lang w:val="en-US"/>
              </w:rPr>
              <w:t>Pengujian</w:t>
            </w:r>
            <w:proofErr w:type="spellEnd"/>
          </w:p>
        </w:tc>
        <w:tc>
          <w:tcPr>
            <w:tcW w:w="894" w:type="dxa"/>
          </w:tcPr>
          <w:p w14:paraId="3244A18A" w14:textId="77777777" w:rsidR="00580695" w:rsidRPr="00A3273D" w:rsidRDefault="00580695" w:rsidP="00AF5739">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Status</w:t>
            </w:r>
          </w:p>
        </w:tc>
      </w:tr>
      <w:tr w:rsidR="00AF5739" w14:paraId="6C01FDBA" w14:textId="77777777" w:rsidTr="00AF5739">
        <w:trPr>
          <w:trHeight w:val="657"/>
          <w:tblHeader/>
          <w:jc w:val="center"/>
        </w:trPr>
        <w:tc>
          <w:tcPr>
            <w:tcW w:w="576" w:type="dxa"/>
          </w:tcPr>
          <w:p w14:paraId="10D2A44F" w14:textId="215072C4" w:rsidR="00AF5739" w:rsidRPr="00AF5739" w:rsidRDefault="00AF5739" w:rsidP="00AF5739">
            <w:pPr>
              <w:pStyle w:val="ListParagraph"/>
              <w:ind w:left="0"/>
              <w:jc w:val="center"/>
              <w:rPr>
                <w:rFonts w:ascii="Times New Roman" w:hAnsi="Times New Roman" w:cs="Times New Roman"/>
                <w:bCs/>
                <w:sz w:val="22"/>
                <w:szCs w:val="22"/>
                <w:lang w:val="en-US"/>
              </w:rPr>
            </w:pPr>
            <w:r w:rsidRPr="00AF5739">
              <w:rPr>
                <w:rFonts w:ascii="Times New Roman" w:hAnsi="Times New Roman" w:cs="Times New Roman"/>
                <w:bCs/>
                <w:sz w:val="22"/>
                <w:szCs w:val="22"/>
                <w:lang w:val="en-US"/>
              </w:rPr>
              <w:t>1</w:t>
            </w:r>
          </w:p>
        </w:tc>
        <w:tc>
          <w:tcPr>
            <w:tcW w:w="1696" w:type="dxa"/>
          </w:tcPr>
          <w:p w14:paraId="7BF624B1" w14:textId="32735855" w:rsidR="00AF5739" w:rsidRPr="00A3273D" w:rsidRDefault="00AF5739" w:rsidP="0034410F">
            <w:pPr>
              <w:pStyle w:val="ListParagraph"/>
              <w:ind w:left="0"/>
              <w:jc w:val="center"/>
              <w:rPr>
                <w:rFonts w:ascii="Times New Roman" w:hAnsi="Times New Roman" w:cs="Times New Roman"/>
                <w:b/>
                <w:sz w:val="24"/>
                <w:szCs w:val="24"/>
                <w:lang w:val="en-US"/>
              </w:rPr>
            </w:pPr>
            <w:r w:rsidRPr="00201874">
              <w:rPr>
                <w:rFonts w:ascii="Times New Roman" w:hAnsi="Times New Roman" w:cs="Times New Roman"/>
                <w:sz w:val="22"/>
                <w:szCs w:val="22"/>
              </w:rPr>
              <w:t xml:space="preserve">Memasukkan </w:t>
            </w:r>
            <w:r w:rsidR="0034410F">
              <w:rPr>
                <w:rFonts w:ascii="Times New Roman" w:hAnsi="Times New Roman" w:cs="Times New Roman"/>
                <w:sz w:val="22"/>
                <w:szCs w:val="22"/>
              </w:rPr>
              <w:t>email</w:t>
            </w:r>
            <w:r>
              <w:rPr>
                <w:rFonts w:ascii="Times New Roman" w:hAnsi="Times New Roman" w:cs="Times New Roman"/>
                <w:sz w:val="22"/>
                <w:szCs w:val="22"/>
              </w:rPr>
              <w:t xml:space="preserve"> </w:t>
            </w:r>
            <w:r w:rsidRPr="00201874">
              <w:rPr>
                <w:rFonts w:ascii="Times New Roman" w:hAnsi="Times New Roman" w:cs="Times New Roman"/>
                <w:sz w:val="22"/>
                <w:szCs w:val="22"/>
              </w:rPr>
              <w:t xml:space="preserve">mengosogkan </w:t>
            </w:r>
            <w:r w:rsidRPr="00CB2DB2">
              <w:rPr>
                <w:rFonts w:ascii="Times New Roman" w:hAnsi="Times New Roman" w:cs="Times New Roman"/>
                <w:i/>
                <w:sz w:val="22"/>
                <w:szCs w:val="22"/>
              </w:rPr>
              <w:t>password</w:t>
            </w:r>
          </w:p>
        </w:tc>
        <w:tc>
          <w:tcPr>
            <w:tcW w:w="914" w:type="dxa"/>
          </w:tcPr>
          <w:p w14:paraId="2CEA8AC5" w14:textId="032509D6" w:rsidR="00AF5739" w:rsidRPr="00A3273D" w:rsidRDefault="00AF5739" w:rsidP="0034410F">
            <w:pPr>
              <w:pStyle w:val="ListParagraph"/>
              <w:ind w:left="0"/>
              <w:jc w:val="center"/>
              <w:rPr>
                <w:rFonts w:ascii="Times New Roman" w:hAnsi="Times New Roman" w:cs="Times New Roman"/>
                <w:b/>
                <w:sz w:val="24"/>
                <w:szCs w:val="24"/>
                <w:lang w:val="en-US"/>
              </w:rPr>
            </w:pPr>
            <w:r w:rsidRPr="00201874">
              <w:rPr>
                <w:rFonts w:ascii="Times New Roman" w:hAnsi="Times New Roman" w:cs="Times New Roman"/>
                <w:sz w:val="22"/>
                <w:szCs w:val="22"/>
                <w:lang w:val="en-US"/>
              </w:rPr>
              <w:t xml:space="preserve">Tekan </w:t>
            </w:r>
            <w:proofErr w:type="spellStart"/>
            <w:r w:rsidRPr="00201874">
              <w:rPr>
                <w:rFonts w:ascii="Times New Roman" w:hAnsi="Times New Roman" w:cs="Times New Roman"/>
                <w:sz w:val="22"/>
                <w:szCs w:val="22"/>
                <w:lang w:val="en-US"/>
              </w:rPr>
              <w:t>tombol</w:t>
            </w:r>
            <w:proofErr w:type="spellEnd"/>
            <w:r w:rsidRPr="00201874">
              <w:rPr>
                <w:rFonts w:ascii="Times New Roman" w:hAnsi="Times New Roman" w:cs="Times New Roman"/>
                <w:sz w:val="22"/>
                <w:szCs w:val="22"/>
                <w:lang w:val="en-US"/>
              </w:rPr>
              <w:t xml:space="preserve"> </w:t>
            </w:r>
            <w:r w:rsidRPr="007C3063">
              <w:rPr>
                <w:rFonts w:ascii="Times New Roman" w:hAnsi="Times New Roman" w:cs="Times New Roman"/>
                <w:i/>
                <w:sz w:val="22"/>
                <w:szCs w:val="22"/>
                <w:lang w:val="en-US"/>
              </w:rPr>
              <w:t>login</w:t>
            </w:r>
          </w:p>
        </w:tc>
        <w:tc>
          <w:tcPr>
            <w:tcW w:w="1629" w:type="dxa"/>
          </w:tcPr>
          <w:p w14:paraId="3CDA73C5" w14:textId="3EF719CE" w:rsidR="00AF5739" w:rsidRPr="00A3273D" w:rsidRDefault="00AF5739" w:rsidP="0034410F">
            <w:pPr>
              <w:pStyle w:val="ListParagraph"/>
              <w:ind w:left="0"/>
              <w:jc w:val="center"/>
              <w:rPr>
                <w:rFonts w:ascii="Times New Roman" w:hAnsi="Times New Roman" w:cs="Times New Roman"/>
                <w:b/>
                <w:sz w:val="24"/>
                <w:szCs w:val="24"/>
                <w:lang w:val="en-US"/>
              </w:rPr>
            </w:pPr>
            <w:r w:rsidRPr="004E28A1">
              <w:rPr>
                <w:rFonts w:ascii="Times New Roman" w:hAnsi="Times New Roman" w:cs="Times New Roman"/>
                <w:i/>
                <w:sz w:val="22"/>
                <w:szCs w:val="22"/>
                <w:lang w:val="en-US"/>
              </w:rPr>
              <w:t>Login</w:t>
            </w:r>
            <w:r w:rsidRPr="00201874">
              <w:rPr>
                <w:rFonts w:ascii="Times New Roman" w:hAnsi="Times New Roman" w:cs="Times New Roman"/>
                <w:sz w:val="22"/>
                <w:szCs w:val="22"/>
                <w:lang w:val="en-US"/>
              </w:rPr>
              <w:t xml:space="preserve"> </w:t>
            </w:r>
            <w:proofErr w:type="spellStart"/>
            <w:r w:rsidRPr="00201874">
              <w:rPr>
                <w:rFonts w:ascii="Times New Roman" w:hAnsi="Times New Roman" w:cs="Times New Roman"/>
                <w:sz w:val="22"/>
                <w:szCs w:val="22"/>
                <w:lang w:val="en-US"/>
              </w:rPr>
              <w:t>gagal</w:t>
            </w:r>
            <w:proofErr w:type="spellEnd"/>
          </w:p>
        </w:tc>
        <w:tc>
          <w:tcPr>
            <w:tcW w:w="1085" w:type="dxa"/>
          </w:tcPr>
          <w:p w14:paraId="23981BFE" w14:textId="28A5BD1F" w:rsidR="00AF5739" w:rsidRPr="00A3273D" w:rsidRDefault="00AF5739" w:rsidP="0034410F">
            <w:pPr>
              <w:pStyle w:val="ListParagraph"/>
              <w:ind w:left="0"/>
              <w:jc w:val="center"/>
              <w:rPr>
                <w:rFonts w:ascii="Times New Roman" w:hAnsi="Times New Roman" w:cs="Times New Roman"/>
                <w:b/>
                <w:sz w:val="24"/>
                <w:szCs w:val="24"/>
                <w:lang w:val="en-US"/>
              </w:rPr>
            </w:pPr>
            <w:proofErr w:type="spellStart"/>
            <w:r w:rsidRPr="00201874">
              <w:rPr>
                <w:rFonts w:ascii="Times New Roman" w:hAnsi="Times New Roman" w:cs="Times New Roman"/>
                <w:sz w:val="22"/>
                <w:szCs w:val="22"/>
                <w:lang w:val="en-US"/>
              </w:rPr>
              <w:t>Sesuai</w:t>
            </w:r>
            <w:proofErr w:type="spellEnd"/>
            <w:r w:rsidRPr="00201874">
              <w:rPr>
                <w:rFonts w:ascii="Times New Roman" w:hAnsi="Times New Roman" w:cs="Times New Roman"/>
                <w:sz w:val="22"/>
                <w:szCs w:val="22"/>
                <w:lang w:val="en-US"/>
              </w:rPr>
              <w:t xml:space="preserve"> </w:t>
            </w:r>
            <w:proofErr w:type="spellStart"/>
            <w:r w:rsidRPr="00201874">
              <w:rPr>
                <w:rFonts w:ascii="Times New Roman" w:hAnsi="Times New Roman" w:cs="Times New Roman"/>
                <w:sz w:val="22"/>
                <w:szCs w:val="22"/>
                <w:lang w:val="en-US"/>
              </w:rPr>
              <w:t>harapan</w:t>
            </w:r>
            <w:proofErr w:type="spellEnd"/>
          </w:p>
        </w:tc>
        <w:tc>
          <w:tcPr>
            <w:tcW w:w="894" w:type="dxa"/>
          </w:tcPr>
          <w:p w14:paraId="1D76A76F" w14:textId="79550B1A" w:rsidR="00AF5739" w:rsidRPr="00A3273D" w:rsidRDefault="00AF5739" w:rsidP="0034410F">
            <w:pPr>
              <w:pStyle w:val="ListParagraph"/>
              <w:ind w:left="0"/>
              <w:jc w:val="center"/>
              <w:rPr>
                <w:rFonts w:ascii="Times New Roman" w:hAnsi="Times New Roman" w:cs="Times New Roman"/>
                <w:b/>
                <w:sz w:val="24"/>
                <w:szCs w:val="24"/>
                <w:lang w:val="en-US"/>
              </w:rPr>
            </w:pPr>
            <w:r>
              <w:rPr>
                <w:rFonts w:ascii="Times New Roman" w:hAnsi="Times New Roman" w:cs="Times New Roman"/>
                <w:sz w:val="22"/>
                <w:szCs w:val="22"/>
                <w:lang w:val="en-US"/>
              </w:rPr>
              <w:t>Valid</w:t>
            </w:r>
          </w:p>
        </w:tc>
      </w:tr>
      <w:tr w:rsidR="00AF5739" w14:paraId="58E11A7D" w14:textId="77777777" w:rsidTr="00AF5739">
        <w:trPr>
          <w:jc w:val="center"/>
        </w:trPr>
        <w:tc>
          <w:tcPr>
            <w:tcW w:w="576" w:type="dxa"/>
          </w:tcPr>
          <w:p w14:paraId="2FA5B319" w14:textId="5766E286" w:rsidR="00AF5739" w:rsidRPr="00201874" w:rsidRDefault="00AF5739" w:rsidP="00AF5739">
            <w:pPr>
              <w:pStyle w:val="ListParagraph"/>
              <w:ind w:left="0"/>
              <w:jc w:val="center"/>
              <w:rPr>
                <w:rFonts w:ascii="Times New Roman" w:hAnsi="Times New Roman" w:cs="Times New Roman"/>
                <w:sz w:val="22"/>
                <w:szCs w:val="22"/>
                <w:lang w:val="en-US"/>
              </w:rPr>
            </w:pPr>
            <w:r>
              <w:rPr>
                <w:rFonts w:ascii="Times New Roman" w:hAnsi="Times New Roman" w:cs="Times New Roman"/>
                <w:sz w:val="22"/>
                <w:szCs w:val="22"/>
                <w:lang w:val="en-US"/>
              </w:rPr>
              <w:t>2</w:t>
            </w:r>
          </w:p>
        </w:tc>
        <w:tc>
          <w:tcPr>
            <w:tcW w:w="1696" w:type="dxa"/>
          </w:tcPr>
          <w:p w14:paraId="02D4A1E0" w14:textId="0F4207A3" w:rsidR="00AF5739" w:rsidRPr="00201874" w:rsidRDefault="00AF5739" w:rsidP="0034410F">
            <w:pPr>
              <w:pStyle w:val="ListParagraph"/>
              <w:ind w:left="0"/>
              <w:jc w:val="center"/>
              <w:rPr>
                <w:rFonts w:ascii="Times New Roman" w:hAnsi="Times New Roman" w:cs="Times New Roman"/>
                <w:sz w:val="22"/>
                <w:szCs w:val="22"/>
                <w:lang w:val="en-US"/>
              </w:rPr>
            </w:pPr>
            <w:r w:rsidRPr="00201874">
              <w:rPr>
                <w:rFonts w:ascii="Times New Roman" w:hAnsi="Times New Roman" w:cs="Times New Roman"/>
                <w:sz w:val="22"/>
                <w:szCs w:val="22"/>
              </w:rPr>
              <w:t xml:space="preserve">Memasukkan </w:t>
            </w:r>
            <w:r w:rsidR="0034410F" w:rsidRPr="0034410F">
              <w:rPr>
                <w:rFonts w:ascii="Times New Roman" w:hAnsi="Times New Roman" w:cs="Times New Roman"/>
                <w:i/>
                <w:iCs/>
                <w:sz w:val="22"/>
                <w:szCs w:val="22"/>
              </w:rPr>
              <w:t>password</w:t>
            </w:r>
            <w:r w:rsidRPr="0034410F">
              <w:rPr>
                <w:rFonts w:ascii="Times New Roman" w:hAnsi="Times New Roman" w:cs="Times New Roman"/>
                <w:i/>
                <w:iCs/>
                <w:sz w:val="22"/>
                <w:szCs w:val="22"/>
              </w:rPr>
              <w:t xml:space="preserve"> </w:t>
            </w:r>
            <w:r w:rsidRPr="00201874">
              <w:rPr>
                <w:rFonts w:ascii="Times New Roman" w:hAnsi="Times New Roman" w:cs="Times New Roman"/>
                <w:sz w:val="22"/>
                <w:szCs w:val="22"/>
              </w:rPr>
              <w:t xml:space="preserve">dan mengosogkan </w:t>
            </w:r>
            <w:r w:rsidR="0034410F" w:rsidRPr="0034410F">
              <w:rPr>
                <w:rFonts w:ascii="Times New Roman" w:hAnsi="Times New Roman" w:cs="Times New Roman"/>
                <w:iCs/>
                <w:sz w:val="22"/>
                <w:szCs w:val="22"/>
              </w:rPr>
              <w:t>email</w:t>
            </w:r>
          </w:p>
        </w:tc>
        <w:tc>
          <w:tcPr>
            <w:tcW w:w="914" w:type="dxa"/>
          </w:tcPr>
          <w:p w14:paraId="3252AF0B" w14:textId="77777777" w:rsidR="00AF5739" w:rsidRPr="00201874" w:rsidRDefault="00AF5739" w:rsidP="0034410F">
            <w:pPr>
              <w:pStyle w:val="ListParagraph"/>
              <w:ind w:left="0"/>
              <w:jc w:val="center"/>
              <w:rPr>
                <w:rFonts w:ascii="Times New Roman" w:hAnsi="Times New Roman" w:cs="Times New Roman"/>
                <w:sz w:val="22"/>
                <w:szCs w:val="22"/>
                <w:lang w:val="en-US"/>
              </w:rPr>
            </w:pPr>
            <w:r w:rsidRPr="00201874">
              <w:rPr>
                <w:rFonts w:ascii="Times New Roman" w:hAnsi="Times New Roman" w:cs="Times New Roman"/>
                <w:sz w:val="22"/>
                <w:szCs w:val="22"/>
                <w:lang w:val="en-US"/>
              </w:rPr>
              <w:t xml:space="preserve">Tekan </w:t>
            </w:r>
            <w:proofErr w:type="spellStart"/>
            <w:r w:rsidRPr="00201874">
              <w:rPr>
                <w:rFonts w:ascii="Times New Roman" w:hAnsi="Times New Roman" w:cs="Times New Roman"/>
                <w:sz w:val="22"/>
                <w:szCs w:val="22"/>
                <w:lang w:val="en-US"/>
              </w:rPr>
              <w:t>tombol</w:t>
            </w:r>
            <w:proofErr w:type="spellEnd"/>
            <w:r w:rsidRPr="00201874">
              <w:rPr>
                <w:rFonts w:ascii="Times New Roman" w:hAnsi="Times New Roman" w:cs="Times New Roman"/>
                <w:sz w:val="22"/>
                <w:szCs w:val="22"/>
                <w:lang w:val="en-US"/>
              </w:rPr>
              <w:t xml:space="preserve"> </w:t>
            </w:r>
            <w:r w:rsidRPr="007C3063">
              <w:rPr>
                <w:rFonts w:ascii="Times New Roman" w:hAnsi="Times New Roman" w:cs="Times New Roman"/>
                <w:i/>
                <w:sz w:val="22"/>
                <w:szCs w:val="22"/>
                <w:lang w:val="en-US"/>
              </w:rPr>
              <w:t>login</w:t>
            </w:r>
          </w:p>
        </w:tc>
        <w:tc>
          <w:tcPr>
            <w:tcW w:w="1629" w:type="dxa"/>
          </w:tcPr>
          <w:p w14:paraId="29121A55" w14:textId="77777777" w:rsidR="00AF5739" w:rsidRPr="00201874" w:rsidRDefault="00AF5739" w:rsidP="0034410F">
            <w:pPr>
              <w:pStyle w:val="ListParagraph"/>
              <w:ind w:left="0"/>
              <w:jc w:val="center"/>
              <w:rPr>
                <w:rFonts w:ascii="Times New Roman" w:hAnsi="Times New Roman" w:cs="Times New Roman"/>
                <w:sz w:val="22"/>
                <w:szCs w:val="22"/>
                <w:lang w:val="en-US"/>
              </w:rPr>
            </w:pPr>
            <w:r w:rsidRPr="004E28A1">
              <w:rPr>
                <w:rFonts w:ascii="Times New Roman" w:hAnsi="Times New Roman" w:cs="Times New Roman"/>
                <w:i/>
                <w:sz w:val="22"/>
                <w:szCs w:val="22"/>
                <w:lang w:val="en-US"/>
              </w:rPr>
              <w:t>Login</w:t>
            </w:r>
            <w:r w:rsidRPr="00201874">
              <w:rPr>
                <w:rFonts w:ascii="Times New Roman" w:hAnsi="Times New Roman" w:cs="Times New Roman"/>
                <w:sz w:val="22"/>
                <w:szCs w:val="22"/>
                <w:lang w:val="en-US"/>
              </w:rPr>
              <w:t xml:space="preserve"> </w:t>
            </w:r>
            <w:proofErr w:type="spellStart"/>
            <w:r w:rsidRPr="00201874">
              <w:rPr>
                <w:rFonts w:ascii="Times New Roman" w:hAnsi="Times New Roman" w:cs="Times New Roman"/>
                <w:sz w:val="22"/>
                <w:szCs w:val="22"/>
                <w:lang w:val="en-US"/>
              </w:rPr>
              <w:t>gagal</w:t>
            </w:r>
            <w:proofErr w:type="spellEnd"/>
          </w:p>
        </w:tc>
        <w:tc>
          <w:tcPr>
            <w:tcW w:w="1085" w:type="dxa"/>
          </w:tcPr>
          <w:p w14:paraId="3688F77C" w14:textId="77777777" w:rsidR="00AF5739" w:rsidRPr="00201874" w:rsidRDefault="00AF5739" w:rsidP="0034410F">
            <w:pPr>
              <w:pStyle w:val="ListParagraph"/>
              <w:ind w:left="0"/>
              <w:jc w:val="center"/>
              <w:rPr>
                <w:rFonts w:ascii="Times New Roman" w:hAnsi="Times New Roman" w:cs="Times New Roman"/>
                <w:sz w:val="22"/>
                <w:szCs w:val="22"/>
                <w:lang w:val="en-US"/>
              </w:rPr>
            </w:pPr>
            <w:proofErr w:type="spellStart"/>
            <w:r w:rsidRPr="00201874">
              <w:rPr>
                <w:rFonts w:ascii="Times New Roman" w:hAnsi="Times New Roman" w:cs="Times New Roman"/>
                <w:sz w:val="22"/>
                <w:szCs w:val="22"/>
                <w:lang w:val="en-US"/>
              </w:rPr>
              <w:t>Sesuai</w:t>
            </w:r>
            <w:proofErr w:type="spellEnd"/>
            <w:r w:rsidRPr="00201874">
              <w:rPr>
                <w:rFonts w:ascii="Times New Roman" w:hAnsi="Times New Roman" w:cs="Times New Roman"/>
                <w:sz w:val="22"/>
                <w:szCs w:val="22"/>
                <w:lang w:val="en-US"/>
              </w:rPr>
              <w:t xml:space="preserve"> </w:t>
            </w:r>
            <w:proofErr w:type="spellStart"/>
            <w:r w:rsidRPr="00201874">
              <w:rPr>
                <w:rFonts w:ascii="Times New Roman" w:hAnsi="Times New Roman" w:cs="Times New Roman"/>
                <w:sz w:val="22"/>
                <w:szCs w:val="22"/>
                <w:lang w:val="en-US"/>
              </w:rPr>
              <w:t>harapan</w:t>
            </w:r>
            <w:proofErr w:type="spellEnd"/>
          </w:p>
        </w:tc>
        <w:tc>
          <w:tcPr>
            <w:tcW w:w="894" w:type="dxa"/>
          </w:tcPr>
          <w:p w14:paraId="3F8B2A43" w14:textId="77777777" w:rsidR="00AF5739" w:rsidRPr="00201874" w:rsidRDefault="00AF5739" w:rsidP="0034410F">
            <w:pPr>
              <w:pStyle w:val="ListParagraph"/>
              <w:ind w:left="0"/>
              <w:jc w:val="center"/>
              <w:rPr>
                <w:rFonts w:ascii="Times New Roman" w:hAnsi="Times New Roman" w:cs="Times New Roman"/>
                <w:sz w:val="22"/>
                <w:szCs w:val="22"/>
                <w:lang w:val="en-US"/>
              </w:rPr>
            </w:pPr>
            <w:r>
              <w:rPr>
                <w:rFonts w:ascii="Times New Roman" w:hAnsi="Times New Roman" w:cs="Times New Roman"/>
                <w:sz w:val="22"/>
                <w:szCs w:val="22"/>
                <w:lang w:val="en-US"/>
              </w:rPr>
              <w:t>Valid</w:t>
            </w:r>
          </w:p>
        </w:tc>
      </w:tr>
      <w:tr w:rsidR="00AF5739" w14:paraId="56A3212D" w14:textId="77777777" w:rsidTr="00AF5739">
        <w:trPr>
          <w:jc w:val="center"/>
        </w:trPr>
        <w:tc>
          <w:tcPr>
            <w:tcW w:w="576" w:type="dxa"/>
          </w:tcPr>
          <w:p w14:paraId="4EC2188F" w14:textId="0C2966B3" w:rsidR="00AF5739" w:rsidRPr="00201874" w:rsidRDefault="00AF5739" w:rsidP="00AF5739">
            <w:pPr>
              <w:pStyle w:val="ListParagraph"/>
              <w:spacing w:line="480" w:lineRule="auto"/>
              <w:ind w:left="0"/>
              <w:jc w:val="center"/>
              <w:rPr>
                <w:rFonts w:ascii="Times New Roman" w:hAnsi="Times New Roman" w:cs="Times New Roman"/>
                <w:sz w:val="22"/>
                <w:szCs w:val="22"/>
                <w:lang w:val="en-US"/>
              </w:rPr>
            </w:pPr>
            <w:r>
              <w:rPr>
                <w:rFonts w:ascii="Times New Roman" w:hAnsi="Times New Roman" w:cs="Times New Roman"/>
                <w:sz w:val="22"/>
                <w:szCs w:val="22"/>
                <w:lang w:val="en-US"/>
              </w:rPr>
              <w:t>3</w:t>
            </w:r>
          </w:p>
        </w:tc>
        <w:tc>
          <w:tcPr>
            <w:tcW w:w="1696" w:type="dxa"/>
          </w:tcPr>
          <w:p w14:paraId="0734F60D" w14:textId="4C5D078E" w:rsidR="00AF5739" w:rsidRPr="00201874" w:rsidRDefault="00AF5739" w:rsidP="0034410F">
            <w:pPr>
              <w:pStyle w:val="ListParagraph"/>
              <w:ind w:left="0"/>
              <w:jc w:val="center"/>
              <w:rPr>
                <w:rFonts w:ascii="Times New Roman" w:hAnsi="Times New Roman" w:cs="Times New Roman"/>
                <w:sz w:val="22"/>
                <w:szCs w:val="22"/>
                <w:lang w:val="en-US"/>
              </w:rPr>
            </w:pPr>
            <w:r w:rsidRPr="00201874">
              <w:rPr>
                <w:rFonts w:ascii="Times New Roman" w:hAnsi="Times New Roman" w:cs="Times New Roman"/>
                <w:sz w:val="22"/>
                <w:szCs w:val="22"/>
              </w:rPr>
              <w:t xml:space="preserve">Mengosongkan </w:t>
            </w:r>
            <w:r w:rsidR="0034410F">
              <w:rPr>
                <w:rFonts w:ascii="Times New Roman" w:hAnsi="Times New Roman" w:cs="Times New Roman"/>
                <w:sz w:val="22"/>
                <w:szCs w:val="22"/>
              </w:rPr>
              <w:t xml:space="preserve">semua </w:t>
            </w:r>
            <w:r w:rsidRPr="00201874">
              <w:rPr>
                <w:rFonts w:ascii="Times New Roman" w:hAnsi="Times New Roman" w:cs="Times New Roman"/>
                <w:sz w:val="22"/>
                <w:szCs w:val="22"/>
              </w:rPr>
              <w:t>email dan password</w:t>
            </w:r>
          </w:p>
        </w:tc>
        <w:tc>
          <w:tcPr>
            <w:tcW w:w="914" w:type="dxa"/>
          </w:tcPr>
          <w:p w14:paraId="15D00ADF" w14:textId="77777777" w:rsidR="00AF5739" w:rsidRPr="00201874" w:rsidRDefault="00AF5739" w:rsidP="0034410F">
            <w:pPr>
              <w:pStyle w:val="ListParagraph"/>
              <w:ind w:left="0"/>
              <w:jc w:val="center"/>
              <w:rPr>
                <w:rFonts w:ascii="Times New Roman" w:hAnsi="Times New Roman" w:cs="Times New Roman"/>
                <w:sz w:val="22"/>
                <w:szCs w:val="22"/>
                <w:lang w:val="en-US"/>
              </w:rPr>
            </w:pPr>
            <w:r w:rsidRPr="00201874">
              <w:rPr>
                <w:rFonts w:ascii="Times New Roman" w:hAnsi="Times New Roman" w:cs="Times New Roman"/>
                <w:sz w:val="22"/>
                <w:szCs w:val="22"/>
                <w:lang w:val="en-US"/>
              </w:rPr>
              <w:t xml:space="preserve">Tekan </w:t>
            </w:r>
            <w:proofErr w:type="spellStart"/>
            <w:r w:rsidRPr="00201874">
              <w:rPr>
                <w:rFonts w:ascii="Times New Roman" w:hAnsi="Times New Roman" w:cs="Times New Roman"/>
                <w:sz w:val="22"/>
                <w:szCs w:val="22"/>
                <w:lang w:val="en-US"/>
              </w:rPr>
              <w:t>tombol</w:t>
            </w:r>
            <w:proofErr w:type="spellEnd"/>
            <w:r w:rsidRPr="00201874">
              <w:rPr>
                <w:rFonts w:ascii="Times New Roman" w:hAnsi="Times New Roman" w:cs="Times New Roman"/>
                <w:sz w:val="22"/>
                <w:szCs w:val="22"/>
                <w:lang w:val="en-US"/>
              </w:rPr>
              <w:t xml:space="preserve"> </w:t>
            </w:r>
            <w:r w:rsidRPr="007C3063">
              <w:rPr>
                <w:rFonts w:ascii="Times New Roman" w:hAnsi="Times New Roman" w:cs="Times New Roman"/>
                <w:i/>
                <w:sz w:val="22"/>
                <w:szCs w:val="22"/>
                <w:lang w:val="en-US"/>
              </w:rPr>
              <w:t>login</w:t>
            </w:r>
          </w:p>
        </w:tc>
        <w:tc>
          <w:tcPr>
            <w:tcW w:w="1629" w:type="dxa"/>
          </w:tcPr>
          <w:p w14:paraId="693DBEB0" w14:textId="77777777" w:rsidR="00AF5739" w:rsidRPr="00201874" w:rsidRDefault="00AF5739" w:rsidP="0034410F">
            <w:pPr>
              <w:pStyle w:val="ListParagraph"/>
              <w:ind w:left="0"/>
              <w:jc w:val="center"/>
              <w:rPr>
                <w:rFonts w:ascii="Times New Roman" w:hAnsi="Times New Roman" w:cs="Times New Roman"/>
                <w:sz w:val="22"/>
                <w:szCs w:val="22"/>
                <w:lang w:val="en-US"/>
              </w:rPr>
            </w:pPr>
            <w:r w:rsidRPr="004E28A1">
              <w:rPr>
                <w:rFonts w:ascii="Times New Roman" w:hAnsi="Times New Roman" w:cs="Times New Roman"/>
                <w:i/>
                <w:sz w:val="22"/>
                <w:szCs w:val="22"/>
                <w:lang w:val="en-US"/>
              </w:rPr>
              <w:t>Login</w:t>
            </w:r>
            <w:r w:rsidRPr="00201874">
              <w:rPr>
                <w:rFonts w:ascii="Times New Roman" w:hAnsi="Times New Roman" w:cs="Times New Roman"/>
                <w:sz w:val="22"/>
                <w:szCs w:val="22"/>
                <w:lang w:val="en-US"/>
              </w:rPr>
              <w:t xml:space="preserve"> </w:t>
            </w:r>
            <w:proofErr w:type="spellStart"/>
            <w:r w:rsidRPr="00201874">
              <w:rPr>
                <w:rFonts w:ascii="Times New Roman" w:hAnsi="Times New Roman" w:cs="Times New Roman"/>
                <w:sz w:val="22"/>
                <w:szCs w:val="22"/>
                <w:lang w:val="en-US"/>
              </w:rPr>
              <w:t>gagal</w:t>
            </w:r>
            <w:proofErr w:type="spellEnd"/>
          </w:p>
        </w:tc>
        <w:tc>
          <w:tcPr>
            <w:tcW w:w="1085" w:type="dxa"/>
          </w:tcPr>
          <w:p w14:paraId="00C95031" w14:textId="77777777" w:rsidR="00AF5739" w:rsidRPr="00201874" w:rsidRDefault="00AF5739" w:rsidP="0034410F">
            <w:pPr>
              <w:pStyle w:val="ListParagraph"/>
              <w:ind w:left="0"/>
              <w:jc w:val="center"/>
              <w:rPr>
                <w:rFonts w:ascii="Times New Roman" w:hAnsi="Times New Roman" w:cs="Times New Roman"/>
                <w:sz w:val="22"/>
                <w:szCs w:val="22"/>
                <w:lang w:val="en-US"/>
              </w:rPr>
            </w:pPr>
            <w:proofErr w:type="spellStart"/>
            <w:r w:rsidRPr="00201874">
              <w:rPr>
                <w:rFonts w:ascii="Times New Roman" w:hAnsi="Times New Roman" w:cs="Times New Roman"/>
                <w:sz w:val="22"/>
                <w:szCs w:val="22"/>
                <w:lang w:val="en-US"/>
              </w:rPr>
              <w:t>Sesuai</w:t>
            </w:r>
            <w:proofErr w:type="spellEnd"/>
            <w:r w:rsidRPr="00201874">
              <w:rPr>
                <w:rFonts w:ascii="Times New Roman" w:hAnsi="Times New Roman" w:cs="Times New Roman"/>
                <w:sz w:val="22"/>
                <w:szCs w:val="22"/>
                <w:lang w:val="en-US"/>
              </w:rPr>
              <w:t xml:space="preserve"> </w:t>
            </w:r>
            <w:proofErr w:type="spellStart"/>
            <w:r w:rsidRPr="00201874">
              <w:rPr>
                <w:rFonts w:ascii="Times New Roman" w:hAnsi="Times New Roman" w:cs="Times New Roman"/>
                <w:sz w:val="22"/>
                <w:szCs w:val="22"/>
                <w:lang w:val="en-US"/>
              </w:rPr>
              <w:t>harapan</w:t>
            </w:r>
            <w:proofErr w:type="spellEnd"/>
          </w:p>
        </w:tc>
        <w:tc>
          <w:tcPr>
            <w:tcW w:w="894" w:type="dxa"/>
          </w:tcPr>
          <w:p w14:paraId="46160AA4" w14:textId="77777777" w:rsidR="00AF5739" w:rsidRPr="00201874" w:rsidRDefault="00AF5739" w:rsidP="0034410F">
            <w:pPr>
              <w:pStyle w:val="ListParagraph"/>
              <w:ind w:left="0"/>
              <w:jc w:val="center"/>
              <w:rPr>
                <w:rFonts w:ascii="Times New Roman" w:hAnsi="Times New Roman" w:cs="Times New Roman"/>
                <w:sz w:val="22"/>
                <w:szCs w:val="22"/>
                <w:lang w:val="en-US"/>
              </w:rPr>
            </w:pPr>
            <w:r>
              <w:rPr>
                <w:rFonts w:ascii="Times New Roman" w:hAnsi="Times New Roman" w:cs="Times New Roman"/>
                <w:sz w:val="22"/>
                <w:szCs w:val="22"/>
                <w:lang w:val="en-US"/>
              </w:rPr>
              <w:t>Valid</w:t>
            </w:r>
          </w:p>
        </w:tc>
      </w:tr>
      <w:tr w:rsidR="00AF5739" w14:paraId="33150512" w14:textId="77777777" w:rsidTr="00AF5739">
        <w:trPr>
          <w:jc w:val="center"/>
        </w:trPr>
        <w:tc>
          <w:tcPr>
            <w:tcW w:w="576" w:type="dxa"/>
          </w:tcPr>
          <w:p w14:paraId="4B3C9A5B" w14:textId="0CB0703B" w:rsidR="00AF5739" w:rsidRPr="00201874" w:rsidRDefault="00AF5739" w:rsidP="00AF5739">
            <w:pPr>
              <w:pStyle w:val="ListParagraph"/>
              <w:ind w:left="0"/>
              <w:jc w:val="center"/>
              <w:rPr>
                <w:rFonts w:ascii="Times New Roman" w:hAnsi="Times New Roman" w:cs="Times New Roman"/>
                <w:sz w:val="22"/>
                <w:szCs w:val="22"/>
                <w:lang w:val="en-US"/>
              </w:rPr>
            </w:pPr>
            <w:r>
              <w:rPr>
                <w:rFonts w:ascii="Times New Roman" w:hAnsi="Times New Roman" w:cs="Times New Roman"/>
                <w:sz w:val="22"/>
                <w:szCs w:val="22"/>
                <w:lang w:val="en-US"/>
              </w:rPr>
              <w:t>4</w:t>
            </w:r>
          </w:p>
        </w:tc>
        <w:tc>
          <w:tcPr>
            <w:tcW w:w="1696" w:type="dxa"/>
          </w:tcPr>
          <w:p w14:paraId="6EFA7B2F" w14:textId="02E68AAD" w:rsidR="00AF5739" w:rsidRPr="00201874" w:rsidRDefault="00AF5739" w:rsidP="0034410F">
            <w:pPr>
              <w:pStyle w:val="ListParagraph"/>
              <w:ind w:left="0"/>
              <w:jc w:val="center"/>
              <w:rPr>
                <w:rFonts w:ascii="Times New Roman" w:hAnsi="Times New Roman" w:cs="Times New Roman"/>
                <w:sz w:val="22"/>
                <w:szCs w:val="22"/>
                <w:lang w:val="en-US"/>
              </w:rPr>
            </w:pPr>
            <w:r w:rsidRPr="00201874">
              <w:rPr>
                <w:rFonts w:ascii="Times New Roman" w:hAnsi="Times New Roman" w:cs="Times New Roman"/>
                <w:sz w:val="22"/>
                <w:szCs w:val="22"/>
              </w:rPr>
              <w:t xml:space="preserve">Memasukkan </w:t>
            </w:r>
            <w:r w:rsidR="0034410F">
              <w:rPr>
                <w:rFonts w:ascii="Times New Roman" w:hAnsi="Times New Roman" w:cs="Times New Roman"/>
                <w:sz w:val="22"/>
                <w:szCs w:val="22"/>
              </w:rPr>
              <w:t xml:space="preserve">semua </w:t>
            </w:r>
            <w:r w:rsidRPr="00201874">
              <w:rPr>
                <w:rFonts w:ascii="Times New Roman" w:hAnsi="Times New Roman" w:cs="Times New Roman"/>
                <w:sz w:val="22"/>
                <w:szCs w:val="22"/>
              </w:rPr>
              <w:t xml:space="preserve">email dan </w:t>
            </w:r>
            <w:r w:rsidRPr="00CB2DB2">
              <w:rPr>
                <w:rFonts w:ascii="Times New Roman" w:hAnsi="Times New Roman" w:cs="Times New Roman"/>
                <w:i/>
                <w:sz w:val="22"/>
                <w:szCs w:val="22"/>
              </w:rPr>
              <w:t>password</w:t>
            </w:r>
            <w:r w:rsidRPr="00201874">
              <w:rPr>
                <w:rFonts w:ascii="Times New Roman" w:hAnsi="Times New Roman" w:cs="Times New Roman"/>
                <w:sz w:val="22"/>
                <w:szCs w:val="22"/>
              </w:rPr>
              <w:t xml:space="preserve"> </w:t>
            </w:r>
            <w:r w:rsidR="0034410F">
              <w:rPr>
                <w:rFonts w:ascii="Times New Roman" w:hAnsi="Times New Roman" w:cs="Times New Roman"/>
                <w:sz w:val="22"/>
                <w:szCs w:val="22"/>
              </w:rPr>
              <w:t>dengan benar</w:t>
            </w:r>
          </w:p>
        </w:tc>
        <w:tc>
          <w:tcPr>
            <w:tcW w:w="914" w:type="dxa"/>
          </w:tcPr>
          <w:p w14:paraId="1A54AA05" w14:textId="77777777" w:rsidR="00AF5739" w:rsidRPr="00201874" w:rsidRDefault="00AF5739" w:rsidP="0034410F">
            <w:pPr>
              <w:pStyle w:val="ListParagraph"/>
              <w:ind w:left="0"/>
              <w:jc w:val="center"/>
              <w:rPr>
                <w:rFonts w:ascii="Times New Roman" w:hAnsi="Times New Roman" w:cs="Times New Roman"/>
                <w:sz w:val="22"/>
                <w:szCs w:val="22"/>
                <w:lang w:val="en-US"/>
              </w:rPr>
            </w:pPr>
            <w:r w:rsidRPr="00201874">
              <w:rPr>
                <w:rFonts w:ascii="Times New Roman" w:hAnsi="Times New Roman" w:cs="Times New Roman"/>
                <w:sz w:val="22"/>
                <w:szCs w:val="22"/>
                <w:lang w:val="en-US"/>
              </w:rPr>
              <w:t xml:space="preserve">Tekan </w:t>
            </w:r>
            <w:proofErr w:type="spellStart"/>
            <w:r w:rsidRPr="00201874">
              <w:rPr>
                <w:rFonts w:ascii="Times New Roman" w:hAnsi="Times New Roman" w:cs="Times New Roman"/>
                <w:sz w:val="22"/>
                <w:szCs w:val="22"/>
                <w:lang w:val="en-US"/>
              </w:rPr>
              <w:t>tombol</w:t>
            </w:r>
            <w:proofErr w:type="spellEnd"/>
            <w:r w:rsidRPr="00201874">
              <w:rPr>
                <w:rFonts w:ascii="Times New Roman" w:hAnsi="Times New Roman" w:cs="Times New Roman"/>
                <w:sz w:val="22"/>
                <w:szCs w:val="22"/>
                <w:lang w:val="en-US"/>
              </w:rPr>
              <w:t xml:space="preserve"> </w:t>
            </w:r>
            <w:r w:rsidRPr="007C3063">
              <w:rPr>
                <w:rFonts w:ascii="Times New Roman" w:hAnsi="Times New Roman" w:cs="Times New Roman"/>
                <w:i/>
                <w:sz w:val="22"/>
                <w:szCs w:val="22"/>
                <w:lang w:val="en-US"/>
              </w:rPr>
              <w:t>login</w:t>
            </w:r>
          </w:p>
        </w:tc>
        <w:tc>
          <w:tcPr>
            <w:tcW w:w="1629" w:type="dxa"/>
          </w:tcPr>
          <w:p w14:paraId="3D0B43AE" w14:textId="61B33133" w:rsidR="00AF5739" w:rsidRPr="00201874" w:rsidRDefault="00AF5739" w:rsidP="0034410F">
            <w:pPr>
              <w:pStyle w:val="ListParagraph"/>
              <w:ind w:left="0"/>
              <w:jc w:val="center"/>
              <w:rPr>
                <w:rFonts w:ascii="Times New Roman" w:hAnsi="Times New Roman" w:cs="Times New Roman"/>
                <w:sz w:val="22"/>
                <w:szCs w:val="22"/>
                <w:lang w:val="en-US"/>
              </w:rPr>
            </w:pPr>
            <w:r w:rsidRPr="004E28A1">
              <w:rPr>
                <w:rFonts w:ascii="Times New Roman" w:hAnsi="Times New Roman" w:cs="Times New Roman"/>
                <w:i/>
                <w:sz w:val="22"/>
                <w:szCs w:val="22"/>
                <w:lang w:val="en-US"/>
              </w:rPr>
              <w:t>Login</w:t>
            </w:r>
            <w:r w:rsidRPr="00201874">
              <w:rPr>
                <w:rFonts w:ascii="Times New Roman" w:hAnsi="Times New Roman" w:cs="Times New Roman"/>
                <w:sz w:val="22"/>
                <w:szCs w:val="22"/>
                <w:lang w:val="en-US"/>
              </w:rPr>
              <w:t xml:space="preserve"> </w:t>
            </w:r>
            <w:proofErr w:type="spellStart"/>
            <w:r w:rsidR="0034410F">
              <w:rPr>
                <w:rFonts w:ascii="Times New Roman" w:hAnsi="Times New Roman" w:cs="Times New Roman"/>
                <w:sz w:val="22"/>
                <w:szCs w:val="22"/>
                <w:lang w:val="en-US"/>
              </w:rPr>
              <w:t>berhasil</w:t>
            </w:r>
            <w:proofErr w:type="spellEnd"/>
            <w:r w:rsidR="0034410F">
              <w:rPr>
                <w:rFonts w:ascii="Times New Roman" w:hAnsi="Times New Roman" w:cs="Times New Roman"/>
                <w:sz w:val="22"/>
                <w:szCs w:val="22"/>
                <w:lang w:val="en-US"/>
              </w:rPr>
              <w:t xml:space="preserve"> dan </w:t>
            </w:r>
            <w:proofErr w:type="spellStart"/>
            <w:r w:rsidR="0034410F">
              <w:rPr>
                <w:rFonts w:ascii="Times New Roman" w:hAnsi="Times New Roman" w:cs="Times New Roman"/>
                <w:sz w:val="22"/>
                <w:szCs w:val="22"/>
                <w:lang w:val="en-US"/>
              </w:rPr>
              <w:t>masuk</w:t>
            </w:r>
            <w:proofErr w:type="spellEnd"/>
            <w:r w:rsidR="0034410F">
              <w:rPr>
                <w:rFonts w:ascii="Times New Roman" w:hAnsi="Times New Roman" w:cs="Times New Roman"/>
                <w:sz w:val="22"/>
                <w:szCs w:val="22"/>
                <w:lang w:val="en-US"/>
              </w:rPr>
              <w:t xml:space="preserve"> </w:t>
            </w:r>
            <w:proofErr w:type="spellStart"/>
            <w:r w:rsidR="0034410F">
              <w:rPr>
                <w:rFonts w:ascii="Times New Roman" w:hAnsi="Times New Roman" w:cs="Times New Roman"/>
                <w:sz w:val="22"/>
                <w:szCs w:val="22"/>
                <w:lang w:val="en-US"/>
              </w:rPr>
              <w:t>kehalaman</w:t>
            </w:r>
            <w:proofErr w:type="spellEnd"/>
            <w:r w:rsidR="0034410F">
              <w:rPr>
                <w:rFonts w:ascii="Times New Roman" w:hAnsi="Times New Roman" w:cs="Times New Roman"/>
                <w:sz w:val="22"/>
                <w:szCs w:val="22"/>
                <w:lang w:val="en-US"/>
              </w:rPr>
              <w:t xml:space="preserve"> </w:t>
            </w:r>
            <w:proofErr w:type="spellStart"/>
            <w:r w:rsidR="0034410F">
              <w:rPr>
                <w:rFonts w:ascii="Times New Roman" w:hAnsi="Times New Roman" w:cs="Times New Roman"/>
                <w:sz w:val="22"/>
                <w:szCs w:val="22"/>
                <w:lang w:val="en-US"/>
              </w:rPr>
              <w:t>utama</w:t>
            </w:r>
            <w:proofErr w:type="spellEnd"/>
          </w:p>
        </w:tc>
        <w:tc>
          <w:tcPr>
            <w:tcW w:w="1085" w:type="dxa"/>
          </w:tcPr>
          <w:p w14:paraId="74303716" w14:textId="77777777" w:rsidR="00AF5739" w:rsidRPr="00201874" w:rsidRDefault="00AF5739" w:rsidP="0034410F">
            <w:pPr>
              <w:pStyle w:val="ListParagraph"/>
              <w:ind w:left="0"/>
              <w:jc w:val="center"/>
              <w:rPr>
                <w:rFonts w:ascii="Times New Roman" w:hAnsi="Times New Roman" w:cs="Times New Roman"/>
                <w:sz w:val="22"/>
                <w:szCs w:val="22"/>
                <w:lang w:val="en-US"/>
              </w:rPr>
            </w:pPr>
            <w:proofErr w:type="spellStart"/>
            <w:r w:rsidRPr="00201874">
              <w:rPr>
                <w:rFonts w:ascii="Times New Roman" w:hAnsi="Times New Roman" w:cs="Times New Roman"/>
                <w:sz w:val="22"/>
                <w:szCs w:val="22"/>
                <w:lang w:val="en-US"/>
              </w:rPr>
              <w:t>Sesuai</w:t>
            </w:r>
            <w:proofErr w:type="spellEnd"/>
            <w:r w:rsidRPr="00201874">
              <w:rPr>
                <w:rFonts w:ascii="Times New Roman" w:hAnsi="Times New Roman" w:cs="Times New Roman"/>
                <w:sz w:val="22"/>
                <w:szCs w:val="22"/>
                <w:lang w:val="en-US"/>
              </w:rPr>
              <w:t xml:space="preserve"> </w:t>
            </w:r>
            <w:proofErr w:type="spellStart"/>
            <w:r w:rsidRPr="00201874">
              <w:rPr>
                <w:rFonts w:ascii="Times New Roman" w:hAnsi="Times New Roman" w:cs="Times New Roman"/>
                <w:sz w:val="22"/>
                <w:szCs w:val="22"/>
                <w:lang w:val="en-US"/>
              </w:rPr>
              <w:t>harapan</w:t>
            </w:r>
            <w:proofErr w:type="spellEnd"/>
          </w:p>
        </w:tc>
        <w:tc>
          <w:tcPr>
            <w:tcW w:w="894" w:type="dxa"/>
          </w:tcPr>
          <w:p w14:paraId="78BE2EC4" w14:textId="77777777" w:rsidR="00AF5739" w:rsidRPr="00201874" w:rsidRDefault="00AF5739" w:rsidP="0034410F">
            <w:pPr>
              <w:pStyle w:val="ListParagraph"/>
              <w:ind w:left="0"/>
              <w:jc w:val="center"/>
              <w:rPr>
                <w:rFonts w:ascii="Times New Roman" w:hAnsi="Times New Roman" w:cs="Times New Roman"/>
                <w:sz w:val="22"/>
                <w:szCs w:val="22"/>
                <w:lang w:val="en-US"/>
              </w:rPr>
            </w:pPr>
            <w:r>
              <w:rPr>
                <w:rFonts w:ascii="Times New Roman" w:hAnsi="Times New Roman" w:cs="Times New Roman"/>
                <w:sz w:val="22"/>
                <w:szCs w:val="22"/>
                <w:lang w:val="en-US"/>
              </w:rPr>
              <w:t>Valid</w:t>
            </w:r>
          </w:p>
        </w:tc>
      </w:tr>
    </w:tbl>
    <w:p w14:paraId="741757F9" w14:textId="16C424FA" w:rsidR="00580695" w:rsidRPr="0085114E" w:rsidRDefault="00580695" w:rsidP="00E81955">
      <w:pPr>
        <w:pStyle w:val="Caption"/>
        <w:jc w:val="left"/>
      </w:pPr>
    </w:p>
    <w:p w14:paraId="538C4BCE" w14:textId="08F2EB26" w:rsidR="00580695" w:rsidRDefault="00580695" w:rsidP="00580695">
      <w:pPr>
        <w:spacing w:after="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Langkah </w:t>
      </w:r>
      <w:proofErr w:type="spellStart"/>
      <w:r>
        <w:rPr>
          <w:rFonts w:ascii="Times New Roman" w:hAnsi="Times New Roman" w:cs="Times New Roman"/>
          <w:sz w:val="24"/>
          <w:szCs w:val="24"/>
          <w:lang w:val="en-US"/>
        </w:rPr>
        <w:t>pertama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harus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peminjam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sarpras</w:t>
      </w:r>
      <w:proofErr w:type="spellEnd"/>
      <w:r>
        <w:rPr>
          <w:rFonts w:ascii="Times New Roman" w:hAnsi="Times New Roman" w:cs="Times New Roman"/>
          <w:sz w:val="24"/>
          <w:szCs w:val="24"/>
          <w:lang w:val="en-US"/>
        </w:rPr>
        <w:t xml:space="preserve"> agar </w:t>
      </w:r>
      <w:r>
        <w:rPr>
          <w:rFonts w:ascii="Times New Roman" w:hAnsi="Times New Roman" w:cs="Times New Roman"/>
          <w:i/>
          <w:sz w:val="24"/>
          <w:szCs w:val="24"/>
          <w:lang w:val="en-US"/>
        </w:rPr>
        <w:t>W</w:t>
      </w:r>
      <w:r w:rsidRPr="00CB2DB2">
        <w:rPr>
          <w:rFonts w:ascii="Times New Roman" w:hAnsi="Times New Roman" w:cs="Times New Roman"/>
          <w:i/>
          <w:sz w:val="24"/>
          <w:szCs w:val="24"/>
          <w:lang w:val="en-US"/>
        </w:rPr>
        <w:t>ebsite</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r w:rsidRPr="00CB2DB2">
        <w:rPr>
          <w:rFonts w:ascii="Times New Roman" w:hAnsi="Times New Roman" w:cs="Times New Roman"/>
          <w:i/>
          <w:sz w:val="24"/>
          <w:szCs w:val="24"/>
          <w:lang w:val="en-US"/>
        </w:rPr>
        <w:t>login</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sidR="0034410F">
        <w:rPr>
          <w:rFonts w:ascii="Times New Roman" w:hAnsi="Times New Roman" w:cs="Times New Roman"/>
          <w:sz w:val="24"/>
          <w:szCs w:val="24"/>
          <w:lang w:val="en-US"/>
        </w:rPr>
        <w:t>peminjam</w:t>
      </w:r>
      <w:proofErr w:type="spellEnd"/>
      <w:r w:rsidR="0034410F">
        <w:rPr>
          <w:rFonts w:ascii="Times New Roman" w:hAnsi="Times New Roman" w:cs="Times New Roman"/>
          <w:sz w:val="24"/>
          <w:szCs w:val="24"/>
          <w:lang w:val="en-US"/>
        </w:rPr>
        <w:t xml:space="preserve"> </w:t>
      </w:r>
      <w:proofErr w:type="spellStart"/>
      <w:r w:rsidR="0034410F">
        <w:rPr>
          <w:rFonts w:ascii="Times New Roman" w:hAnsi="Times New Roman" w:cs="Times New Roman"/>
          <w:sz w:val="24"/>
          <w:szCs w:val="24"/>
          <w:lang w:val="en-US"/>
        </w:rPr>
        <w:t>sarpras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w:t>
      </w:r>
      <w:r w:rsidR="0034410F">
        <w:rPr>
          <w:rFonts w:ascii="Times New Roman" w:hAnsi="Times New Roman" w:cs="Times New Roman"/>
          <w:sz w:val="24"/>
          <w:szCs w:val="24"/>
          <w:lang w:val="en-US"/>
        </w:rPr>
        <w:t>minjam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mengisikan</w:t>
      </w:r>
      <w:proofErr w:type="spellEnd"/>
      <w:r>
        <w:rPr>
          <w:rFonts w:ascii="Times New Roman" w:hAnsi="Times New Roman" w:cs="Times New Roman"/>
          <w:sz w:val="24"/>
          <w:szCs w:val="24"/>
          <w:lang w:val="en-US"/>
        </w:rPr>
        <w:t xml:space="preserve"> email dan </w:t>
      </w:r>
      <w:r w:rsidRPr="00CB2DB2">
        <w:rPr>
          <w:rFonts w:ascii="Times New Roman" w:hAnsi="Times New Roman" w:cs="Times New Roman"/>
          <w:i/>
          <w:sz w:val="24"/>
          <w:szCs w:val="24"/>
          <w:lang w:val="en-US"/>
        </w:rPr>
        <w:t>password</w:t>
      </w:r>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terdaftar</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sistem</w:t>
      </w:r>
      <w:proofErr w:type="spellEnd"/>
      <w:r w:rsidR="0034410F">
        <w:rPr>
          <w:rFonts w:ascii="Times New Roman" w:hAnsi="Times New Roman" w:cs="Times New Roman"/>
          <w:sz w:val="24"/>
          <w:szCs w:val="24"/>
          <w:lang w:val="en-US"/>
        </w:rPr>
        <w:t xml:space="preserve"> </w:t>
      </w:r>
      <w:proofErr w:type="spellStart"/>
      <w:r w:rsidR="0034410F" w:rsidRPr="0034410F">
        <w:rPr>
          <w:rFonts w:ascii="Times New Roman" w:hAnsi="Times New Roman" w:cs="Times New Roman"/>
          <w:i/>
          <w:iCs/>
          <w:sz w:val="24"/>
          <w:szCs w:val="24"/>
          <w:lang w:val="en-US"/>
        </w:rPr>
        <w:t>registrasi</w:t>
      </w:r>
      <w:proofErr w:type="spellEnd"/>
      <w:r>
        <w:rPr>
          <w:rFonts w:ascii="Times New Roman" w:hAnsi="Times New Roman" w:cs="Times New Roman"/>
          <w:sz w:val="24"/>
          <w:szCs w:val="24"/>
          <w:lang w:val="en-US"/>
        </w:rPr>
        <w:t xml:space="preserve">. Jika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mengosongkan</w:t>
      </w:r>
      <w:proofErr w:type="spellEnd"/>
      <w:r>
        <w:rPr>
          <w:rFonts w:ascii="Times New Roman" w:hAnsi="Times New Roman" w:cs="Times New Roman"/>
          <w:sz w:val="24"/>
          <w:szCs w:val="24"/>
          <w:lang w:val="en-US"/>
        </w:rPr>
        <w:t xml:space="preserve"> email dan </w:t>
      </w:r>
      <w:r w:rsidRPr="00CB2DB2">
        <w:rPr>
          <w:rFonts w:ascii="Times New Roman" w:hAnsi="Times New Roman" w:cs="Times New Roman"/>
          <w:i/>
          <w:sz w:val="24"/>
          <w:szCs w:val="24"/>
          <w:lang w:val="en-US"/>
        </w:rPr>
        <w:t>password</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peringatan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harus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mengisi</w:t>
      </w:r>
      <w:proofErr w:type="spellEnd"/>
      <w:r>
        <w:rPr>
          <w:rFonts w:ascii="Times New Roman" w:hAnsi="Times New Roman" w:cs="Times New Roman"/>
          <w:sz w:val="24"/>
          <w:szCs w:val="24"/>
          <w:lang w:val="en-US"/>
        </w:rPr>
        <w:t xml:space="preserve"> email dan </w:t>
      </w:r>
      <w:r w:rsidRPr="00CB2DB2">
        <w:rPr>
          <w:rFonts w:ascii="Times New Roman" w:hAnsi="Times New Roman" w:cs="Times New Roman"/>
          <w:i/>
          <w:sz w:val="24"/>
          <w:szCs w:val="24"/>
          <w:lang w:val="en-US"/>
        </w:rPr>
        <w:t>password</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data yang </w:t>
      </w:r>
      <w:proofErr w:type="spellStart"/>
      <w:r>
        <w:rPr>
          <w:rFonts w:ascii="Times New Roman" w:hAnsi="Times New Roman" w:cs="Times New Roman"/>
          <w:sz w:val="24"/>
          <w:szCs w:val="24"/>
          <w:lang w:val="en-US"/>
        </w:rPr>
        <w:t>terdaftar</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Jika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mengosongkan</w:t>
      </w:r>
      <w:proofErr w:type="spellEnd"/>
      <w:r>
        <w:rPr>
          <w:rFonts w:ascii="Times New Roman" w:hAnsi="Times New Roman" w:cs="Times New Roman"/>
          <w:sz w:val="24"/>
          <w:szCs w:val="24"/>
          <w:lang w:val="en-US"/>
        </w:rPr>
        <w:t xml:space="preserve"> email,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peringatan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harus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mengisi</w:t>
      </w:r>
      <w:proofErr w:type="spellEnd"/>
      <w:r>
        <w:rPr>
          <w:rFonts w:ascii="Times New Roman" w:hAnsi="Times New Roman" w:cs="Times New Roman"/>
          <w:sz w:val="24"/>
          <w:szCs w:val="24"/>
          <w:lang w:val="en-US"/>
        </w:rPr>
        <w:t xml:space="preserve"> email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data yang </w:t>
      </w:r>
      <w:proofErr w:type="spellStart"/>
      <w:r>
        <w:rPr>
          <w:rFonts w:ascii="Times New Roman" w:hAnsi="Times New Roman" w:cs="Times New Roman"/>
          <w:sz w:val="24"/>
          <w:szCs w:val="24"/>
          <w:lang w:val="en-US"/>
        </w:rPr>
        <w:t>terdaftar</w:t>
      </w:r>
      <w:proofErr w:type="spellEnd"/>
      <w:r>
        <w:rPr>
          <w:rFonts w:ascii="Times New Roman" w:hAnsi="Times New Roman" w:cs="Times New Roman"/>
          <w:sz w:val="24"/>
          <w:szCs w:val="24"/>
          <w:lang w:val="en-US"/>
        </w:rPr>
        <w:t xml:space="preserve">. Jika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mengosongkan</w:t>
      </w:r>
      <w:proofErr w:type="spellEnd"/>
      <w:r>
        <w:rPr>
          <w:rFonts w:ascii="Times New Roman" w:hAnsi="Times New Roman" w:cs="Times New Roman"/>
          <w:sz w:val="24"/>
          <w:szCs w:val="24"/>
          <w:lang w:val="en-US"/>
        </w:rPr>
        <w:t xml:space="preserve"> </w:t>
      </w:r>
      <w:r w:rsidRPr="00CB2DB2">
        <w:rPr>
          <w:rFonts w:ascii="Times New Roman" w:hAnsi="Times New Roman" w:cs="Times New Roman"/>
          <w:i/>
          <w:sz w:val="24"/>
          <w:szCs w:val="24"/>
          <w:lang w:val="en-US"/>
        </w:rPr>
        <w:t>password</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peringatan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harus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mengisi</w:t>
      </w:r>
      <w:proofErr w:type="spellEnd"/>
      <w:r>
        <w:rPr>
          <w:rFonts w:ascii="Times New Roman" w:hAnsi="Times New Roman" w:cs="Times New Roman"/>
          <w:sz w:val="24"/>
          <w:szCs w:val="24"/>
          <w:lang w:val="en-US"/>
        </w:rPr>
        <w:t xml:space="preserve"> </w:t>
      </w:r>
      <w:r w:rsidRPr="00CB2DB2">
        <w:rPr>
          <w:rFonts w:ascii="Times New Roman" w:hAnsi="Times New Roman" w:cs="Times New Roman"/>
          <w:i/>
          <w:sz w:val="24"/>
          <w:szCs w:val="24"/>
          <w:lang w:val="en-US"/>
        </w:rPr>
        <w:t>password</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data yang </w:t>
      </w:r>
      <w:proofErr w:type="spellStart"/>
      <w:r>
        <w:rPr>
          <w:rFonts w:ascii="Times New Roman" w:hAnsi="Times New Roman" w:cs="Times New Roman"/>
          <w:sz w:val="24"/>
          <w:szCs w:val="24"/>
          <w:lang w:val="en-US"/>
        </w:rPr>
        <w:t>terdaftar</w:t>
      </w:r>
      <w:proofErr w:type="spellEnd"/>
      <w:r>
        <w:rPr>
          <w:rFonts w:ascii="Times New Roman" w:hAnsi="Times New Roman" w:cs="Times New Roman"/>
          <w:sz w:val="24"/>
          <w:szCs w:val="24"/>
          <w:lang w:val="en-US"/>
        </w:rPr>
        <w:t xml:space="preserve">. Jika proses </w:t>
      </w:r>
      <w:proofErr w:type="spellStart"/>
      <w:r>
        <w:rPr>
          <w:rFonts w:ascii="Times New Roman" w:hAnsi="Times New Roman" w:cs="Times New Roman"/>
          <w:sz w:val="24"/>
          <w:szCs w:val="24"/>
          <w:lang w:val="en-US"/>
        </w:rPr>
        <w:t>pengisian</w:t>
      </w:r>
      <w:proofErr w:type="spellEnd"/>
      <w:r>
        <w:rPr>
          <w:rFonts w:ascii="Times New Roman" w:hAnsi="Times New Roman" w:cs="Times New Roman"/>
          <w:sz w:val="24"/>
          <w:szCs w:val="24"/>
          <w:lang w:val="en-US"/>
        </w:rPr>
        <w:t xml:space="preserve"> email dan </w:t>
      </w:r>
      <w:r w:rsidRPr="00CB2DB2">
        <w:rPr>
          <w:rFonts w:ascii="Times New Roman" w:hAnsi="Times New Roman" w:cs="Times New Roman"/>
          <w:i/>
          <w:sz w:val="24"/>
          <w:szCs w:val="24"/>
          <w:lang w:val="en-US"/>
        </w:rPr>
        <w:t>password</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benar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proses </w:t>
      </w:r>
      <w:r w:rsidRPr="00CB2DB2">
        <w:rPr>
          <w:rFonts w:ascii="Times New Roman" w:hAnsi="Times New Roman" w:cs="Times New Roman"/>
          <w:i/>
          <w:sz w:val="24"/>
          <w:szCs w:val="24"/>
          <w:lang w:val="en-US"/>
        </w:rPr>
        <w:t>login</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r w:rsidR="0034410F">
        <w:rPr>
          <w:rFonts w:ascii="Times New Roman" w:hAnsi="Times New Roman" w:cs="Times New Roman"/>
          <w:sz w:val="24"/>
          <w:szCs w:val="24"/>
          <w:lang w:val="en-US"/>
        </w:rPr>
        <w:t>halaman</w:t>
      </w:r>
      <w:proofErr w:type="spellEnd"/>
      <w:r w:rsidR="0034410F">
        <w:rPr>
          <w:rFonts w:ascii="Times New Roman" w:hAnsi="Times New Roman" w:cs="Times New Roman"/>
          <w:sz w:val="24"/>
          <w:szCs w:val="24"/>
          <w:lang w:val="en-US"/>
        </w:rPr>
        <w:t xml:space="preserve"> </w:t>
      </w:r>
      <w:proofErr w:type="spellStart"/>
      <w:r w:rsidR="0034410F">
        <w:rPr>
          <w:rFonts w:ascii="Times New Roman" w:hAnsi="Times New Roman" w:cs="Times New Roman"/>
          <w:sz w:val="24"/>
          <w:szCs w:val="24"/>
          <w:lang w:val="en-US"/>
        </w:rPr>
        <w:t>utama</w:t>
      </w:r>
      <w:proofErr w:type="spellEnd"/>
      <w:r w:rsidR="0034410F">
        <w:rPr>
          <w:rFonts w:ascii="Times New Roman" w:hAnsi="Times New Roman" w:cs="Times New Roman"/>
          <w:sz w:val="24"/>
          <w:szCs w:val="24"/>
          <w:lang w:val="en-US"/>
        </w:rPr>
        <w:t xml:space="preserve"> </w:t>
      </w:r>
      <w:proofErr w:type="spellStart"/>
      <w:r w:rsidR="0034410F">
        <w:rPr>
          <w:rFonts w:ascii="Times New Roman" w:hAnsi="Times New Roman" w:cs="Times New Roman"/>
          <w:sz w:val="24"/>
          <w:szCs w:val="24"/>
          <w:lang w:val="en-US"/>
        </w:rPr>
        <w:t>atau</w:t>
      </w:r>
      <w:proofErr w:type="spellEnd"/>
      <w:r w:rsidR="0034410F">
        <w:rPr>
          <w:rFonts w:ascii="Times New Roman" w:hAnsi="Times New Roman" w:cs="Times New Roman"/>
          <w:sz w:val="24"/>
          <w:szCs w:val="24"/>
          <w:lang w:val="en-US"/>
        </w:rPr>
        <w:t xml:space="preserve"> dashboard</w:t>
      </w:r>
      <w:r>
        <w:rPr>
          <w:rFonts w:ascii="Times New Roman" w:hAnsi="Times New Roman" w:cs="Times New Roman"/>
          <w:sz w:val="24"/>
          <w:szCs w:val="24"/>
          <w:lang w:val="en-US"/>
        </w:rPr>
        <w:t>.</w:t>
      </w:r>
    </w:p>
    <w:p w14:paraId="2E15C6A8" w14:textId="1AA5CBED" w:rsidR="00580695" w:rsidRPr="004C0C0E" w:rsidRDefault="00580695" w:rsidP="00580695">
      <w:pPr>
        <w:pStyle w:val="ListParagraph"/>
        <w:numPr>
          <w:ilvl w:val="0"/>
          <w:numId w:val="68"/>
        </w:numPr>
        <w:spacing w:before="100" w:beforeAutospacing="1" w:after="100" w:afterAutospacing="1" w:line="240" w:lineRule="auto"/>
        <w:ind w:left="142" w:hanging="284"/>
        <w:jc w:val="both"/>
        <w:rPr>
          <w:rFonts w:ascii="Times New Roman" w:hAnsi="Times New Roman" w:cs="Times New Roman"/>
          <w:sz w:val="24"/>
          <w:szCs w:val="24"/>
        </w:rPr>
      </w:pPr>
      <w:r w:rsidRPr="004C0C0E">
        <w:rPr>
          <w:rFonts w:ascii="Times New Roman" w:hAnsi="Times New Roman" w:cs="Times New Roman"/>
          <w:sz w:val="24"/>
          <w:szCs w:val="24"/>
        </w:rPr>
        <w:t>Pengujian Halaman</w:t>
      </w:r>
      <w:r w:rsidR="006F7339">
        <w:rPr>
          <w:rFonts w:ascii="Times New Roman" w:hAnsi="Times New Roman" w:cs="Times New Roman"/>
          <w:sz w:val="24"/>
          <w:szCs w:val="24"/>
        </w:rPr>
        <w:t xml:space="preserve"> Pinjam Barang</w:t>
      </w:r>
    </w:p>
    <w:p w14:paraId="3FCDB0C0" w14:textId="3400F20B" w:rsidR="004B59B7" w:rsidRPr="006F7339" w:rsidRDefault="00580695" w:rsidP="00CE5D13">
      <w:pPr>
        <w:spacing w:line="480" w:lineRule="auto"/>
        <w:ind w:firstLine="720"/>
        <w:jc w:val="both"/>
        <w:rPr>
          <w:rFonts w:ascii="Times New Roman" w:hAnsi="Times New Roman" w:cs="Times New Roman"/>
          <w:iCs/>
          <w:sz w:val="24"/>
          <w:szCs w:val="24"/>
        </w:rPr>
      </w:pPr>
      <w:r w:rsidRPr="005B6E09">
        <w:rPr>
          <w:rFonts w:ascii="Times New Roman" w:hAnsi="Times New Roman" w:cs="Times New Roman"/>
          <w:sz w:val="24"/>
          <w:szCs w:val="24"/>
        </w:rPr>
        <w:t>Tabel 4.</w:t>
      </w:r>
      <w:r w:rsidR="006F7339">
        <w:rPr>
          <w:rFonts w:ascii="Times New Roman" w:hAnsi="Times New Roman" w:cs="Times New Roman"/>
          <w:sz w:val="24"/>
          <w:szCs w:val="24"/>
        </w:rPr>
        <w:t>13</w:t>
      </w:r>
      <w:r w:rsidRPr="005B6E09">
        <w:rPr>
          <w:rFonts w:ascii="Times New Roman" w:hAnsi="Times New Roman" w:cs="Times New Roman"/>
          <w:sz w:val="24"/>
          <w:szCs w:val="24"/>
        </w:rPr>
        <w:t xml:space="preserve"> merupakan tabel yang menampilkan pengujian </w:t>
      </w:r>
      <w:r w:rsidRPr="005B6E09">
        <w:rPr>
          <w:rFonts w:ascii="Times New Roman" w:hAnsi="Times New Roman" w:cs="Times New Roman"/>
          <w:i/>
          <w:sz w:val="24"/>
          <w:szCs w:val="24"/>
        </w:rPr>
        <w:t xml:space="preserve">black box </w:t>
      </w:r>
      <w:r w:rsidR="006F7339" w:rsidRPr="006F7339">
        <w:rPr>
          <w:rFonts w:ascii="Times New Roman" w:hAnsi="Times New Roman" w:cs="Times New Roman"/>
          <w:iCs/>
          <w:sz w:val="24"/>
          <w:szCs w:val="24"/>
        </w:rPr>
        <w:t>pinjam barang</w:t>
      </w:r>
      <w:r w:rsidR="00CE5D13">
        <w:rPr>
          <w:rFonts w:ascii="Times New Roman" w:hAnsi="Times New Roman" w:cs="Times New Roman"/>
          <w:iCs/>
          <w:sz w:val="24"/>
          <w:szCs w:val="24"/>
        </w:rPr>
        <w:t>.</w:t>
      </w:r>
    </w:p>
    <w:p w14:paraId="4CBCD578" w14:textId="6B83FB9A" w:rsidR="006F7339" w:rsidRDefault="006F7339" w:rsidP="006F7339">
      <w:pPr>
        <w:pStyle w:val="Caption"/>
        <w:rPr>
          <w:iCs w:val="0"/>
          <w:szCs w:val="24"/>
        </w:rPr>
      </w:pPr>
      <w:bookmarkStart w:id="148" w:name="_Toc165525603"/>
      <w:bookmarkStart w:id="149" w:name="_Toc166480546"/>
      <w:r>
        <w:t xml:space="preserve">Tabel 4. </w:t>
      </w:r>
      <w:r>
        <w:fldChar w:fldCharType="begin"/>
      </w:r>
      <w:r>
        <w:instrText xml:space="preserve"> SEQ Tabel_4. \* ARABIC </w:instrText>
      </w:r>
      <w:r>
        <w:fldChar w:fldCharType="separate"/>
      </w:r>
      <w:r w:rsidR="00871F4B">
        <w:rPr>
          <w:noProof/>
        </w:rPr>
        <w:t>13</w:t>
      </w:r>
      <w:r>
        <w:fldChar w:fldCharType="end"/>
      </w:r>
      <w:r>
        <w:t xml:space="preserve"> </w:t>
      </w:r>
      <w:r>
        <w:rPr>
          <w:i/>
          <w:szCs w:val="24"/>
        </w:rPr>
        <w:t>B</w:t>
      </w:r>
      <w:r w:rsidRPr="005B6E09">
        <w:rPr>
          <w:i/>
          <w:szCs w:val="24"/>
        </w:rPr>
        <w:t xml:space="preserve">lack </w:t>
      </w:r>
      <w:r>
        <w:rPr>
          <w:i/>
          <w:szCs w:val="24"/>
        </w:rPr>
        <w:t>B</w:t>
      </w:r>
      <w:r w:rsidRPr="005B6E09">
        <w:rPr>
          <w:i/>
          <w:szCs w:val="24"/>
        </w:rPr>
        <w:t xml:space="preserve">ox </w:t>
      </w:r>
      <w:proofErr w:type="spellStart"/>
      <w:r>
        <w:rPr>
          <w:iCs w:val="0"/>
          <w:szCs w:val="24"/>
        </w:rPr>
        <w:t>P</w:t>
      </w:r>
      <w:r w:rsidRPr="006F7339">
        <w:rPr>
          <w:iCs w:val="0"/>
          <w:szCs w:val="24"/>
        </w:rPr>
        <w:t>injam</w:t>
      </w:r>
      <w:proofErr w:type="spellEnd"/>
      <w:r w:rsidRPr="006F7339">
        <w:rPr>
          <w:iCs w:val="0"/>
          <w:szCs w:val="24"/>
        </w:rPr>
        <w:t xml:space="preserve"> </w:t>
      </w:r>
      <w:r>
        <w:rPr>
          <w:iCs w:val="0"/>
          <w:szCs w:val="24"/>
        </w:rPr>
        <w:t>B</w:t>
      </w:r>
      <w:r w:rsidRPr="006F7339">
        <w:rPr>
          <w:iCs w:val="0"/>
          <w:szCs w:val="24"/>
        </w:rPr>
        <w:t>arang</w:t>
      </w:r>
      <w:bookmarkEnd w:id="148"/>
      <w:bookmarkEnd w:id="149"/>
    </w:p>
    <w:tbl>
      <w:tblPr>
        <w:tblStyle w:val="TableGrid"/>
        <w:tblW w:w="0" w:type="auto"/>
        <w:jc w:val="center"/>
        <w:tblLayout w:type="fixed"/>
        <w:tblLook w:val="04A0" w:firstRow="1" w:lastRow="0" w:firstColumn="1" w:lastColumn="0" w:noHBand="0" w:noVBand="1"/>
      </w:tblPr>
      <w:tblGrid>
        <w:gridCol w:w="576"/>
        <w:gridCol w:w="1696"/>
        <w:gridCol w:w="914"/>
        <w:gridCol w:w="1629"/>
        <w:gridCol w:w="1085"/>
        <w:gridCol w:w="894"/>
      </w:tblGrid>
      <w:tr w:rsidR="006F7339" w14:paraId="70F74BF9" w14:textId="77777777" w:rsidTr="00D250FA">
        <w:trPr>
          <w:trHeight w:val="657"/>
          <w:tblHeader/>
          <w:jc w:val="center"/>
        </w:trPr>
        <w:tc>
          <w:tcPr>
            <w:tcW w:w="576" w:type="dxa"/>
          </w:tcPr>
          <w:p w14:paraId="6B341981" w14:textId="77777777" w:rsidR="006F7339" w:rsidRPr="00A3273D" w:rsidRDefault="006F7339" w:rsidP="00D250FA">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NO</w:t>
            </w:r>
          </w:p>
        </w:tc>
        <w:tc>
          <w:tcPr>
            <w:tcW w:w="1696" w:type="dxa"/>
          </w:tcPr>
          <w:p w14:paraId="48C362B9" w14:textId="77777777" w:rsidR="006F7339" w:rsidRPr="00A3273D" w:rsidRDefault="006F7339" w:rsidP="00D250FA">
            <w:pPr>
              <w:pStyle w:val="ListParagraph"/>
              <w:ind w:left="0"/>
              <w:jc w:val="center"/>
              <w:rPr>
                <w:rFonts w:ascii="Times New Roman" w:hAnsi="Times New Roman" w:cs="Times New Roman"/>
                <w:b/>
                <w:sz w:val="24"/>
                <w:szCs w:val="24"/>
                <w:lang w:val="en-US"/>
              </w:rPr>
            </w:pPr>
            <w:proofErr w:type="spellStart"/>
            <w:r w:rsidRPr="00A3273D">
              <w:rPr>
                <w:rFonts w:ascii="Times New Roman" w:hAnsi="Times New Roman" w:cs="Times New Roman"/>
                <w:b/>
                <w:sz w:val="24"/>
                <w:szCs w:val="24"/>
                <w:lang w:val="en-US"/>
              </w:rPr>
              <w:t>Skenario</w:t>
            </w:r>
            <w:proofErr w:type="spellEnd"/>
            <w:r w:rsidRPr="00A3273D">
              <w:rPr>
                <w:rFonts w:ascii="Times New Roman" w:hAnsi="Times New Roman" w:cs="Times New Roman"/>
                <w:b/>
                <w:sz w:val="24"/>
                <w:szCs w:val="24"/>
                <w:lang w:val="en-US"/>
              </w:rPr>
              <w:t xml:space="preserve"> </w:t>
            </w:r>
            <w:proofErr w:type="spellStart"/>
            <w:r w:rsidRPr="00A3273D">
              <w:rPr>
                <w:rFonts w:ascii="Times New Roman" w:hAnsi="Times New Roman" w:cs="Times New Roman"/>
                <w:b/>
                <w:sz w:val="24"/>
                <w:szCs w:val="24"/>
                <w:lang w:val="en-US"/>
              </w:rPr>
              <w:t>Pengujian</w:t>
            </w:r>
            <w:proofErr w:type="spellEnd"/>
          </w:p>
        </w:tc>
        <w:tc>
          <w:tcPr>
            <w:tcW w:w="914" w:type="dxa"/>
          </w:tcPr>
          <w:p w14:paraId="0AAF3824" w14:textId="77777777" w:rsidR="006F7339" w:rsidRPr="00A3273D" w:rsidRDefault="006F7339" w:rsidP="00D250FA">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Test Case</w:t>
            </w:r>
          </w:p>
        </w:tc>
        <w:tc>
          <w:tcPr>
            <w:tcW w:w="1629" w:type="dxa"/>
          </w:tcPr>
          <w:p w14:paraId="7F0963E3" w14:textId="77777777" w:rsidR="006F7339" w:rsidRPr="00A3273D" w:rsidRDefault="006F7339" w:rsidP="00D250FA">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 xml:space="preserve">Hasil yang </w:t>
            </w:r>
            <w:proofErr w:type="spellStart"/>
            <w:r w:rsidRPr="00A3273D">
              <w:rPr>
                <w:rFonts w:ascii="Times New Roman" w:hAnsi="Times New Roman" w:cs="Times New Roman"/>
                <w:b/>
                <w:sz w:val="24"/>
                <w:szCs w:val="24"/>
                <w:lang w:val="en-US"/>
              </w:rPr>
              <w:t>Diharapkan</w:t>
            </w:r>
            <w:proofErr w:type="spellEnd"/>
          </w:p>
        </w:tc>
        <w:tc>
          <w:tcPr>
            <w:tcW w:w="1085" w:type="dxa"/>
          </w:tcPr>
          <w:p w14:paraId="2649FF1E" w14:textId="77777777" w:rsidR="006F7339" w:rsidRPr="00A3273D" w:rsidRDefault="006F7339" w:rsidP="00D250FA">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 xml:space="preserve">Hasil </w:t>
            </w:r>
            <w:proofErr w:type="spellStart"/>
            <w:r w:rsidRPr="00A3273D">
              <w:rPr>
                <w:rFonts w:ascii="Times New Roman" w:hAnsi="Times New Roman" w:cs="Times New Roman"/>
                <w:b/>
                <w:sz w:val="24"/>
                <w:szCs w:val="24"/>
                <w:lang w:val="en-US"/>
              </w:rPr>
              <w:t>Pengujian</w:t>
            </w:r>
            <w:proofErr w:type="spellEnd"/>
          </w:p>
        </w:tc>
        <w:tc>
          <w:tcPr>
            <w:tcW w:w="894" w:type="dxa"/>
          </w:tcPr>
          <w:p w14:paraId="7FCCDAEA" w14:textId="77777777" w:rsidR="006F7339" w:rsidRPr="00A3273D" w:rsidRDefault="006F7339" w:rsidP="00D250FA">
            <w:pPr>
              <w:pStyle w:val="ListParagraph"/>
              <w:ind w:left="0"/>
              <w:jc w:val="center"/>
              <w:rPr>
                <w:rFonts w:ascii="Times New Roman" w:hAnsi="Times New Roman" w:cs="Times New Roman"/>
                <w:b/>
                <w:sz w:val="24"/>
                <w:szCs w:val="24"/>
                <w:lang w:val="en-US"/>
              </w:rPr>
            </w:pPr>
            <w:r w:rsidRPr="00A3273D">
              <w:rPr>
                <w:rFonts w:ascii="Times New Roman" w:hAnsi="Times New Roman" w:cs="Times New Roman"/>
                <w:b/>
                <w:sz w:val="24"/>
                <w:szCs w:val="24"/>
                <w:lang w:val="en-US"/>
              </w:rPr>
              <w:t>Status</w:t>
            </w:r>
          </w:p>
        </w:tc>
      </w:tr>
      <w:tr w:rsidR="006F7339" w14:paraId="1F915FE3" w14:textId="77777777" w:rsidTr="00D250FA">
        <w:trPr>
          <w:jc w:val="center"/>
        </w:trPr>
        <w:tc>
          <w:tcPr>
            <w:tcW w:w="576" w:type="dxa"/>
          </w:tcPr>
          <w:p w14:paraId="5A2A9128" w14:textId="77777777" w:rsidR="006F7339" w:rsidRPr="00201874" w:rsidRDefault="006F7339" w:rsidP="00D250FA">
            <w:pPr>
              <w:pStyle w:val="ListParagraph"/>
              <w:spacing w:line="480" w:lineRule="auto"/>
              <w:ind w:left="0"/>
              <w:jc w:val="center"/>
              <w:rPr>
                <w:rFonts w:ascii="Times New Roman" w:hAnsi="Times New Roman" w:cs="Times New Roman"/>
                <w:sz w:val="22"/>
                <w:szCs w:val="22"/>
                <w:lang w:val="en-US"/>
              </w:rPr>
            </w:pPr>
            <w:r w:rsidRPr="00201874">
              <w:rPr>
                <w:rFonts w:ascii="Times New Roman" w:hAnsi="Times New Roman" w:cs="Times New Roman"/>
                <w:sz w:val="22"/>
                <w:szCs w:val="22"/>
                <w:lang w:val="en-US"/>
              </w:rPr>
              <w:t>1</w:t>
            </w:r>
          </w:p>
        </w:tc>
        <w:tc>
          <w:tcPr>
            <w:tcW w:w="1696" w:type="dxa"/>
          </w:tcPr>
          <w:p w14:paraId="2E0F958E" w14:textId="0C601DAB" w:rsidR="006F7339" w:rsidRPr="00F51A0E" w:rsidRDefault="006F7339" w:rsidP="00D250FA">
            <w:pPr>
              <w:pStyle w:val="ListParagraph"/>
              <w:ind w:left="0"/>
              <w:jc w:val="center"/>
              <w:rPr>
                <w:rFonts w:ascii="Times New Roman" w:hAnsi="Times New Roman" w:cs="Times New Roman"/>
                <w:sz w:val="22"/>
                <w:szCs w:val="22"/>
                <w:lang w:val="en-US"/>
              </w:rPr>
            </w:pPr>
            <w:r w:rsidRPr="00F51A0E">
              <w:rPr>
                <w:rFonts w:ascii="Times New Roman" w:hAnsi="Times New Roman" w:cs="Times New Roman"/>
                <w:sz w:val="22"/>
                <w:szCs w:val="22"/>
              </w:rPr>
              <w:t>Menambahkan data barang</w:t>
            </w:r>
            <w:r>
              <w:rPr>
                <w:rFonts w:ascii="Times New Roman" w:hAnsi="Times New Roman" w:cs="Times New Roman"/>
                <w:sz w:val="22"/>
                <w:szCs w:val="22"/>
              </w:rPr>
              <w:t xml:space="preserve"> pinjam</w:t>
            </w:r>
          </w:p>
        </w:tc>
        <w:tc>
          <w:tcPr>
            <w:tcW w:w="914" w:type="dxa"/>
          </w:tcPr>
          <w:p w14:paraId="26E94340" w14:textId="532FBAB4" w:rsidR="006F7339" w:rsidRPr="00F51A0E" w:rsidRDefault="006F7339" w:rsidP="00D250FA">
            <w:pPr>
              <w:pStyle w:val="ListParagraph"/>
              <w:ind w:left="0"/>
              <w:jc w:val="center"/>
              <w:rPr>
                <w:rFonts w:ascii="Times New Roman" w:hAnsi="Times New Roman" w:cs="Times New Roman"/>
                <w:sz w:val="22"/>
                <w:szCs w:val="22"/>
                <w:lang w:val="en-US"/>
              </w:rPr>
            </w:pPr>
            <w:r w:rsidRPr="00F51A0E">
              <w:rPr>
                <w:rFonts w:ascii="Times New Roman" w:hAnsi="Times New Roman" w:cs="Times New Roman"/>
                <w:sz w:val="22"/>
                <w:szCs w:val="22"/>
                <w:lang w:val="en-US"/>
              </w:rPr>
              <w:t xml:space="preserve">Tekan </w:t>
            </w:r>
            <w:proofErr w:type="spellStart"/>
            <w:r w:rsidRPr="00F51A0E">
              <w:rPr>
                <w:rFonts w:ascii="Times New Roman" w:hAnsi="Times New Roman" w:cs="Times New Roman"/>
                <w:sz w:val="22"/>
                <w:szCs w:val="22"/>
                <w:lang w:val="en-US"/>
              </w:rPr>
              <w:t>tombol</w:t>
            </w:r>
            <w:proofErr w:type="spellEnd"/>
            <w:r w:rsidRPr="00F51A0E">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pinjam</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barang</w:t>
            </w:r>
            <w:proofErr w:type="spellEnd"/>
          </w:p>
        </w:tc>
        <w:tc>
          <w:tcPr>
            <w:tcW w:w="1629" w:type="dxa"/>
          </w:tcPr>
          <w:p w14:paraId="5DC5BFD8" w14:textId="77777777" w:rsidR="006F7339" w:rsidRPr="00F51A0E" w:rsidRDefault="006F7339" w:rsidP="00D250FA">
            <w:pPr>
              <w:pStyle w:val="ListParagraph"/>
              <w:ind w:left="0"/>
              <w:jc w:val="center"/>
              <w:rPr>
                <w:rFonts w:ascii="Times New Roman" w:hAnsi="Times New Roman" w:cs="Times New Roman"/>
                <w:iCs/>
                <w:sz w:val="22"/>
                <w:szCs w:val="22"/>
                <w:lang w:val="en-US"/>
              </w:rPr>
            </w:pPr>
            <w:proofErr w:type="spellStart"/>
            <w:r w:rsidRPr="00F51A0E">
              <w:rPr>
                <w:rFonts w:ascii="Times New Roman" w:hAnsi="Times New Roman" w:cs="Times New Roman"/>
                <w:iCs/>
                <w:sz w:val="22"/>
                <w:szCs w:val="22"/>
                <w:lang w:val="en-US"/>
              </w:rPr>
              <w:t>Menampilkan</w:t>
            </w:r>
            <w:proofErr w:type="spellEnd"/>
            <w:r w:rsidRPr="00F51A0E">
              <w:rPr>
                <w:rFonts w:ascii="Times New Roman" w:hAnsi="Times New Roman" w:cs="Times New Roman"/>
                <w:iCs/>
                <w:sz w:val="22"/>
                <w:szCs w:val="22"/>
                <w:lang w:val="en-US"/>
              </w:rPr>
              <w:t xml:space="preserve"> </w:t>
            </w:r>
            <w:proofErr w:type="spellStart"/>
            <w:r w:rsidRPr="00F51A0E">
              <w:rPr>
                <w:rFonts w:ascii="Times New Roman" w:hAnsi="Times New Roman" w:cs="Times New Roman"/>
                <w:iCs/>
                <w:sz w:val="22"/>
                <w:szCs w:val="22"/>
                <w:lang w:val="en-US"/>
              </w:rPr>
              <w:t>tambah</w:t>
            </w:r>
            <w:proofErr w:type="spellEnd"/>
            <w:r w:rsidRPr="00F51A0E">
              <w:rPr>
                <w:rFonts w:ascii="Times New Roman" w:hAnsi="Times New Roman" w:cs="Times New Roman"/>
                <w:iCs/>
                <w:sz w:val="22"/>
                <w:szCs w:val="22"/>
                <w:lang w:val="en-US"/>
              </w:rPr>
              <w:t xml:space="preserve"> data </w:t>
            </w:r>
            <w:proofErr w:type="spellStart"/>
            <w:r w:rsidRPr="00F51A0E">
              <w:rPr>
                <w:rFonts w:ascii="Times New Roman" w:hAnsi="Times New Roman" w:cs="Times New Roman"/>
                <w:iCs/>
                <w:sz w:val="22"/>
                <w:szCs w:val="22"/>
                <w:lang w:val="en-US"/>
              </w:rPr>
              <w:t>barang</w:t>
            </w:r>
            <w:proofErr w:type="spellEnd"/>
          </w:p>
        </w:tc>
        <w:tc>
          <w:tcPr>
            <w:tcW w:w="1085" w:type="dxa"/>
          </w:tcPr>
          <w:p w14:paraId="065DBA42" w14:textId="77777777" w:rsidR="006F7339" w:rsidRPr="00F51A0E" w:rsidRDefault="006F7339" w:rsidP="00D250FA">
            <w:pPr>
              <w:pStyle w:val="ListParagraph"/>
              <w:ind w:left="0"/>
              <w:jc w:val="center"/>
              <w:rPr>
                <w:rFonts w:ascii="Times New Roman" w:hAnsi="Times New Roman" w:cs="Times New Roman"/>
                <w:sz w:val="22"/>
                <w:szCs w:val="22"/>
                <w:lang w:val="en-US"/>
              </w:rPr>
            </w:pPr>
            <w:proofErr w:type="spellStart"/>
            <w:r w:rsidRPr="00F51A0E">
              <w:rPr>
                <w:rFonts w:ascii="Times New Roman" w:hAnsi="Times New Roman" w:cs="Times New Roman"/>
                <w:sz w:val="22"/>
                <w:szCs w:val="22"/>
                <w:lang w:val="en-US"/>
              </w:rPr>
              <w:t>Sesuai</w:t>
            </w:r>
            <w:proofErr w:type="spellEnd"/>
            <w:r w:rsidRPr="00F51A0E">
              <w:rPr>
                <w:rFonts w:ascii="Times New Roman" w:hAnsi="Times New Roman" w:cs="Times New Roman"/>
                <w:sz w:val="22"/>
                <w:szCs w:val="22"/>
                <w:lang w:val="en-US"/>
              </w:rPr>
              <w:t xml:space="preserve"> </w:t>
            </w:r>
            <w:proofErr w:type="spellStart"/>
            <w:r w:rsidRPr="00F51A0E">
              <w:rPr>
                <w:rFonts w:ascii="Times New Roman" w:hAnsi="Times New Roman" w:cs="Times New Roman"/>
                <w:sz w:val="22"/>
                <w:szCs w:val="22"/>
                <w:lang w:val="en-US"/>
              </w:rPr>
              <w:t>harapan</w:t>
            </w:r>
            <w:proofErr w:type="spellEnd"/>
          </w:p>
        </w:tc>
        <w:tc>
          <w:tcPr>
            <w:tcW w:w="894" w:type="dxa"/>
          </w:tcPr>
          <w:p w14:paraId="54BF21F5" w14:textId="77777777" w:rsidR="006F7339" w:rsidRPr="00F51A0E" w:rsidRDefault="006F7339" w:rsidP="00D250FA">
            <w:pPr>
              <w:pStyle w:val="ListParagraph"/>
              <w:ind w:left="0"/>
              <w:jc w:val="center"/>
              <w:rPr>
                <w:rFonts w:ascii="Times New Roman" w:hAnsi="Times New Roman" w:cs="Times New Roman"/>
                <w:sz w:val="22"/>
                <w:szCs w:val="22"/>
                <w:lang w:val="en-US"/>
              </w:rPr>
            </w:pPr>
            <w:r w:rsidRPr="00F51A0E">
              <w:rPr>
                <w:rFonts w:ascii="Times New Roman" w:hAnsi="Times New Roman" w:cs="Times New Roman"/>
                <w:sz w:val="22"/>
                <w:szCs w:val="22"/>
                <w:lang w:val="en-US"/>
              </w:rPr>
              <w:t>Valid</w:t>
            </w:r>
          </w:p>
          <w:p w14:paraId="4386A5BF" w14:textId="77777777" w:rsidR="006F7339" w:rsidRPr="00F51A0E" w:rsidRDefault="006F7339" w:rsidP="00D250FA">
            <w:pPr>
              <w:pStyle w:val="ListParagraph"/>
              <w:ind w:left="0"/>
              <w:jc w:val="center"/>
              <w:rPr>
                <w:rFonts w:ascii="Times New Roman" w:hAnsi="Times New Roman" w:cs="Times New Roman"/>
                <w:sz w:val="22"/>
                <w:szCs w:val="22"/>
                <w:lang w:val="en-US"/>
              </w:rPr>
            </w:pPr>
          </w:p>
        </w:tc>
      </w:tr>
      <w:tr w:rsidR="006F7339" w14:paraId="5977518A" w14:textId="77777777" w:rsidTr="00D250FA">
        <w:trPr>
          <w:jc w:val="center"/>
        </w:trPr>
        <w:tc>
          <w:tcPr>
            <w:tcW w:w="576" w:type="dxa"/>
          </w:tcPr>
          <w:p w14:paraId="27185697" w14:textId="77777777" w:rsidR="006F7339" w:rsidRPr="00201874" w:rsidRDefault="006F7339" w:rsidP="00D250FA">
            <w:pPr>
              <w:pStyle w:val="ListParagraph"/>
              <w:spacing w:line="480" w:lineRule="auto"/>
              <w:ind w:left="0"/>
              <w:jc w:val="center"/>
              <w:rPr>
                <w:rFonts w:ascii="Times New Roman" w:hAnsi="Times New Roman" w:cs="Times New Roman"/>
                <w:sz w:val="22"/>
                <w:szCs w:val="22"/>
                <w:lang w:val="en-US"/>
              </w:rPr>
            </w:pPr>
            <w:r w:rsidRPr="00201874">
              <w:rPr>
                <w:rFonts w:ascii="Times New Roman" w:hAnsi="Times New Roman" w:cs="Times New Roman"/>
                <w:sz w:val="22"/>
                <w:szCs w:val="22"/>
                <w:lang w:val="en-US"/>
              </w:rPr>
              <w:t>2</w:t>
            </w:r>
          </w:p>
        </w:tc>
        <w:tc>
          <w:tcPr>
            <w:tcW w:w="1696" w:type="dxa"/>
          </w:tcPr>
          <w:p w14:paraId="6BBEB180" w14:textId="562EE994" w:rsidR="006F7339" w:rsidRPr="00F51A0E" w:rsidRDefault="006F7339" w:rsidP="00D250FA">
            <w:pPr>
              <w:spacing w:after="200" w:line="276" w:lineRule="auto"/>
              <w:jc w:val="center"/>
              <w:rPr>
                <w:rFonts w:ascii="Times New Roman" w:eastAsia="SimSun" w:hAnsi="Times New Roman" w:cs="Times New Roman"/>
                <w:sz w:val="22"/>
                <w:szCs w:val="22"/>
                <w:lang w:val="en-ID"/>
              </w:rPr>
            </w:pPr>
            <w:r w:rsidRPr="00F51A0E">
              <w:rPr>
                <w:rFonts w:ascii="Times New Roman" w:hAnsi="Times New Roman" w:cs="Times New Roman"/>
                <w:sz w:val="22"/>
                <w:szCs w:val="22"/>
              </w:rPr>
              <w:t>Meng</w:t>
            </w:r>
            <w:r>
              <w:rPr>
                <w:rFonts w:ascii="Times New Roman" w:hAnsi="Times New Roman" w:cs="Times New Roman"/>
                <w:sz w:val="22"/>
                <w:szCs w:val="22"/>
              </w:rPr>
              <w:t xml:space="preserve">isi </w:t>
            </w:r>
            <w:r w:rsidRPr="00F51A0E">
              <w:rPr>
                <w:rFonts w:ascii="Times New Roman" w:hAnsi="Times New Roman" w:cs="Times New Roman"/>
                <w:sz w:val="22"/>
                <w:szCs w:val="22"/>
              </w:rPr>
              <w:t xml:space="preserve">semua form </w:t>
            </w:r>
            <w:r>
              <w:rPr>
                <w:rFonts w:ascii="Times New Roman" w:hAnsi="Times New Roman" w:cs="Times New Roman"/>
                <w:sz w:val="22"/>
                <w:szCs w:val="22"/>
              </w:rPr>
              <w:t xml:space="preserve">kecuali pilih nama </w:t>
            </w:r>
            <w:r w:rsidRPr="00F51A0E">
              <w:rPr>
                <w:rFonts w:ascii="Times New Roman" w:hAnsi="Times New Roman" w:cs="Times New Roman"/>
                <w:sz w:val="22"/>
                <w:szCs w:val="22"/>
              </w:rPr>
              <w:t>barang</w:t>
            </w:r>
          </w:p>
        </w:tc>
        <w:tc>
          <w:tcPr>
            <w:tcW w:w="914" w:type="dxa"/>
          </w:tcPr>
          <w:p w14:paraId="0DAC62C1" w14:textId="77777777" w:rsidR="006F7339" w:rsidRPr="00F51A0E" w:rsidRDefault="006F7339" w:rsidP="00D250FA">
            <w:pPr>
              <w:pStyle w:val="ListParagraph"/>
              <w:ind w:left="0"/>
              <w:jc w:val="center"/>
              <w:rPr>
                <w:rFonts w:ascii="Times New Roman" w:hAnsi="Times New Roman" w:cs="Times New Roman"/>
                <w:sz w:val="22"/>
                <w:szCs w:val="22"/>
                <w:lang w:val="en-US"/>
              </w:rPr>
            </w:pPr>
            <w:r w:rsidRPr="00F51A0E">
              <w:rPr>
                <w:rFonts w:ascii="Times New Roman" w:hAnsi="Times New Roman" w:cs="Times New Roman"/>
                <w:sz w:val="22"/>
                <w:szCs w:val="22"/>
                <w:lang w:val="en-US"/>
              </w:rPr>
              <w:t xml:space="preserve">Tekan </w:t>
            </w:r>
            <w:proofErr w:type="spellStart"/>
            <w:r w:rsidRPr="00F51A0E">
              <w:rPr>
                <w:rFonts w:ascii="Times New Roman" w:hAnsi="Times New Roman" w:cs="Times New Roman"/>
                <w:sz w:val="22"/>
                <w:szCs w:val="22"/>
                <w:lang w:val="en-US"/>
              </w:rPr>
              <w:t>tombol</w:t>
            </w:r>
            <w:proofErr w:type="spellEnd"/>
            <w:r w:rsidRPr="00F51A0E">
              <w:rPr>
                <w:rFonts w:ascii="Times New Roman" w:hAnsi="Times New Roman" w:cs="Times New Roman"/>
                <w:sz w:val="22"/>
                <w:szCs w:val="22"/>
                <w:lang w:val="en-US"/>
              </w:rPr>
              <w:t xml:space="preserve"> </w:t>
            </w:r>
            <w:proofErr w:type="spellStart"/>
            <w:r w:rsidRPr="00F51A0E">
              <w:rPr>
                <w:rFonts w:ascii="Times New Roman" w:hAnsi="Times New Roman" w:cs="Times New Roman"/>
                <w:iCs/>
                <w:sz w:val="22"/>
                <w:szCs w:val="22"/>
                <w:lang w:val="en-US"/>
              </w:rPr>
              <w:t>tambahkan</w:t>
            </w:r>
            <w:proofErr w:type="spellEnd"/>
          </w:p>
        </w:tc>
        <w:tc>
          <w:tcPr>
            <w:tcW w:w="1629" w:type="dxa"/>
          </w:tcPr>
          <w:p w14:paraId="29554548" w14:textId="77777777" w:rsidR="006F7339" w:rsidRPr="00F51A0E" w:rsidRDefault="006F7339" w:rsidP="00D250FA">
            <w:pPr>
              <w:spacing w:after="200" w:line="276" w:lineRule="auto"/>
              <w:jc w:val="center"/>
              <w:rPr>
                <w:rFonts w:ascii="Times New Roman" w:eastAsia="SimSun" w:hAnsi="Times New Roman" w:cs="Times New Roman"/>
                <w:sz w:val="22"/>
                <w:szCs w:val="22"/>
                <w:lang w:val="en-ID"/>
              </w:rPr>
            </w:pPr>
            <w:r w:rsidRPr="00F51A0E">
              <w:rPr>
                <w:rFonts w:ascii="Times New Roman" w:hAnsi="Times New Roman" w:cs="Times New Roman"/>
                <w:sz w:val="22"/>
                <w:szCs w:val="22"/>
              </w:rPr>
              <w:t>Muncul peringatan “</w:t>
            </w:r>
            <w:proofErr w:type="spellStart"/>
            <w:r>
              <w:rPr>
                <w:rFonts w:ascii="Times New Roman" w:hAnsi="Times New Roman" w:cs="Times New Roman"/>
                <w:iCs/>
                <w:sz w:val="22"/>
                <w:szCs w:val="22"/>
                <w:lang w:val="en-US"/>
              </w:rPr>
              <w:t>n</w:t>
            </w:r>
            <w:r w:rsidRPr="00F51A0E">
              <w:rPr>
                <w:rFonts w:ascii="Times New Roman" w:hAnsi="Times New Roman" w:cs="Times New Roman"/>
                <w:iCs/>
                <w:sz w:val="22"/>
                <w:szCs w:val="22"/>
                <w:lang w:val="en-US"/>
              </w:rPr>
              <w:t>ama</w:t>
            </w:r>
            <w:proofErr w:type="spellEnd"/>
            <w:r w:rsidRPr="00F51A0E">
              <w:rPr>
                <w:rFonts w:ascii="Times New Roman" w:hAnsi="Times New Roman" w:cs="Times New Roman"/>
                <w:iCs/>
                <w:sz w:val="22"/>
                <w:szCs w:val="22"/>
                <w:lang w:val="en-US"/>
              </w:rPr>
              <w:t xml:space="preserve"> </w:t>
            </w:r>
            <w:proofErr w:type="spellStart"/>
            <w:r w:rsidRPr="00F51A0E">
              <w:rPr>
                <w:rFonts w:ascii="Times New Roman" w:hAnsi="Times New Roman" w:cs="Times New Roman"/>
                <w:iCs/>
                <w:sz w:val="22"/>
                <w:szCs w:val="22"/>
                <w:lang w:val="en-US"/>
              </w:rPr>
              <w:t>barang</w:t>
            </w:r>
            <w:proofErr w:type="spellEnd"/>
            <w:r w:rsidRPr="00F51A0E">
              <w:rPr>
                <w:rFonts w:ascii="Times New Roman" w:hAnsi="Times New Roman" w:cs="Times New Roman"/>
                <w:iCs/>
                <w:sz w:val="22"/>
                <w:szCs w:val="22"/>
                <w:lang w:val="en-US"/>
              </w:rPr>
              <w:t xml:space="preserve"> </w:t>
            </w:r>
            <w:proofErr w:type="spellStart"/>
            <w:r w:rsidRPr="00F51A0E">
              <w:rPr>
                <w:rFonts w:ascii="Times New Roman" w:hAnsi="Times New Roman" w:cs="Times New Roman"/>
                <w:iCs/>
                <w:sz w:val="22"/>
                <w:szCs w:val="22"/>
                <w:lang w:val="en-US"/>
              </w:rPr>
              <w:t>harus</w:t>
            </w:r>
            <w:proofErr w:type="spellEnd"/>
            <w:r w:rsidRPr="00F51A0E">
              <w:rPr>
                <w:rFonts w:ascii="Times New Roman" w:hAnsi="Times New Roman" w:cs="Times New Roman"/>
                <w:iCs/>
                <w:sz w:val="22"/>
                <w:szCs w:val="22"/>
                <w:lang w:val="en-US"/>
              </w:rPr>
              <w:t xml:space="preserve"> </w:t>
            </w:r>
            <w:proofErr w:type="spellStart"/>
            <w:r w:rsidRPr="00F51A0E">
              <w:rPr>
                <w:rFonts w:ascii="Times New Roman" w:hAnsi="Times New Roman" w:cs="Times New Roman"/>
                <w:iCs/>
                <w:sz w:val="22"/>
                <w:szCs w:val="22"/>
                <w:lang w:val="en-US"/>
              </w:rPr>
              <w:t>diisi</w:t>
            </w:r>
            <w:proofErr w:type="spellEnd"/>
            <w:r w:rsidRPr="00F51A0E">
              <w:rPr>
                <w:rFonts w:ascii="Times New Roman" w:hAnsi="Times New Roman" w:cs="Times New Roman"/>
                <w:iCs/>
                <w:sz w:val="22"/>
                <w:szCs w:val="22"/>
                <w:lang w:val="en-US"/>
              </w:rPr>
              <w:t>”</w:t>
            </w:r>
          </w:p>
        </w:tc>
        <w:tc>
          <w:tcPr>
            <w:tcW w:w="1085" w:type="dxa"/>
          </w:tcPr>
          <w:p w14:paraId="474F935A" w14:textId="77777777" w:rsidR="006F7339" w:rsidRPr="00F51A0E" w:rsidRDefault="006F7339" w:rsidP="00D250FA">
            <w:pPr>
              <w:pStyle w:val="ListParagraph"/>
              <w:ind w:left="0"/>
              <w:jc w:val="center"/>
              <w:rPr>
                <w:rFonts w:ascii="Times New Roman" w:hAnsi="Times New Roman" w:cs="Times New Roman"/>
                <w:sz w:val="22"/>
                <w:szCs w:val="22"/>
                <w:lang w:val="en-US"/>
              </w:rPr>
            </w:pPr>
            <w:proofErr w:type="spellStart"/>
            <w:r w:rsidRPr="00F51A0E">
              <w:rPr>
                <w:rFonts w:ascii="Times New Roman" w:hAnsi="Times New Roman" w:cs="Times New Roman"/>
                <w:sz w:val="22"/>
                <w:szCs w:val="22"/>
                <w:lang w:val="en-US"/>
              </w:rPr>
              <w:t>Sesuai</w:t>
            </w:r>
            <w:proofErr w:type="spellEnd"/>
            <w:r w:rsidRPr="00F51A0E">
              <w:rPr>
                <w:rFonts w:ascii="Times New Roman" w:hAnsi="Times New Roman" w:cs="Times New Roman"/>
                <w:sz w:val="22"/>
                <w:szCs w:val="22"/>
                <w:lang w:val="en-US"/>
              </w:rPr>
              <w:t xml:space="preserve"> </w:t>
            </w:r>
            <w:proofErr w:type="spellStart"/>
            <w:r w:rsidRPr="00F51A0E">
              <w:rPr>
                <w:rFonts w:ascii="Times New Roman" w:hAnsi="Times New Roman" w:cs="Times New Roman"/>
                <w:sz w:val="22"/>
                <w:szCs w:val="22"/>
                <w:lang w:val="en-US"/>
              </w:rPr>
              <w:t>harapan</w:t>
            </w:r>
            <w:proofErr w:type="spellEnd"/>
          </w:p>
        </w:tc>
        <w:tc>
          <w:tcPr>
            <w:tcW w:w="894" w:type="dxa"/>
          </w:tcPr>
          <w:p w14:paraId="52D4C660" w14:textId="77777777" w:rsidR="006F7339" w:rsidRPr="00F51A0E" w:rsidRDefault="006F7339" w:rsidP="00D250FA">
            <w:pPr>
              <w:pStyle w:val="ListParagraph"/>
              <w:ind w:left="0"/>
              <w:jc w:val="center"/>
              <w:rPr>
                <w:rFonts w:ascii="Times New Roman" w:hAnsi="Times New Roman" w:cs="Times New Roman"/>
                <w:sz w:val="22"/>
                <w:szCs w:val="22"/>
                <w:lang w:val="en-US"/>
              </w:rPr>
            </w:pPr>
            <w:r w:rsidRPr="00F51A0E">
              <w:rPr>
                <w:rFonts w:ascii="Times New Roman" w:hAnsi="Times New Roman" w:cs="Times New Roman"/>
                <w:sz w:val="22"/>
                <w:szCs w:val="22"/>
                <w:lang w:val="en-US"/>
              </w:rPr>
              <w:t>Valid</w:t>
            </w:r>
          </w:p>
          <w:p w14:paraId="47CB332E" w14:textId="77777777" w:rsidR="006F7339" w:rsidRPr="00F51A0E" w:rsidRDefault="006F7339" w:rsidP="00D250FA">
            <w:pPr>
              <w:pStyle w:val="ListParagraph"/>
              <w:ind w:left="0"/>
              <w:jc w:val="center"/>
              <w:rPr>
                <w:rFonts w:ascii="Times New Roman" w:hAnsi="Times New Roman" w:cs="Times New Roman"/>
                <w:sz w:val="22"/>
                <w:szCs w:val="22"/>
                <w:lang w:val="en-US"/>
              </w:rPr>
            </w:pPr>
          </w:p>
        </w:tc>
      </w:tr>
      <w:tr w:rsidR="006F7339" w14:paraId="2C5DED89" w14:textId="77777777" w:rsidTr="00D250FA">
        <w:trPr>
          <w:jc w:val="center"/>
        </w:trPr>
        <w:tc>
          <w:tcPr>
            <w:tcW w:w="576" w:type="dxa"/>
          </w:tcPr>
          <w:p w14:paraId="517FEF34" w14:textId="77777777" w:rsidR="006F7339" w:rsidRPr="00201874" w:rsidRDefault="006F7339" w:rsidP="00D250FA">
            <w:pPr>
              <w:pStyle w:val="ListParagraph"/>
              <w:spacing w:line="480" w:lineRule="auto"/>
              <w:ind w:left="0"/>
              <w:jc w:val="center"/>
              <w:rPr>
                <w:rFonts w:ascii="Times New Roman" w:hAnsi="Times New Roman" w:cs="Times New Roman"/>
                <w:lang w:val="en-US"/>
              </w:rPr>
            </w:pPr>
            <w:r>
              <w:rPr>
                <w:rFonts w:ascii="Times New Roman" w:hAnsi="Times New Roman" w:cs="Times New Roman"/>
                <w:lang w:val="en-US"/>
              </w:rPr>
              <w:t>3</w:t>
            </w:r>
          </w:p>
        </w:tc>
        <w:tc>
          <w:tcPr>
            <w:tcW w:w="1696" w:type="dxa"/>
          </w:tcPr>
          <w:p w14:paraId="34087017" w14:textId="2CAEA2EA" w:rsidR="006F7339" w:rsidRPr="00F51A0E" w:rsidRDefault="006F7339" w:rsidP="00D250FA">
            <w:pPr>
              <w:spacing w:after="200" w:line="276" w:lineRule="auto"/>
              <w:jc w:val="center"/>
              <w:rPr>
                <w:rFonts w:ascii="Times New Roman" w:eastAsia="SimSun" w:hAnsi="Times New Roman" w:cs="Times New Roman"/>
                <w:sz w:val="22"/>
                <w:szCs w:val="22"/>
                <w:lang w:val="en-ID"/>
              </w:rPr>
            </w:pPr>
            <w:r w:rsidRPr="00F51A0E">
              <w:rPr>
                <w:rFonts w:ascii="Times New Roman" w:hAnsi="Times New Roman" w:cs="Times New Roman"/>
                <w:sz w:val="22"/>
                <w:szCs w:val="22"/>
              </w:rPr>
              <w:t xml:space="preserve">Mengisi semua form kecuali </w:t>
            </w:r>
            <w:r>
              <w:rPr>
                <w:rFonts w:ascii="Times New Roman" w:hAnsi="Times New Roman" w:cs="Times New Roman"/>
                <w:sz w:val="22"/>
                <w:szCs w:val="22"/>
              </w:rPr>
              <w:t>kategori barang</w:t>
            </w:r>
          </w:p>
        </w:tc>
        <w:tc>
          <w:tcPr>
            <w:tcW w:w="914" w:type="dxa"/>
          </w:tcPr>
          <w:p w14:paraId="42C0DFCC" w14:textId="77777777" w:rsidR="006F7339" w:rsidRPr="00F51A0E" w:rsidRDefault="006F7339" w:rsidP="00D250FA">
            <w:pPr>
              <w:pStyle w:val="ListParagraph"/>
              <w:ind w:left="0"/>
              <w:jc w:val="center"/>
              <w:rPr>
                <w:rFonts w:ascii="Times New Roman" w:hAnsi="Times New Roman" w:cs="Times New Roman"/>
                <w:sz w:val="22"/>
                <w:szCs w:val="22"/>
                <w:lang w:val="en-US"/>
              </w:rPr>
            </w:pPr>
            <w:r w:rsidRPr="00F51A0E">
              <w:rPr>
                <w:rFonts w:ascii="Times New Roman" w:hAnsi="Times New Roman" w:cs="Times New Roman"/>
                <w:sz w:val="22"/>
                <w:szCs w:val="22"/>
                <w:lang w:val="en-US"/>
              </w:rPr>
              <w:t xml:space="preserve">Tekan </w:t>
            </w:r>
            <w:proofErr w:type="spellStart"/>
            <w:r w:rsidRPr="00F51A0E">
              <w:rPr>
                <w:rFonts w:ascii="Times New Roman" w:hAnsi="Times New Roman" w:cs="Times New Roman"/>
                <w:sz w:val="22"/>
                <w:szCs w:val="22"/>
                <w:lang w:val="en-US"/>
              </w:rPr>
              <w:t>tombol</w:t>
            </w:r>
            <w:proofErr w:type="spellEnd"/>
            <w:r w:rsidRPr="00F51A0E">
              <w:rPr>
                <w:rFonts w:ascii="Times New Roman" w:hAnsi="Times New Roman" w:cs="Times New Roman"/>
                <w:sz w:val="22"/>
                <w:szCs w:val="22"/>
                <w:lang w:val="en-US"/>
              </w:rPr>
              <w:t xml:space="preserve"> </w:t>
            </w:r>
            <w:proofErr w:type="spellStart"/>
            <w:r w:rsidRPr="00F51A0E">
              <w:rPr>
                <w:rFonts w:ascii="Times New Roman" w:hAnsi="Times New Roman" w:cs="Times New Roman"/>
                <w:iCs/>
                <w:sz w:val="22"/>
                <w:szCs w:val="22"/>
                <w:lang w:val="en-US"/>
              </w:rPr>
              <w:t>tambahkan</w:t>
            </w:r>
            <w:proofErr w:type="spellEnd"/>
          </w:p>
        </w:tc>
        <w:tc>
          <w:tcPr>
            <w:tcW w:w="1629" w:type="dxa"/>
          </w:tcPr>
          <w:p w14:paraId="7C566CD9" w14:textId="4E8A10C7" w:rsidR="006F7339" w:rsidRPr="00F51A0E" w:rsidRDefault="006F7339" w:rsidP="00D250FA">
            <w:pPr>
              <w:pStyle w:val="ListParagraph"/>
              <w:ind w:left="0"/>
              <w:jc w:val="center"/>
              <w:rPr>
                <w:rFonts w:ascii="Times New Roman" w:hAnsi="Times New Roman" w:cs="Times New Roman"/>
                <w:iCs/>
                <w:sz w:val="22"/>
                <w:szCs w:val="22"/>
                <w:lang w:val="en-US"/>
              </w:rPr>
            </w:pPr>
            <w:r w:rsidRPr="00F51A0E">
              <w:rPr>
                <w:rFonts w:ascii="Times New Roman" w:hAnsi="Times New Roman" w:cs="Times New Roman"/>
                <w:sz w:val="22"/>
                <w:szCs w:val="22"/>
              </w:rPr>
              <w:t xml:space="preserve">Muncul </w:t>
            </w:r>
            <w:r>
              <w:rPr>
                <w:rFonts w:ascii="Times New Roman" w:hAnsi="Times New Roman" w:cs="Times New Roman"/>
                <w:sz w:val="22"/>
                <w:szCs w:val="22"/>
              </w:rPr>
              <w:t>menampilkan</w:t>
            </w:r>
            <w:r w:rsidRPr="00F51A0E">
              <w:rPr>
                <w:rFonts w:ascii="Times New Roman" w:hAnsi="Times New Roman" w:cs="Times New Roman"/>
                <w:iCs/>
                <w:sz w:val="22"/>
                <w:szCs w:val="22"/>
                <w:lang w:val="en-US"/>
              </w:rPr>
              <w:t>“</w:t>
            </w:r>
            <w:proofErr w:type="spellStart"/>
            <w:r>
              <w:rPr>
                <w:rFonts w:ascii="Times New Roman" w:hAnsi="Times New Roman" w:cs="Times New Roman"/>
                <w:iCs/>
                <w:sz w:val="22"/>
                <w:szCs w:val="22"/>
                <w:lang w:val="en-US"/>
              </w:rPr>
              <w:t>kategori</w:t>
            </w:r>
            <w:proofErr w:type="spellEnd"/>
            <w:r>
              <w:rPr>
                <w:rFonts w:ascii="Times New Roman" w:hAnsi="Times New Roman" w:cs="Times New Roman"/>
                <w:iCs/>
                <w:sz w:val="22"/>
                <w:szCs w:val="22"/>
                <w:lang w:val="en-US"/>
              </w:rPr>
              <w:t xml:space="preserve"> </w:t>
            </w:r>
            <w:proofErr w:type="spellStart"/>
            <w:r>
              <w:rPr>
                <w:rFonts w:ascii="Times New Roman" w:hAnsi="Times New Roman" w:cs="Times New Roman"/>
                <w:iCs/>
                <w:sz w:val="22"/>
                <w:szCs w:val="22"/>
                <w:lang w:val="en-US"/>
              </w:rPr>
              <w:t>kosong</w:t>
            </w:r>
            <w:proofErr w:type="spellEnd"/>
            <w:r>
              <w:rPr>
                <w:rFonts w:ascii="Times New Roman" w:hAnsi="Times New Roman" w:cs="Times New Roman"/>
                <w:iCs/>
                <w:sz w:val="22"/>
                <w:szCs w:val="22"/>
                <w:lang w:val="en-US"/>
              </w:rPr>
              <w:t>”</w:t>
            </w:r>
          </w:p>
        </w:tc>
        <w:tc>
          <w:tcPr>
            <w:tcW w:w="1085" w:type="dxa"/>
          </w:tcPr>
          <w:p w14:paraId="1A9AB593" w14:textId="77777777" w:rsidR="006F7339" w:rsidRPr="00F51A0E" w:rsidRDefault="006F7339" w:rsidP="00D250FA">
            <w:pPr>
              <w:pStyle w:val="ListParagraph"/>
              <w:ind w:left="0"/>
              <w:jc w:val="center"/>
              <w:rPr>
                <w:rFonts w:ascii="Times New Roman" w:hAnsi="Times New Roman" w:cs="Times New Roman"/>
                <w:sz w:val="22"/>
                <w:szCs w:val="22"/>
                <w:lang w:val="en-US"/>
              </w:rPr>
            </w:pPr>
            <w:proofErr w:type="spellStart"/>
            <w:r w:rsidRPr="00F51A0E">
              <w:rPr>
                <w:rFonts w:ascii="Times New Roman" w:hAnsi="Times New Roman" w:cs="Times New Roman"/>
                <w:sz w:val="22"/>
                <w:szCs w:val="22"/>
                <w:lang w:val="en-US"/>
              </w:rPr>
              <w:t>Sesuai</w:t>
            </w:r>
            <w:proofErr w:type="spellEnd"/>
            <w:r w:rsidRPr="00F51A0E">
              <w:rPr>
                <w:rFonts w:ascii="Times New Roman" w:hAnsi="Times New Roman" w:cs="Times New Roman"/>
                <w:sz w:val="22"/>
                <w:szCs w:val="22"/>
                <w:lang w:val="en-US"/>
              </w:rPr>
              <w:t xml:space="preserve"> </w:t>
            </w:r>
            <w:proofErr w:type="spellStart"/>
            <w:r w:rsidRPr="00F51A0E">
              <w:rPr>
                <w:rFonts w:ascii="Times New Roman" w:hAnsi="Times New Roman" w:cs="Times New Roman"/>
                <w:sz w:val="22"/>
                <w:szCs w:val="22"/>
                <w:lang w:val="en-US"/>
              </w:rPr>
              <w:t>harapan</w:t>
            </w:r>
            <w:proofErr w:type="spellEnd"/>
          </w:p>
        </w:tc>
        <w:tc>
          <w:tcPr>
            <w:tcW w:w="894" w:type="dxa"/>
          </w:tcPr>
          <w:p w14:paraId="3C347BE1" w14:textId="77777777" w:rsidR="006F7339" w:rsidRPr="00F51A0E" w:rsidRDefault="006F7339" w:rsidP="00D250FA">
            <w:pPr>
              <w:pStyle w:val="ListParagraph"/>
              <w:ind w:left="0"/>
              <w:jc w:val="center"/>
              <w:rPr>
                <w:rFonts w:ascii="Times New Roman" w:hAnsi="Times New Roman" w:cs="Times New Roman"/>
                <w:sz w:val="22"/>
                <w:szCs w:val="22"/>
                <w:lang w:val="en-US"/>
              </w:rPr>
            </w:pPr>
            <w:r w:rsidRPr="00F51A0E">
              <w:rPr>
                <w:rFonts w:ascii="Times New Roman" w:hAnsi="Times New Roman" w:cs="Times New Roman"/>
                <w:sz w:val="22"/>
                <w:szCs w:val="22"/>
                <w:lang w:val="en-US"/>
              </w:rPr>
              <w:t>Valid</w:t>
            </w:r>
          </w:p>
          <w:p w14:paraId="44813869" w14:textId="77777777" w:rsidR="006F7339" w:rsidRPr="00F51A0E" w:rsidRDefault="006F7339" w:rsidP="00D250FA">
            <w:pPr>
              <w:pStyle w:val="ListParagraph"/>
              <w:ind w:left="0"/>
              <w:jc w:val="center"/>
              <w:rPr>
                <w:rFonts w:ascii="Times New Roman" w:hAnsi="Times New Roman" w:cs="Times New Roman"/>
                <w:sz w:val="22"/>
                <w:szCs w:val="22"/>
                <w:lang w:val="en-US"/>
              </w:rPr>
            </w:pPr>
          </w:p>
        </w:tc>
      </w:tr>
      <w:tr w:rsidR="006F7339" w14:paraId="47A4FD53" w14:textId="77777777" w:rsidTr="00D250FA">
        <w:trPr>
          <w:jc w:val="center"/>
        </w:trPr>
        <w:tc>
          <w:tcPr>
            <w:tcW w:w="576" w:type="dxa"/>
          </w:tcPr>
          <w:p w14:paraId="2A6E6EFF" w14:textId="77777777" w:rsidR="006F7339" w:rsidRPr="00201874" w:rsidRDefault="006F7339" w:rsidP="00D250FA">
            <w:pPr>
              <w:pStyle w:val="ListParagraph"/>
              <w:spacing w:line="480" w:lineRule="auto"/>
              <w:ind w:left="0"/>
              <w:jc w:val="center"/>
              <w:rPr>
                <w:rFonts w:ascii="Times New Roman" w:hAnsi="Times New Roman" w:cs="Times New Roman"/>
                <w:lang w:val="en-US"/>
              </w:rPr>
            </w:pPr>
            <w:r>
              <w:rPr>
                <w:rFonts w:ascii="Times New Roman" w:hAnsi="Times New Roman" w:cs="Times New Roman"/>
                <w:lang w:val="en-US"/>
              </w:rPr>
              <w:lastRenderedPageBreak/>
              <w:t>4</w:t>
            </w:r>
          </w:p>
        </w:tc>
        <w:tc>
          <w:tcPr>
            <w:tcW w:w="1696" w:type="dxa"/>
          </w:tcPr>
          <w:p w14:paraId="69A4F863" w14:textId="0EBA915E" w:rsidR="006F7339" w:rsidRPr="00F51A0E" w:rsidRDefault="006F7339" w:rsidP="00D250FA">
            <w:pPr>
              <w:pStyle w:val="ListParagraph"/>
              <w:ind w:left="0"/>
              <w:jc w:val="center"/>
              <w:rPr>
                <w:rFonts w:ascii="Times New Roman" w:hAnsi="Times New Roman" w:cs="Times New Roman"/>
                <w:sz w:val="22"/>
                <w:szCs w:val="22"/>
              </w:rPr>
            </w:pPr>
            <w:r w:rsidRPr="00F51A0E">
              <w:rPr>
                <w:rFonts w:ascii="Times New Roman" w:hAnsi="Times New Roman" w:cs="Times New Roman"/>
                <w:sz w:val="22"/>
                <w:szCs w:val="22"/>
              </w:rPr>
              <w:t xml:space="preserve">Mengisi semua form kecuali </w:t>
            </w:r>
            <w:r>
              <w:rPr>
                <w:rFonts w:ascii="Times New Roman" w:hAnsi="Times New Roman" w:cs="Times New Roman"/>
                <w:sz w:val="22"/>
                <w:szCs w:val="22"/>
              </w:rPr>
              <w:t>jumlah barang</w:t>
            </w:r>
          </w:p>
        </w:tc>
        <w:tc>
          <w:tcPr>
            <w:tcW w:w="914" w:type="dxa"/>
          </w:tcPr>
          <w:p w14:paraId="78D9E04D" w14:textId="77777777" w:rsidR="006F7339" w:rsidRPr="00F51A0E" w:rsidRDefault="006F7339" w:rsidP="00D250FA">
            <w:pPr>
              <w:pStyle w:val="ListParagraph"/>
              <w:ind w:left="0"/>
              <w:jc w:val="center"/>
              <w:rPr>
                <w:rFonts w:ascii="Times New Roman" w:hAnsi="Times New Roman" w:cs="Times New Roman"/>
                <w:sz w:val="22"/>
                <w:szCs w:val="22"/>
                <w:lang w:val="en-US"/>
              </w:rPr>
            </w:pPr>
            <w:r w:rsidRPr="00F51A0E">
              <w:rPr>
                <w:rFonts w:ascii="Times New Roman" w:hAnsi="Times New Roman" w:cs="Times New Roman"/>
                <w:sz w:val="22"/>
                <w:szCs w:val="22"/>
                <w:lang w:val="en-US"/>
              </w:rPr>
              <w:t xml:space="preserve">Tekan </w:t>
            </w:r>
            <w:proofErr w:type="spellStart"/>
            <w:r w:rsidRPr="00F51A0E">
              <w:rPr>
                <w:rFonts w:ascii="Times New Roman" w:hAnsi="Times New Roman" w:cs="Times New Roman"/>
                <w:sz w:val="22"/>
                <w:szCs w:val="22"/>
                <w:lang w:val="en-US"/>
              </w:rPr>
              <w:t>tombol</w:t>
            </w:r>
            <w:proofErr w:type="spellEnd"/>
            <w:r w:rsidRPr="00F51A0E">
              <w:rPr>
                <w:rFonts w:ascii="Times New Roman" w:hAnsi="Times New Roman" w:cs="Times New Roman"/>
                <w:sz w:val="22"/>
                <w:szCs w:val="22"/>
                <w:lang w:val="en-US"/>
              </w:rPr>
              <w:t xml:space="preserve"> </w:t>
            </w:r>
            <w:proofErr w:type="spellStart"/>
            <w:r w:rsidRPr="00F51A0E">
              <w:rPr>
                <w:rFonts w:ascii="Times New Roman" w:hAnsi="Times New Roman" w:cs="Times New Roman"/>
                <w:iCs/>
                <w:sz w:val="22"/>
                <w:szCs w:val="22"/>
                <w:lang w:val="en-US"/>
              </w:rPr>
              <w:t>tambahkan</w:t>
            </w:r>
            <w:proofErr w:type="spellEnd"/>
          </w:p>
        </w:tc>
        <w:tc>
          <w:tcPr>
            <w:tcW w:w="1629" w:type="dxa"/>
          </w:tcPr>
          <w:p w14:paraId="597EF138" w14:textId="05650877" w:rsidR="006F7339" w:rsidRPr="00F51A0E" w:rsidRDefault="006F7339" w:rsidP="00D250FA">
            <w:pPr>
              <w:spacing w:after="200" w:line="276" w:lineRule="auto"/>
              <w:jc w:val="center"/>
              <w:rPr>
                <w:rFonts w:ascii="Times New Roman" w:eastAsia="SimSun" w:hAnsi="Times New Roman" w:cs="Times New Roman"/>
                <w:sz w:val="22"/>
                <w:szCs w:val="22"/>
                <w:lang w:val="en-ID"/>
              </w:rPr>
            </w:pPr>
            <w:r w:rsidRPr="00F51A0E">
              <w:rPr>
                <w:rFonts w:ascii="Times New Roman" w:hAnsi="Times New Roman" w:cs="Times New Roman"/>
                <w:sz w:val="22"/>
                <w:szCs w:val="22"/>
              </w:rPr>
              <w:t xml:space="preserve">Muncul </w:t>
            </w:r>
            <w:proofErr w:type="spellStart"/>
            <w:r>
              <w:rPr>
                <w:rFonts w:ascii="Times New Roman" w:hAnsi="Times New Roman" w:cs="Times New Roman"/>
                <w:iCs/>
                <w:sz w:val="22"/>
                <w:szCs w:val="22"/>
                <w:lang w:val="en-US"/>
              </w:rPr>
              <w:t>tampilan</w:t>
            </w:r>
            <w:proofErr w:type="spellEnd"/>
            <w:r>
              <w:rPr>
                <w:rFonts w:ascii="Times New Roman" w:hAnsi="Times New Roman" w:cs="Times New Roman"/>
                <w:iCs/>
                <w:sz w:val="22"/>
                <w:szCs w:val="22"/>
                <w:lang w:val="en-US"/>
              </w:rPr>
              <w:t xml:space="preserve"> </w:t>
            </w:r>
            <w:proofErr w:type="spellStart"/>
            <w:r>
              <w:rPr>
                <w:rFonts w:ascii="Times New Roman" w:hAnsi="Times New Roman" w:cs="Times New Roman"/>
                <w:iCs/>
                <w:sz w:val="22"/>
                <w:szCs w:val="22"/>
                <w:lang w:val="en-US"/>
              </w:rPr>
              <w:t>kosong</w:t>
            </w:r>
            <w:proofErr w:type="spellEnd"/>
            <w:r>
              <w:rPr>
                <w:rFonts w:ascii="Times New Roman" w:hAnsi="Times New Roman" w:cs="Times New Roman"/>
                <w:iCs/>
                <w:sz w:val="22"/>
                <w:szCs w:val="22"/>
                <w:lang w:val="en-US"/>
              </w:rPr>
              <w:t xml:space="preserve"> </w:t>
            </w:r>
            <w:proofErr w:type="spellStart"/>
            <w:r>
              <w:rPr>
                <w:rFonts w:ascii="Times New Roman" w:hAnsi="Times New Roman" w:cs="Times New Roman"/>
                <w:iCs/>
                <w:sz w:val="22"/>
                <w:szCs w:val="22"/>
                <w:lang w:val="en-US"/>
              </w:rPr>
              <w:t>jumlah</w:t>
            </w:r>
            <w:proofErr w:type="spellEnd"/>
            <w:r>
              <w:rPr>
                <w:rFonts w:ascii="Times New Roman" w:hAnsi="Times New Roman" w:cs="Times New Roman"/>
                <w:iCs/>
                <w:sz w:val="22"/>
                <w:szCs w:val="22"/>
                <w:lang w:val="en-US"/>
              </w:rPr>
              <w:t xml:space="preserve"> </w:t>
            </w:r>
            <w:proofErr w:type="spellStart"/>
            <w:r>
              <w:rPr>
                <w:rFonts w:ascii="Times New Roman" w:hAnsi="Times New Roman" w:cs="Times New Roman"/>
                <w:iCs/>
                <w:sz w:val="22"/>
                <w:szCs w:val="22"/>
                <w:lang w:val="en-US"/>
              </w:rPr>
              <w:t>barang</w:t>
            </w:r>
            <w:proofErr w:type="spellEnd"/>
          </w:p>
        </w:tc>
        <w:tc>
          <w:tcPr>
            <w:tcW w:w="1085" w:type="dxa"/>
          </w:tcPr>
          <w:p w14:paraId="75F8C5EF" w14:textId="77777777" w:rsidR="006F7339" w:rsidRPr="00F51A0E" w:rsidRDefault="006F7339" w:rsidP="00D250FA">
            <w:pPr>
              <w:pStyle w:val="ListParagraph"/>
              <w:ind w:left="0"/>
              <w:jc w:val="center"/>
              <w:rPr>
                <w:rFonts w:ascii="Times New Roman" w:hAnsi="Times New Roman" w:cs="Times New Roman"/>
                <w:sz w:val="22"/>
                <w:szCs w:val="22"/>
                <w:lang w:val="en-US"/>
              </w:rPr>
            </w:pPr>
            <w:proofErr w:type="spellStart"/>
            <w:r w:rsidRPr="00F51A0E">
              <w:rPr>
                <w:rFonts w:ascii="Times New Roman" w:hAnsi="Times New Roman" w:cs="Times New Roman"/>
                <w:sz w:val="22"/>
                <w:szCs w:val="22"/>
                <w:lang w:val="en-US"/>
              </w:rPr>
              <w:t>Sesuai</w:t>
            </w:r>
            <w:proofErr w:type="spellEnd"/>
            <w:r w:rsidRPr="00F51A0E">
              <w:rPr>
                <w:rFonts w:ascii="Times New Roman" w:hAnsi="Times New Roman" w:cs="Times New Roman"/>
                <w:sz w:val="22"/>
                <w:szCs w:val="22"/>
                <w:lang w:val="en-US"/>
              </w:rPr>
              <w:t xml:space="preserve"> </w:t>
            </w:r>
            <w:proofErr w:type="spellStart"/>
            <w:r w:rsidRPr="00F51A0E">
              <w:rPr>
                <w:rFonts w:ascii="Times New Roman" w:hAnsi="Times New Roman" w:cs="Times New Roman"/>
                <w:sz w:val="22"/>
                <w:szCs w:val="22"/>
                <w:lang w:val="en-US"/>
              </w:rPr>
              <w:t>harapan</w:t>
            </w:r>
            <w:proofErr w:type="spellEnd"/>
          </w:p>
        </w:tc>
        <w:tc>
          <w:tcPr>
            <w:tcW w:w="894" w:type="dxa"/>
          </w:tcPr>
          <w:p w14:paraId="63CE64CC" w14:textId="77777777" w:rsidR="006F7339" w:rsidRPr="00F51A0E" w:rsidRDefault="006F7339" w:rsidP="00D250FA">
            <w:pPr>
              <w:pStyle w:val="ListParagraph"/>
              <w:ind w:left="0"/>
              <w:jc w:val="center"/>
              <w:rPr>
                <w:rFonts w:ascii="Times New Roman" w:hAnsi="Times New Roman" w:cs="Times New Roman"/>
                <w:sz w:val="22"/>
                <w:szCs w:val="22"/>
                <w:lang w:val="en-US"/>
              </w:rPr>
            </w:pPr>
            <w:r w:rsidRPr="00F51A0E">
              <w:rPr>
                <w:rFonts w:ascii="Times New Roman" w:hAnsi="Times New Roman" w:cs="Times New Roman"/>
                <w:sz w:val="22"/>
                <w:szCs w:val="22"/>
                <w:lang w:val="en-US"/>
              </w:rPr>
              <w:t>Valid</w:t>
            </w:r>
          </w:p>
          <w:p w14:paraId="7FFDD36D" w14:textId="77777777" w:rsidR="006F7339" w:rsidRPr="00F51A0E" w:rsidRDefault="006F7339" w:rsidP="00D250FA">
            <w:pPr>
              <w:pStyle w:val="ListParagraph"/>
              <w:ind w:left="0"/>
              <w:jc w:val="center"/>
              <w:rPr>
                <w:rFonts w:ascii="Times New Roman" w:hAnsi="Times New Roman" w:cs="Times New Roman"/>
                <w:sz w:val="22"/>
                <w:szCs w:val="22"/>
                <w:lang w:val="en-US"/>
              </w:rPr>
            </w:pPr>
          </w:p>
        </w:tc>
      </w:tr>
      <w:tr w:rsidR="006F7339" w14:paraId="0356D310" w14:textId="77777777" w:rsidTr="00D250FA">
        <w:trPr>
          <w:jc w:val="center"/>
        </w:trPr>
        <w:tc>
          <w:tcPr>
            <w:tcW w:w="576" w:type="dxa"/>
          </w:tcPr>
          <w:p w14:paraId="6A5F2FE6" w14:textId="75E09262" w:rsidR="006F7339" w:rsidRDefault="00B20C5E" w:rsidP="00D250FA">
            <w:pPr>
              <w:pStyle w:val="ListParagraph"/>
              <w:spacing w:line="480" w:lineRule="auto"/>
              <w:ind w:left="0"/>
              <w:jc w:val="center"/>
              <w:rPr>
                <w:rFonts w:ascii="Times New Roman" w:hAnsi="Times New Roman" w:cs="Times New Roman"/>
                <w:lang w:val="en-US"/>
              </w:rPr>
            </w:pPr>
            <w:r>
              <w:rPr>
                <w:rFonts w:ascii="Times New Roman" w:hAnsi="Times New Roman" w:cs="Times New Roman"/>
                <w:lang w:val="en-US"/>
              </w:rPr>
              <w:t>5</w:t>
            </w:r>
          </w:p>
        </w:tc>
        <w:tc>
          <w:tcPr>
            <w:tcW w:w="1696" w:type="dxa"/>
          </w:tcPr>
          <w:p w14:paraId="60BD7148" w14:textId="3FB376FB" w:rsidR="006F7339" w:rsidRPr="00F51A0E" w:rsidRDefault="00B20C5E" w:rsidP="00D250FA">
            <w:pPr>
              <w:spacing w:after="200" w:line="276" w:lineRule="auto"/>
              <w:jc w:val="center"/>
              <w:rPr>
                <w:rFonts w:ascii="Times New Roman" w:eastAsia="SimSun" w:hAnsi="Times New Roman" w:cs="Times New Roman"/>
                <w:sz w:val="22"/>
                <w:szCs w:val="22"/>
                <w:lang w:val="en-ID"/>
              </w:rPr>
            </w:pPr>
            <w:r w:rsidRPr="00F51A0E">
              <w:rPr>
                <w:rFonts w:ascii="Times New Roman" w:hAnsi="Times New Roman" w:cs="Times New Roman"/>
                <w:sz w:val="22"/>
                <w:szCs w:val="22"/>
              </w:rPr>
              <w:t xml:space="preserve">Mengisi semua form kecuali </w:t>
            </w:r>
            <w:r>
              <w:rPr>
                <w:rFonts w:ascii="Times New Roman" w:hAnsi="Times New Roman" w:cs="Times New Roman"/>
                <w:sz w:val="22"/>
                <w:szCs w:val="22"/>
              </w:rPr>
              <w:t>kondisi pinjam</w:t>
            </w:r>
          </w:p>
        </w:tc>
        <w:tc>
          <w:tcPr>
            <w:tcW w:w="914" w:type="dxa"/>
          </w:tcPr>
          <w:p w14:paraId="5EAFB21E" w14:textId="77777777" w:rsidR="006F7339" w:rsidRPr="00F51A0E" w:rsidRDefault="006F7339" w:rsidP="00D250FA">
            <w:pPr>
              <w:pStyle w:val="ListParagraph"/>
              <w:ind w:left="0"/>
              <w:jc w:val="center"/>
              <w:rPr>
                <w:rFonts w:ascii="Times New Roman" w:hAnsi="Times New Roman" w:cs="Times New Roman"/>
                <w:sz w:val="22"/>
                <w:szCs w:val="22"/>
                <w:lang w:val="en-US"/>
              </w:rPr>
            </w:pPr>
            <w:r w:rsidRPr="00F51A0E">
              <w:rPr>
                <w:rFonts w:ascii="Times New Roman" w:hAnsi="Times New Roman" w:cs="Times New Roman"/>
                <w:sz w:val="22"/>
                <w:szCs w:val="22"/>
                <w:lang w:val="en-US"/>
              </w:rPr>
              <w:t xml:space="preserve">Tekan </w:t>
            </w:r>
            <w:proofErr w:type="spellStart"/>
            <w:r w:rsidRPr="00F51A0E">
              <w:rPr>
                <w:rFonts w:ascii="Times New Roman" w:hAnsi="Times New Roman" w:cs="Times New Roman"/>
                <w:sz w:val="22"/>
                <w:szCs w:val="22"/>
                <w:lang w:val="en-US"/>
              </w:rPr>
              <w:t>tombol</w:t>
            </w:r>
            <w:proofErr w:type="spellEnd"/>
            <w:r w:rsidRPr="00F51A0E">
              <w:rPr>
                <w:rFonts w:ascii="Times New Roman" w:hAnsi="Times New Roman" w:cs="Times New Roman"/>
                <w:sz w:val="22"/>
                <w:szCs w:val="22"/>
                <w:lang w:val="en-US"/>
              </w:rPr>
              <w:t xml:space="preserve"> </w:t>
            </w:r>
            <w:proofErr w:type="spellStart"/>
            <w:r w:rsidRPr="00F51A0E">
              <w:rPr>
                <w:rFonts w:ascii="Times New Roman" w:hAnsi="Times New Roman" w:cs="Times New Roman"/>
                <w:iCs/>
                <w:sz w:val="22"/>
                <w:szCs w:val="22"/>
                <w:lang w:val="en-US"/>
              </w:rPr>
              <w:t>tambahkan</w:t>
            </w:r>
            <w:proofErr w:type="spellEnd"/>
          </w:p>
        </w:tc>
        <w:tc>
          <w:tcPr>
            <w:tcW w:w="1629" w:type="dxa"/>
          </w:tcPr>
          <w:p w14:paraId="1551165F" w14:textId="3F5BF266" w:rsidR="006F7339" w:rsidRPr="00F51A0E" w:rsidRDefault="00B20C5E" w:rsidP="00D250FA">
            <w:pPr>
              <w:pStyle w:val="ListParagraph"/>
              <w:ind w:left="0"/>
              <w:jc w:val="center"/>
              <w:rPr>
                <w:rFonts w:ascii="Times New Roman" w:hAnsi="Times New Roman" w:cs="Times New Roman"/>
                <w:iCs/>
                <w:sz w:val="22"/>
                <w:szCs w:val="22"/>
                <w:lang w:val="en-US"/>
              </w:rPr>
            </w:pPr>
            <w:r w:rsidRPr="00F51A0E">
              <w:rPr>
                <w:rFonts w:ascii="Times New Roman" w:hAnsi="Times New Roman" w:cs="Times New Roman"/>
                <w:sz w:val="22"/>
                <w:szCs w:val="22"/>
              </w:rPr>
              <w:t xml:space="preserve">Muncul </w:t>
            </w:r>
            <w:proofErr w:type="spellStart"/>
            <w:r>
              <w:rPr>
                <w:rFonts w:ascii="Times New Roman" w:hAnsi="Times New Roman" w:cs="Times New Roman"/>
                <w:iCs/>
                <w:sz w:val="22"/>
                <w:szCs w:val="22"/>
                <w:lang w:val="en-US"/>
              </w:rPr>
              <w:t>tampilan</w:t>
            </w:r>
            <w:proofErr w:type="spellEnd"/>
            <w:r>
              <w:rPr>
                <w:rFonts w:ascii="Times New Roman" w:hAnsi="Times New Roman" w:cs="Times New Roman"/>
                <w:iCs/>
                <w:sz w:val="22"/>
                <w:szCs w:val="22"/>
                <w:lang w:val="en-US"/>
              </w:rPr>
              <w:t xml:space="preserve"> </w:t>
            </w:r>
            <w:proofErr w:type="spellStart"/>
            <w:r>
              <w:rPr>
                <w:rFonts w:ascii="Times New Roman" w:hAnsi="Times New Roman" w:cs="Times New Roman"/>
                <w:iCs/>
                <w:sz w:val="22"/>
                <w:szCs w:val="22"/>
                <w:lang w:val="en-US"/>
              </w:rPr>
              <w:t>kosong</w:t>
            </w:r>
            <w:proofErr w:type="spellEnd"/>
            <w:r>
              <w:rPr>
                <w:rFonts w:ascii="Times New Roman" w:hAnsi="Times New Roman" w:cs="Times New Roman"/>
                <w:iCs/>
                <w:sz w:val="22"/>
                <w:szCs w:val="22"/>
                <w:lang w:val="en-US"/>
              </w:rPr>
              <w:t xml:space="preserve"> </w:t>
            </w:r>
            <w:proofErr w:type="spellStart"/>
            <w:r>
              <w:rPr>
                <w:rFonts w:ascii="Times New Roman" w:hAnsi="Times New Roman" w:cs="Times New Roman"/>
                <w:iCs/>
                <w:sz w:val="22"/>
                <w:szCs w:val="22"/>
                <w:lang w:val="en-US"/>
              </w:rPr>
              <w:t>kondisi</w:t>
            </w:r>
            <w:proofErr w:type="spellEnd"/>
            <w:r>
              <w:rPr>
                <w:rFonts w:ascii="Times New Roman" w:hAnsi="Times New Roman" w:cs="Times New Roman"/>
                <w:iCs/>
                <w:sz w:val="22"/>
                <w:szCs w:val="22"/>
                <w:lang w:val="en-US"/>
              </w:rPr>
              <w:t xml:space="preserve"> </w:t>
            </w:r>
            <w:proofErr w:type="spellStart"/>
            <w:r>
              <w:rPr>
                <w:rFonts w:ascii="Times New Roman" w:hAnsi="Times New Roman" w:cs="Times New Roman"/>
                <w:iCs/>
                <w:sz w:val="22"/>
                <w:szCs w:val="22"/>
                <w:lang w:val="en-US"/>
              </w:rPr>
              <w:t>pinjam</w:t>
            </w:r>
            <w:proofErr w:type="spellEnd"/>
            <w:r>
              <w:rPr>
                <w:rFonts w:ascii="Times New Roman" w:hAnsi="Times New Roman" w:cs="Times New Roman"/>
                <w:iCs/>
                <w:sz w:val="22"/>
                <w:szCs w:val="22"/>
                <w:lang w:val="en-US"/>
              </w:rPr>
              <w:t xml:space="preserve"> </w:t>
            </w:r>
            <w:proofErr w:type="spellStart"/>
            <w:r>
              <w:rPr>
                <w:rFonts w:ascii="Times New Roman" w:hAnsi="Times New Roman" w:cs="Times New Roman"/>
                <w:iCs/>
                <w:sz w:val="22"/>
                <w:szCs w:val="22"/>
                <w:lang w:val="en-US"/>
              </w:rPr>
              <w:t>barang</w:t>
            </w:r>
            <w:proofErr w:type="spellEnd"/>
          </w:p>
        </w:tc>
        <w:tc>
          <w:tcPr>
            <w:tcW w:w="1085" w:type="dxa"/>
          </w:tcPr>
          <w:p w14:paraId="62D3FC72" w14:textId="77777777" w:rsidR="006F7339" w:rsidRPr="00F51A0E" w:rsidRDefault="006F7339" w:rsidP="00D250FA">
            <w:pPr>
              <w:pStyle w:val="ListParagraph"/>
              <w:ind w:left="0"/>
              <w:jc w:val="center"/>
              <w:rPr>
                <w:rFonts w:ascii="Times New Roman" w:hAnsi="Times New Roman" w:cs="Times New Roman"/>
                <w:sz w:val="22"/>
                <w:szCs w:val="22"/>
                <w:lang w:val="en-US"/>
              </w:rPr>
            </w:pPr>
            <w:proofErr w:type="spellStart"/>
            <w:r w:rsidRPr="00F51A0E">
              <w:rPr>
                <w:rFonts w:ascii="Times New Roman" w:hAnsi="Times New Roman" w:cs="Times New Roman"/>
                <w:sz w:val="22"/>
                <w:szCs w:val="22"/>
                <w:lang w:val="en-US"/>
              </w:rPr>
              <w:t>Sesuai</w:t>
            </w:r>
            <w:proofErr w:type="spellEnd"/>
            <w:r w:rsidRPr="00F51A0E">
              <w:rPr>
                <w:rFonts w:ascii="Times New Roman" w:hAnsi="Times New Roman" w:cs="Times New Roman"/>
                <w:sz w:val="22"/>
                <w:szCs w:val="22"/>
                <w:lang w:val="en-US"/>
              </w:rPr>
              <w:t xml:space="preserve"> </w:t>
            </w:r>
            <w:proofErr w:type="spellStart"/>
            <w:r w:rsidRPr="00F51A0E">
              <w:rPr>
                <w:rFonts w:ascii="Times New Roman" w:hAnsi="Times New Roman" w:cs="Times New Roman"/>
                <w:sz w:val="22"/>
                <w:szCs w:val="22"/>
                <w:lang w:val="en-US"/>
              </w:rPr>
              <w:t>harapan</w:t>
            </w:r>
            <w:proofErr w:type="spellEnd"/>
          </w:p>
        </w:tc>
        <w:tc>
          <w:tcPr>
            <w:tcW w:w="894" w:type="dxa"/>
          </w:tcPr>
          <w:p w14:paraId="79889B9E" w14:textId="77777777" w:rsidR="006F7339" w:rsidRPr="00F51A0E" w:rsidRDefault="006F7339" w:rsidP="00D250FA">
            <w:pPr>
              <w:pStyle w:val="ListParagraph"/>
              <w:ind w:left="0"/>
              <w:jc w:val="center"/>
              <w:rPr>
                <w:rFonts w:ascii="Times New Roman" w:hAnsi="Times New Roman" w:cs="Times New Roman"/>
                <w:sz w:val="22"/>
                <w:szCs w:val="22"/>
                <w:lang w:val="en-US"/>
              </w:rPr>
            </w:pPr>
            <w:r w:rsidRPr="00F51A0E">
              <w:rPr>
                <w:rFonts w:ascii="Times New Roman" w:hAnsi="Times New Roman" w:cs="Times New Roman"/>
                <w:sz w:val="22"/>
                <w:szCs w:val="22"/>
                <w:lang w:val="en-US"/>
              </w:rPr>
              <w:t>Valid</w:t>
            </w:r>
          </w:p>
          <w:p w14:paraId="08C7066C" w14:textId="77777777" w:rsidR="006F7339" w:rsidRPr="00F51A0E" w:rsidRDefault="006F7339" w:rsidP="00D250FA">
            <w:pPr>
              <w:pStyle w:val="ListParagraph"/>
              <w:ind w:left="0"/>
              <w:jc w:val="center"/>
              <w:rPr>
                <w:rFonts w:ascii="Times New Roman" w:hAnsi="Times New Roman" w:cs="Times New Roman"/>
                <w:sz w:val="22"/>
                <w:szCs w:val="22"/>
                <w:lang w:val="en-US"/>
              </w:rPr>
            </w:pPr>
          </w:p>
          <w:p w14:paraId="564E00D3" w14:textId="77777777" w:rsidR="006F7339" w:rsidRPr="00F51A0E" w:rsidRDefault="006F7339" w:rsidP="00D250FA">
            <w:pPr>
              <w:pStyle w:val="ListParagraph"/>
              <w:ind w:left="0"/>
              <w:jc w:val="center"/>
              <w:rPr>
                <w:rFonts w:ascii="Times New Roman" w:hAnsi="Times New Roman" w:cs="Times New Roman"/>
                <w:sz w:val="22"/>
                <w:szCs w:val="22"/>
                <w:lang w:val="en-US"/>
              </w:rPr>
            </w:pPr>
          </w:p>
          <w:p w14:paraId="09828336" w14:textId="77777777" w:rsidR="006F7339" w:rsidRPr="00F51A0E" w:rsidRDefault="006F7339" w:rsidP="00D250FA">
            <w:pPr>
              <w:pStyle w:val="ListParagraph"/>
              <w:ind w:left="0"/>
              <w:jc w:val="center"/>
              <w:rPr>
                <w:rFonts w:ascii="Times New Roman" w:hAnsi="Times New Roman" w:cs="Times New Roman"/>
                <w:sz w:val="22"/>
                <w:szCs w:val="22"/>
                <w:lang w:val="en-US"/>
              </w:rPr>
            </w:pPr>
          </w:p>
          <w:p w14:paraId="6EF058F3" w14:textId="77777777" w:rsidR="006F7339" w:rsidRPr="00F51A0E" w:rsidRDefault="006F7339" w:rsidP="00D250FA">
            <w:pPr>
              <w:pStyle w:val="ListParagraph"/>
              <w:ind w:left="0"/>
              <w:jc w:val="center"/>
              <w:rPr>
                <w:rFonts w:ascii="Times New Roman" w:hAnsi="Times New Roman" w:cs="Times New Roman"/>
                <w:sz w:val="22"/>
                <w:szCs w:val="22"/>
                <w:lang w:val="en-US"/>
              </w:rPr>
            </w:pPr>
          </w:p>
          <w:p w14:paraId="1591542C" w14:textId="77777777" w:rsidR="006F7339" w:rsidRPr="00F51A0E" w:rsidRDefault="006F7339" w:rsidP="00D250FA">
            <w:pPr>
              <w:pStyle w:val="ListParagraph"/>
              <w:ind w:left="0"/>
              <w:jc w:val="center"/>
              <w:rPr>
                <w:rFonts w:ascii="Times New Roman" w:hAnsi="Times New Roman" w:cs="Times New Roman"/>
                <w:sz w:val="22"/>
                <w:szCs w:val="22"/>
                <w:lang w:val="en-US"/>
              </w:rPr>
            </w:pPr>
          </w:p>
        </w:tc>
      </w:tr>
      <w:tr w:rsidR="006F7339" w14:paraId="421FE3EE" w14:textId="77777777" w:rsidTr="00D250FA">
        <w:trPr>
          <w:jc w:val="center"/>
        </w:trPr>
        <w:tc>
          <w:tcPr>
            <w:tcW w:w="576" w:type="dxa"/>
          </w:tcPr>
          <w:p w14:paraId="34EBAD55" w14:textId="41AD418C" w:rsidR="006F7339" w:rsidRDefault="00B20C5E" w:rsidP="00D250FA">
            <w:pPr>
              <w:pStyle w:val="ListParagraph"/>
              <w:spacing w:line="480" w:lineRule="auto"/>
              <w:ind w:left="0"/>
              <w:jc w:val="center"/>
              <w:rPr>
                <w:rFonts w:ascii="Times New Roman" w:hAnsi="Times New Roman" w:cs="Times New Roman"/>
                <w:lang w:val="en-US"/>
              </w:rPr>
            </w:pPr>
            <w:r>
              <w:rPr>
                <w:rFonts w:ascii="Times New Roman" w:hAnsi="Times New Roman" w:cs="Times New Roman"/>
                <w:lang w:val="en-US"/>
              </w:rPr>
              <w:t>6</w:t>
            </w:r>
          </w:p>
        </w:tc>
        <w:tc>
          <w:tcPr>
            <w:tcW w:w="1696" w:type="dxa"/>
          </w:tcPr>
          <w:p w14:paraId="50656946" w14:textId="6687188A" w:rsidR="006F7339" w:rsidRPr="00F51A0E" w:rsidRDefault="006F7339" w:rsidP="00D250FA">
            <w:pPr>
              <w:pStyle w:val="ListParagraph"/>
              <w:ind w:left="0"/>
              <w:jc w:val="center"/>
              <w:rPr>
                <w:rFonts w:ascii="Times New Roman" w:hAnsi="Times New Roman" w:cs="Times New Roman"/>
                <w:sz w:val="22"/>
                <w:szCs w:val="22"/>
              </w:rPr>
            </w:pPr>
            <w:r w:rsidRPr="00F51A0E">
              <w:rPr>
                <w:rFonts w:ascii="Times New Roman" w:hAnsi="Times New Roman" w:cs="Times New Roman"/>
                <w:sz w:val="22"/>
                <w:szCs w:val="22"/>
              </w:rPr>
              <w:t>Mengisi semua form kecuali kode</w:t>
            </w:r>
            <w:r w:rsidR="00B20C5E">
              <w:rPr>
                <w:rFonts w:ascii="Times New Roman" w:hAnsi="Times New Roman" w:cs="Times New Roman"/>
                <w:sz w:val="22"/>
                <w:szCs w:val="22"/>
              </w:rPr>
              <w:t xml:space="preserve"> </w:t>
            </w:r>
            <w:r w:rsidRPr="00F51A0E">
              <w:rPr>
                <w:rFonts w:ascii="Times New Roman" w:hAnsi="Times New Roman" w:cs="Times New Roman"/>
                <w:sz w:val="22"/>
                <w:szCs w:val="22"/>
              </w:rPr>
              <w:t>barang</w:t>
            </w:r>
          </w:p>
        </w:tc>
        <w:tc>
          <w:tcPr>
            <w:tcW w:w="914" w:type="dxa"/>
          </w:tcPr>
          <w:p w14:paraId="5D8482A3" w14:textId="77777777" w:rsidR="006F7339" w:rsidRPr="00F51A0E" w:rsidRDefault="006F7339" w:rsidP="00D250FA">
            <w:pPr>
              <w:pStyle w:val="ListParagraph"/>
              <w:ind w:left="0"/>
              <w:jc w:val="center"/>
              <w:rPr>
                <w:rFonts w:ascii="Times New Roman" w:hAnsi="Times New Roman" w:cs="Times New Roman"/>
                <w:sz w:val="22"/>
                <w:szCs w:val="22"/>
                <w:lang w:val="en-US"/>
              </w:rPr>
            </w:pPr>
            <w:r w:rsidRPr="00F51A0E">
              <w:rPr>
                <w:rFonts w:ascii="Times New Roman" w:hAnsi="Times New Roman" w:cs="Times New Roman"/>
                <w:sz w:val="22"/>
                <w:szCs w:val="22"/>
                <w:lang w:val="en-US"/>
              </w:rPr>
              <w:t xml:space="preserve">Tekan </w:t>
            </w:r>
            <w:proofErr w:type="spellStart"/>
            <w:r w:rsidRPr="00F51A0E">
              <w:rPr>
                <w:rFonts w:ascii="Times New Roman" w:hAnsi="Times New Roman" w:cs="Times New Roman"/>
                <w:sz w:val="22"/>
                <w:szCs w:val="22"/>
                <w:lang w:val="en-US"/>
              </w:rPr>
              <w:t>tombol</w:t>
            </w:r>
            <w:proofErr w:type="spellEnd"/>
            <w:r w:rsidRPr="00F51A0E">
              <w:rPr>
                <w:rFonts w:ascii="Times New Roman" w:hAnsi="Times New Roman" w:cs="Times New Roman"/>
                <w:sz w:val="22"/>
                <w:szCs w:val="22"/>
                <w:lang w:val="en-US"/>
              </w:rPr>
              <w:t xml:space="preserve"> </w:t>
            </w:r>
            <w:proofErr w:type="spellStart"/>
            <w:r w:rsidRPr="00F51A0E">
              <w:rPr>
                <w:rFonts w:ascii="Times New Roman" w:hAnsi="Times New Roman" w:cs="Times New Roman"/>
                <w:iCs/>
                <w:sz w:val="22"/>
                <w:szCs w:val="22"/>
                <w:lang w:val="en-US"/>
              </w:rPr>
              <w:t>tambahkan</w:t>
            </w:r>
            <w:proofErr w:type="spellEnd"/>
          </w:p>
        </w:tc>
        <w:tc>
          <w:tcPr>
            <w:tcW w:w="1629" w:type="dxa"/>
          </w:tcPr>
          <w:p w14:paraId="3F9489BF" w14:textId="0D6C274B" w:rsidR="006F7339" w:rsidRPr="00F51A0E" w:rsidRDefault="00B20C5E" w:rsidP="00D250FA">
            <w:pPr>
              <w:pStyle w:val="ListParagraph"/>
              <w:ind w:left="0"/>
              <w:jc w:val="center"/>
              <w:rPr>
                <w:rFonts w:ascii="Times New Roman" w:hAnsi="Times New Roman" w:cs="Times New Roman"/>
                <w:iCs/>
                <w:sz w:val="22"/>
                <w:szCs w:val="22"/>
                <w:lang w:val="en-US"/>
              </w:rPr>
            </w:pPr>
            <w:r w:rsidRPr="00F51A0E">
              <w:rPr>
                <w:rFonts w:ascii="Times New Roman" w:hAnsi="Times New Roman" w:cs="Times New Roman"/>
                <w:sz w:val="22"/>
                <w:szCs w:val="22"/>
              </w:rPr>
              <w:t xml:space="preserve">Muncul </w:t>
            </w:r>
            <w:proofErr w:type="spellStart"/>
            <w:r>
              <w:rPr>
                <w:rFonts w:ascii="Times New Roman" w:hAnsi="Times New Roman" w:cs="Times New Roman"/>
                <w:iCs/>
                <w:sz w:val="22"/>
                <w:szCs w:val="22"/>
                <w:lang w:val="en-US"/>
              </w:rPr>
              <w:t>tampilan</w:t>
            </w:r>
            <w:proofErr w:type="spellEnd"/>
            <w:r>
              <w:rPr>
                <w:rFonts w:ascii="Times New Roman" w:hAnsi="Times New Roman" w:cs="Times New Roman"/>
                <w:iCs/>
                <w:sz w:val="22"/>
                <w:szCs w:val="22"/>
                <w:lang w:val="en-US"/>
              </w:rPr>
              <w:t xml:space="preserve"> </w:t>
            </w:r>
            <w:proofErr w:type="spellStart"/>
            <w:r>
              <w:rPr>
                <w:rFonts w:ascii="Times New Roman" w:hAnsi="Times New Roman" w:cs="Times New Roman"/>
                <w:iCs/>
                <w:sz w:val="22"/>
                <w:szCs w:val="22"/>
                <w:lang w:val="en-US"/>
              </w:rPr>
              <w:t>kosong</w:t>
            </w:r>
            <w:proofErr w:type="spellEnd"/>
            <w:r>
              <w:rPr>
                <w:rFonts w:ascii="Times New Roman" w:hAnsi="Times New Roman" w:cs="Times New Roman"/>
                <w:iCs/>
                <w:sz w:val="22"/>
                <w:szCs w:val="22"/>
                <w:lang w:val="en-US"/>
              </w:rPr>
              <w:t xml:space="preserve"> </w:t>
            </w:r>
            <w:proofErr w:type="spellStart"/>
            <w:r>
              <w:rPr>
                <w:rFonts w:ascii="Times New Roman" w:hAnsi="Times New Roman" w:cs="Times New Roman"/>
                <w:iCs/>
                <w:sz w:val="22"/>
                <w:szCs w:val="22"/>
                <w:lang w:val="en-US"/>
              </w:rPr>
              <w:t>kode</w:t>
            </w:r>
            <w:proofErr w:type="spellEnd"/>
            <w:r>
              <w:rPr>
                <w:rFonts w:ascii="Times New Roman" w:hAnsi="Times New Roman" w:cs="Times New Roman"/>
                <w:iCs/>
                <w:sz w:val="22"/>
                <w:szCs w:val="22"/>
                <w:lang w:val="en-US"/>
              </w:rPr>
              <w:t xml:space="preserve"> </w:t>
            </w:r>
            <w:proofErr w:type="spellStart"/>
            <w:r>
              <w:rPr>
                <w:rFonts w:ascii="Times New Roman" w:hAnsi="Times New Roman" w:cs="Times New Roman"/>
                <w:iCs/>
                <w:sz w:val="22"/>
                <w:szCs w:val="22"/>
                <w:lang w:val="en-US"/>
              </w:rPr>
              <w:t>barang</w:t>
            </w:r>
            <w:proofErr w:type="spellEnd"/>
          </w:p>
        </w:tc>
        <w:tc>
          <w:tcPr>
            <w:tcW w:w="1085" w:type="dxa"/>
          </w:tcPr>
          <w:p w14:paraId="407538C2" w14:textId="77777777" w:rsidR="006F7339" w:rsidRPr="00F51A0E" w:rsidRDefault="006F7339" w:rsidP="00D250FA">
            <w:pPr>
              <w:pStyle w:val="ListParagraph"/>
              <w:ind w:left="0"/>
              <w:jc w:val="center"/>
              <w:rPr>
                <w:rFonts w:ascii="Times New Roman" w:hAnsi="Times New Roman" w:cs="Times New Roman"/>
                <w:sz w:val="22"/>
                <w:szCs w:val="22"/>
                <w:lang w:val="en-US"/>
              </w:rPr>
            </w:pPr>
            <w:proofErr w:type="spellStart"/>
            <w:r w:rsidRPr="00F51A0E">
              <w:rPr>
                <w:rFonts w:ascii="Times New Roman" w:hAnsi="Times New Roman" w:cs="Times New Roman"/>
                <w:sz w:val="22"/>
                <w:szCs w:val="22"/>
                <w:lang w:val="en-US"/>
              </w:rPr>
              <w:t>Sesuai</w:t>
            </w:r>
            <w:proofErr w:type="spellEnd"/>
            <w:r w:rsidRPr="00F51A0E">
              <w:rPr>
                <w:rFonts w:ascii="Times New Roman" w:hAnsi="Times New Roman" w:cs="Times New Roman"/>
                <w:sz w:val="22"/>
                <w:szCs w:val="22"/>
                <w:lang w:val="en-US"/>
              </w:rPr>
              <w:t xml:space="preserve"> </w:t>
            </w:r>
            <w:proofErr w:type="spellStart"/>
            <w:r w:rsidRPr="00F51A0E">
              <w:rPr>
                <w:rFonts w:ascii="Times New Roman" w:hAnsi="Times New Roman" w:cs="Times New Roman"/>
                <w:sz w:val="22"/>
                <w:szCs w:val="22"/>
                <w:lang w:val="en-US"/>
              </w:rPr>
              <w:t>harapan</w:t>
            </w:r>
            <w:proofErr w:type="spellEnd"/>
          </w:p>
        </w:tc>
        <w:tc>
          <w:tcPr>
            <w:tcW w:w="894" w:type="dxa"/>
          </w:tcPr>
          <w:p w14:paraId="6C0F322E" w14:textId="77777777" w:rsidR="006F7339" w:rsidRPr="00F51A0E" w:rsidRDefault="006F7339" w:rsidP="00D250FA">
            <w:pPr>
              <w:pStyle w:val="ListParagraph"/>
              <w:ind w:left="0"/>
              <w:jc w:val="center"/>
              <w:rPr>
                <w:rFonts w:ascii="Times New Roman" w:hAnsi="Times New Roman" w:cs="Times New Roman"/>
                <w:sz w:val="22"/>
                <w:szCs w:val="22"/>
                <w:lang w:val="en-US"/>
              </w:rPr>
            </w:pPr>
            <w:r w:rsidRPr="00F51A0E">
              <w:rPr>
                <w:rFonts w:ascii="Times New Roman" w:hAnsi="Times New Roman" w:cs="Times New Roman"/>
                <w:sz w:val="22"/>
                <w:szCs w:val="22"/>
                <w:lang w:val="en-US"/>
              </w:rPr>
              <w:t>Valid</w:t>
            </w:r>
          </w:p>
          <w:p w14:paraId="1E050866" w14:textId="77777777" w:rsidR="006F7339" w:rsidRPr="00F51A0E" w:rsidRDefault="006F7339" w:rsidP="00D250FA">
            <w:pPr>
              <w:pStyle w:val="ListParagraph"/>
              <w:ind w:left="0"/>
              <w:jc w:val="center"/>
              <w:rPr>
                <w:rFonts w:ascii="Times New Roman" w:hAnsi="Times New Roman" w:cs="Times New Roman"/>
                <w:sz w:val="22"/>
                <w:szCs w:val="22"/>
                <w:lang w:val="en-US"/>
              </w:rPr>
            </w:pPr>
          </w:p>
        </w:tc>
      </w:tr>
      <w:tr w:rsidR="006F7339" w14:paraId="485B4747" w14:textId="77777777" w:rsidTr="00D250FA">
        <w:trPr>
          <w:jc w:val="center"/>
        </w:trPr>
        <w:tc>
          <w:tcPr>
            <w:tcW w:w="576" w:type="dxa"/>
          </w:tcPr>
          <w:p w14:paraId="5C78081C" w14:textId="76F41A6B" w:rsidR="006F7339" w:rsidRDefault="00B20C5E" w:rsidP="00D250FA">
            <w:pPr>
              <w:pStyle w:val="ListParagraph"/>
              <w:spacing w:line="480" w:lineRule="auto"/>
              <w:ind w:left="0"/>
              <w:jc w:val="center"/>
              <w:rPr>
                <w:rFonts w:ascii="Times New Roman" w:hAnsi="Times New Roman" w:cs="Times New Roman"/>
                <w:lang w:val="en-US"/>
              </w:rPr>
            </w:pPr>
            <w:r>
              <w:rPr>
                <w:rFonts w:ascii="Times New Roman" w:hAnsi="Times New Roman" w:cs="Times New Roman"/>
                <w:lang w:val="en-US"/>
              </w:rPr>
              <w:t>7</w:t>
            </w:r>
          </w:p>
        </w:tc>
        <w:tc>
          <w:tcPr>
            <w:tcW w:w="1696" w:type="dxa"/>
          </w:tcPr>
          <w:p w14:paraId="03DC1489" w14:textId="65AEA9F4" w:rsidR="006F7339" w:rsidRPr="00F51A0E" w:rsidRDefault="006F7339" w:rsidP="00D250FA">
            <w:pPr>
              <w:jc w:val="center"/>
              <w:rPr>
                <w:rFonts w:ascii="Times New Roman" w:eastAsia="SimSun" w:hAnsi="Times New Roman" w:cs="Times New Roman"/>
                <w:lang w:val="en-ID"/>
              </w:rPr>
            </w:pPr>
            <w:r w:rsidRPr="00F51A0E">
              <w:rPr>
                <w:rFonts w:ascii="Times New Roman" w:hAnsi="Times New Roman" w:cs="Times New Roman"/>
              </w:rPr>
              <w:t xml:space="preserve">Mengisi semua form </w:t>
            </w:r>
            <w:r>
              <w:rPr>
                <w:rFonts w:ascii="Times New Roman" w:hAnsi="Times New Roman" w:cs="Times New Roman"/>
              </w:rPr>
              <w:t xml:space="preserve">tambah </w:t>
            </w:r>
            <w:r w:rsidR="00B20C5E">
              <w:rPr>
                <w:rFonts w:ascii="Times New Roman" w:hAnsi="Times New Roman" w:cs="Times New Roman"/>
              </w:rPr>
              <w:t>pinjaman barang</w:t>
            </w:r>
          </w:p>
          <w:p w14:paraId="2D0C70A3" w14:textId="77777777" w:rsidR="006F7339" w:rsidRPr="00F51A0E" w:rsidRDefault="006F7339" w:rsidP="00D250FA">
            <w:pPr>
              <w:pStyle w:val="ListParagraph"/>
              <w:ind w:left="0"/>
              <w:jc w:val="center"/>
              <w:rPr>
                <w:rFonts w:ascii="Times New Roman" w:hAnsi="Times New Roman" w:cs="Times New Roman"/>
                <w:sz w:val="22"/>
                <w:szCs w:val="22"/>
              </w:rPr>
            </w:pPr>
          </w:p>
        </w:tc>
        <w:tc>
          <w:tcPr>
            <w:tcW w:w="914" w:type="dxa"/>
          </w:tcPr>
          <w:p w14:paraId="5149DEC7" w14:textId="77777777" w:rsidR="006F7339" w:rsidRPr="00F51A0E" w:rsidRDefault="006F7339" w:rsidP="00D250FA">
            <w:pPr>
              <w:pStyle w:val="ListParagraph"/>
              <w:ind w:left="0"/>
              <w:jc w:val="center"/>
              <w:rPr>
                <w:rFonts w:ascii="Times New Roman" w:hAnsi="Times New Roman" w:cs="Times New Roman"/>
                <w:sz w:val="22"/>
                <w:szCs w:val="22"/>
                <w:lang w:val="en-US"/>
              </w:rPr>
            </w:pPr>
            <w:r w:rsidRPr="00F51A0E">
              <w:rPr>
                <w:rFonts w:ascii="Times New Roman" w:hAnsi="Times New Roman" w:cs="Times New Roman"/>
                <w:sz w:val="22"/>
                <w:szCs w:val="22"/>
                <w:lang w:val="en-US"/>
              </w:rPr>
              <w:t xml:space="preserve">Tekan </w:t>
            </w:r>
            <w:proofErr w:type="spellStart"/>
            <w:r w:rsidRPr="00F51A0E">
              <w:rPr>
                <w:rFonts w:ascii="Times New Roman" w:hAnsi="Times New Roman" w:cs="Times New Roman"/>
                <w:sz w:val="22"/>
                <w:szCs w:val="22"/>
                <w:lang w:val="en-US"/>
              </w:rPr>
              <w:t>tombol</w:t>
            </w:r>
            <w:proofErr w:type="spellEnd"/>
            <w:r w:rsidRPr="00F51A0E">
              <w:rPr>
                <w:rFonts w:ascii="Times New Roman" w:hAnsi="Times New Roman" w:cs="Times New Roman"/>
                <w:sz w:val="22"/>
                <w:szCs w:val="22"/>
                <w:lang w:val="en-US"/>
              </w:rPr>
              <w:t xml:space="preserve"> </w:t>
            </w:r>
            <w:proofErr w:type="spellStart"/>
            <w:r w:rsidRPr="00F51A0E">
              <w:rPr>
                <w:rFonts w:ascii="Times New Roman" w:hAnsi="Times New Roman" w:cs="Times New Roman"/>
                <w:iCs/>
                <w:sz w:val="22"/>
                <w:szCs w:val="22"/>
                <w:lang w:val="en-US"/>
              </w:rPr>
              <w:t>tambahkan</w:t>
            </w:r>
            <w:proofErr w:type="spellEnd"/>
          </w:p>
        </w:tc>
        <w:tc>
          <w:tcPr>
            <w:tcW w:w="1629" w:type="dxa"/>
          </w:tcPr>
          <w:p w14:paraId="19F44FA9" w14:textId="77777777" w:rsidR="006F7339" w:rsidRPr="00F51A0E" w:rsidRDefault="006F7339" w:rsidP="00D250FA">
            <w:pPr>
              <w:pStyle w:val="ListParagraph"/>
              <w:ind w:left="0"/>
              <w:jc w:val="center"/>
              <w:rPr>
                <w:rFonts w:ascii="Times New Roman" w:hAnsi="Times New Roman" w:cs="Times New Roman"/>
                <w:iCs/>
                <w:sz w:val="22"/>
                <w:szCs w:val="22"/>
                <w:lang w:val="en-US"/>
              </w:rPr>
            </w:pPr>
            <w:proofErr w:type="spellStart"/>
            <w:r w:rsidRPr="00F51A0E">
              <w:rPr>
                <w:rFonts w:ascii="Times New Roman" w:hAnsi="Times New Roman" w:cs="Times New Roman"/>
                <w:iCs/>
                <w:sz w:val="22"/>
                <w:szCs w:val="22"/>
                <w:lang w:val="en-US"/>
              </w:rPr>
              <w:t>Muncul</w:t>
            </w:r>
            <w:proofErr w:type="spellEnd"/>
            <w:r w:rsidRPr="00F51A0E">
              <w:rPr>
                <w:rFonts w:ascii="Times New Roman" w:hAnsi="Times New Roman" w:cs="Times New Roman"/>
                <w:iCs/>
                <w:sz w:val="22"/>
                <w:szCs w:val="22"/>
                <w:lang w:val="en-US"/>
              </w:rPr>
              <w:t xml:space="preserve"> </w:t>
            </w:r>
            <w:proofErr w:type="spellStart"/>
            <w:r w:rsidRPr="00F51A0E">
              <w:rPr>
                <w:rFonts w:ascii="Times New Roman" w:hAnsi="Times New Roman" w:cs="Times New Roman"/>
                <w:iCs/>
                <w:sz w:val="22"/>
                <w:szCs w:val="22"/>
                <w:lang w:val="en-US"/>
              </w:rPr>
              <w:t>semua</w:t>
            </w:r>
            <w:proofErr w:type="spellEnd"/>
            <w:r w:rsidRPr="00F51A0E">
              <w:rPr>
                <w:rFonts w:ascii="Times New Roman" w:hAnsi="Times New Roman" w:cs="Times New Roman"/>
                <w:iCs/>
                <w:sz w:val="22"/>
                <w:szCs w:val="22"/>
                <w:lang w:val="en-US"/>
              </w:rPr>
              <w:t xml:space="preserve"> data </w:t>
            </w:r>
            <w:proofErr w:type="spellStart"/>
            <w:r w:rsidRPr="00F51A0E">
              <w:rPr>
                <w:rFonts w:ascii="Times New Roman" w:hAnsi="Times New Roman" w:cs="Times New Roman"/>
                <w:iCs/>
                <w:sz w:val="22"/>
                <w:szCs w:val="22"/>
                <w:lang w:val="en-US"/>
              </w:rPr>
              <w:t>tambah</w:t>
            </w:r>
            <w:proofErr w:type="spellEnd"/>
            <w:r w:rsidRPr="00F51A0E">
              <w:rPr>
                <w:rFonts w:ascii="Times New Roman" w:hAnsi="Times New Roman" w:cs="Times New Roman"/>
                <w:iCs/>
                <w:sz w:val="22"/>
                <w:szCs w:val="22"/>
                <w:lang w:val="en-US"/>
              </w:rPr>
              <w:t xml:space="preserve"> </w:t>
            </w:r>
            <w:proofErr w:type="spellStart"/>
            <w:r w:rsidRPr="00F51A0E">
              <w:rPr>
                <w:rFonts w:ascii="Times New Roman" w:hAnsi="Times New Roman" w:cs="Times New Roman"/>
                <w:iCs/>
                <w:sz w:val="22"/>
                <w:szCs w:val="22"/>
                <w:lang w:val="en-US"/>
              </w:rPr>
              <w:t>barang</w:t>
            </w:r>
            <w:proofErr w:type="spellEnd"/>
          </w:p>
        </w:tc>
        <w:tc>
          <w:tcPr>
            <w:tcW w:w="1085" w:type="dxa"/>
          </w:tcPr>
          <w:p w14:paraId="4CA0D84A" w14:textId="77777777" w:rsidR="006F7339" w:rsidRPr="00F51A0E" w:rsidRDefault="006F7339" w:rsidP="00D250FA">
            <w:pPr>
              <w:pStyle w:val="ListParagraph"/>
              <w:ind w:left="0"/>
              <w:jc w:val="center"/>
              <w:rPr>
                <w:rFonts w:ascii="Times New Roman" w:hAnsi="Times New Roman" w:cs="Times New Roman"/>
                <w:sz w:val="22"/>
                <w:szCs w:val="22"/>
                <w:lang w:val="en-US"/>
              </w:rPr>
            </w:pPr>
            <w:proofErr w:type="spellStart"/>
            <w:r w:rsidRPr="00F51A0E">
              <w:rPr>
                <w:rFonts w:ascii="Times New Roman" w:hAnsi="Times New Roman" w:cs="Times New Roman"/>
                <w:sz w:val="22"/>
                <w:szCs w:val="22"/>
                <w:lang w:val="en-US"/>
              </w:rPr>
              <w:t>Sesuai</w:t>
            </w:r>
            <w:proofErr w:type="spellEnd"/>
            <w:r w:rsidRPr="00F51A0E">
              <w:rPr>
                <w:rFonts w:ascii="Times New Roman" w:hAnsi="Times New Roman" w:cs="Times New Roman"/>
                <w:sz w:val="22"/>
                <w:szCs w:val="22"/>
                <w:lang w:val="en-US"/>
              </w:rPr>
              <w:t xml:space="preserve"> </w:t>
            </w:r>
            <w:proofErr w:type="spellStart"/>
            <w:r w:rsidRPr="00F51A0E">
              <w:rPr>
                <w:rFonts w:ascii="Times New Roman" w:hAnsi="Times New Roman" w:cs="Times New Roman"/>
                <w:sz w:val="22"/>
                <w:szCs w:val="22"/>
                <w:lang w:val="en-US"/>
              </w:rPr>
              <w:t>harapan</w:t>
            </w:r>
            <w:proofErr w:type="spellEnd"/>
          </w:p>
        </w:tc>
        <w:tc>
          <w:tcPr>
            <w:tcW w:w="894" w:type="dxa"/>
          </w:tcPr>
          <w:p w14:paraId="51967D2D" w14:textId="77777777" w:rsidR="006F7339" w:rsidRPr="00F51A0E" w:rsidRDefault="006F7339" w:rsidP="00D250FA">
            <w:pPr>
              <w:pStyle w:val="ListParagraph"/>
              <w:ind w:left="0"/>
              <w:jc w:val="center"/>
              <w:rPr>
                <w:rFonts w:ascii="Times New Roman" w:hAnsi="Times New Roman" w:cs="Times New Roman"/>
                <w:sz w:val="22"/>
                <w:szCs w:val="22"/>
                <w:lang w:val="en-US"/>
              </w:rPr>
            </w:pPr>
            <w:r w:rsidRPr="00F51A0E">
              <w:rPr>
                <w:rFonts w:ascii="Times New Roman" w:hAnsi="Times New Roman" w:cs="Times New Roman"/>
                <w:sz w:val="22"/>
                <w:szCs w:val="22"/>
                <w:lang w:val="en-US"/>
              </w:rPr>
              <w:t>Valid</w:t>
            </w:r>
          </w:p>
          <w:p w14:paraId="154D0F93" w14:textId="77777777" w:rsidR="006F7339" w:rsidRPr="00F51A0E" w:rsidRDefault="006F7339" w:rsidP="00D250FA">
            <w:pPr>
              <w:pStyle w:val="ListParagraph"/>
              <w:ind w:left="0"/>
              <w:jc w:val="center"/>
              <w:rPr>
                <w:rFonts w:ascii="Times New Roman" w:hAnsi="Times New Roman" w:cs="Times New Roman"/>
                <w:sz w:val="22"/>
                <w:szCs w:val="22"/>
                <w:lang w:val="en-US"/>
              </w:rPr>
            </w:pPr>
          </w:p>
        </w:tc>
      </w:tr>
    </w:tbl>
    <w:p w14:paraId="009EE7ED" w14:textId="77777777" w:rsidR="006F7339" w:rsidRPr="006F7339" w:rsidRDefault="006F7339" w:rsidP="006F7339">
      <w:pPr>
        <w:rPr>
          <w:lang w:val="en-US"/>
        </w:rPr>
      </w:pPr>
    </w:p>
    <w:p w14:paraId="227420C6" w14:textId="08C77F18" w:rsidR="00B20C5E" w:rsidRPr="001A560B" w:rsidRDefault="00B20C5E" w:rsidP="00B20C5E">
      <w:pPr>
        <w:spacing w:line="480" w:lineRule="auto"/>
        <w:ind w:firstLine="720"/>
        <w:jc w:val="both"/>
        <w:rPr>
          <w:rFonts w:ascii="Times New Roman" w:eastAsia="SimSun" w:hAnsi="Times New Roman"/>
          <w:sz w:val="24"/>
          <w:szCs w:val="24"/>
          <w:lang w:val="en-ID"/>
        </w:rPr>
      </w:pPr>
      <w:r w:rsidRPr="0075103B">
        <w:rPr>
          <w:rFonts w:ascii="Times New Roman" w:hAnsi="Times New Roman"/>
          <w:sz w:val="24"/>
          <w:szCs w:val="24"/>
        </w:rPr>
        <w:t xml:space="preserve">Pada tahap pengujian halaman </w:t>
      </w:r>
      <w:r>
        <w:rPr>
          <w:rFonts w:ascii="Times New Roman" w:hAnsi="Times New Roman"/>
          <w:sz w:val="24"/>
          <w:szCs w:val="24"/>
        </w:rPr>
        <w:t xml:space="preserve">pinjam </w:t>
      </w:r>
      <w:r w:rsidRPr="0075103B">
        <w:rPr>
          <w:rFonts w:ascii="Times New Roman" w:hAnsi="Times New Roman"/>
          <w:sz w:val="24"/>
          <w:szCs w:val="24"/>
        </w:rPr>
        <w:t>barang, Pe</w:t>
      </w:r>
      <w:r>
        <w:rPr>
          <w:rFonts w:ascii="Times New Roman" w:hAnsi="Times New Roman"/>
          <w:sz w:val="24"/>
          <w:szCs w:val="24"/>
        </w:rPr>
        <w:t xml:space="preserve">minjam </w:t>
      </w:r>
      <w:r w:rsidRPr="0075103B">
        <w:rPr>
          <w:rFonts w:ascii="Times New Roman" w:hAnsi="Times New Roman"/>
          <w:sz w:val="24"/>
          <w:szCs w:val="24"/>
        </w:rPr>
        <w:t>sarpras harus mengisikan data yang ada pada form. Jika pe</w:t>
      </w:r>
      <w:r>
        <w:rPr>
          <w:rFonts w:ascii="Times New Roman" w:hAnsi="Times New Roman"/>
          <w:sz w:val="24"/>
          <w:szCs w:val="24"/>
        </w:rPr>
        <w:t xml:space="preserve">minjam </w:t>
      </w:r>
      <w:r w:rsidRPr="0075103B">
        <w:rPr>
          <w:rFonts w:ascii="Times New Roman" w:hAnsi="Times New Roman"/>
          <w:sz w:val="24"/>
          <w:szCs w:val="24"/>
        </w:rPr>
        <w:t>mengosongkan form</w:t>
      </w:r>
      <w:r>
        <w:rPr>
          <w:rFonts w:ascii="Times New Roman" w:hAnsi="Times New Roman"/>
          <w:sz w:val="24"/>
          <w:szCs w:val="24"/>
        </w:rPr>
        <w:t xml:space="preserve"> pinjam</w:t>
      </w:r>
      <w:r w:rsidRPr="0075103B">
        <w:rPr>
          <w:rFonts w:ascii="Times New Roman" w:hAnsi="Times New Roman"/>
          <w:sz w:val="24"/>
          <w:szCs w:val="24"/>
        </w:rPr>
        <w:t xml:space="preserve"> barang, maka sistem akan menampilkan pesan peringatan dan harus mengisi form </w:t>
      </w:r>
      <w:r>
        <w:rPr>
          <w:rFonts w:ascii="Times New Roman" w:hAnsi="Times New Roman"/>
          <w:sz w:val="24"/>
          <w:szCs w:val="24"/>
        </w:rPr>
        <w:t>pinjam barang</w:t>
      </w:r>
      <w:r w:rsidRPr="000E0D04">
        <w:rPr>
          <w:rFonts w:ascii="Times New Roman" w:hAnsi="Times New Roman"/>
          <w:sz w:val="24"/>
          <w:szCs w:val="24"/>
        </w:rPr>
        <w:t xml:space="preserve">. Jika proses pengisian form sudah diisi, maka proses penyimpanan </w:t>
      </w:r>
      <w:r>
        <w:rPr>
          <w:rFonts w:ascii="Times New Roman" w:hAnsi="Times New Roman"/>
          <w:sz w:val="24"/>
          <w:szCs w:val="24"/>
        </w:rPr>
        <w:t xml:space="preserve">pinjam barang </w:t>
      </w:r>
      <w:r w:rsidRPr="000E0D04">
        <w:rPr>
          <w:rFonts w:ascii="Times New Roman" w:hAnsi="Times New Roman"/>
          <w:sz w:val="24"/>
          <w:szCs w:val="24"/>
        </w:rPr>
        <w:t>berhasil dan data akan tersimpan didalam database.</w:t>
      </w:r>
    </w:p>
    <w:p w14:paraId="3265E3FC" w14:textId="7E459ED4" w:rsidR="00DB1DB6" w:rsidRDefault="001A560B" w:rsidP="00DB1DB6">
      <w:pPr>
        <w:pStyle w:val="Heading2"/>
        <w:numPr>
          <w:ilvl w:val="0"/>
          <w:numId w:val="19"/>
        </w:numPr>
        <w:spacing w:line="276" w:lineRule="auto"/>
        <w:ind w:hanging="578"/>
        <w:rPr>
          <w:szCs w:val="24"/>
        </w:rPr>
      </w:pPr>
      <w:r>
        <w:rPr>
          <w:szCs w:val="24"/>
        </w:rPr>
        <w:t xml:space="preserve"> </w:t>
      </w:r>
      <w:bookmarkStart w:id="150" w:name="_Toc167658803"/>
      <w:r w:rsidR="001F61A5" w:rsidRPr="001A560B">
        <w:rPr>
          <w:szCs w:val="24"/>
        </w:rPr>
        <w:t>Hasil Pengujian</w:t>
      </w:r>
      <w:bookmarkEnd w:id="150"/>
    </w:p>
    <w:p w14:paraId="0A508767" w14:textId="77777777" w:rsidR="005441C5" w:rsidRPr="005441C5" w:rsidRDefault="005441C5" w:rsidP="005441C5"/>
    <w:p w14:paraId="1533B9F7" w14:textId="378F1AA7" w:rsidR="001F61A5" w:rsidRPr="001A560B" w:rsidRDefault="007B202D" w:rsidP="00DB1DB6">
      <w:pPr>
        <w:pStyle w:val="Heading2"/>
        <w:numPr>
          <w:ilvl w:val="0"/>
          <w:numId w:val="116"/>
        </w:numPr>
        <w:spacing w:line="276" w:lineRule="auto"/>
        <w:ind w:left="-142" w:firstLine="284"/>
        <w:rPr>
          <w:rFonts w:eastAsia="SimSun"/>
          <w:szCs w:val="24"/>
          <w:lang w:val="en-ID"/>
        </w:rPr>
      </w:pPr>
      <w:r>
        <w:rPr>
          <w:szCs w:val="24"/>
        </w:rPr>
        <w:t xml:space="preserve">  </w:t>
      </w:r>
      <w:bookmarkStart w:id="151" w:name="_Toc167658804"/>
      <w:r w:rsidR="001F61A5" w:rsidRPr="001A560B">
        <w:rPr>
          <w:szCs w:val="24"/>
        </w:rPr>
        <w:t xml:space="preserve">Hasil Pengujian </w:t>
      </w:r>
      <w:r w:rsidR="001F61A5" w:rsidRPr="001A560B">
        <w:rPr>
          <w:i/>
          <w:szCs w:val="24"/>
        </w:rPr>
        <w:t>Black Box</w:t>
      </w:r>
      <w:bookmarkEnd w:id="151"/>
    </w:p>
    <w:p w14:paraId="3B8207C7" w14:textId="3DE69D11" w:rsidR="001F61A5" w:rsidRDefault="001F61A5" w:rsidP="007B202D">
      <w:pPr>
        <w:spacing w:line="480" w:lineRule="auto"/>
        <w:ind w:left="142" w:firstLine="720"/>
        <w:jc w:val="both"/>
        <w:rPr>
          <w:rFonts w:ascii="Times New Roman" w:hAnsi="Times New Roman"/>
          <w:sz w:val="24"/>
          <w:szCs w:val="24"/>
        </w:rPr>
      </w:pPr>
      <w:r w:rsidRPr="001A560B">
        <w:rPr>
          <w:rFonts w:ascii="Times New Roman" w:hAnsi="Times New Roman"/>
          <w:sz w:val="24"/>
          <w:szCs w:val="24"/>
        </w:rPr>
        <w:t>Berdasarkan pengujian yang telah dilakukan dalam segi interface, hasil pengujian yang didapatkan sudah sesuai dengan hasil yang diharapkan. Tampilan hasil pengujian adalah sebagai berikut :</w:t>
      </w:r>
    </w:p>
    <w:p w14:paraId="1092DB5C" w14:textId="77777777" w:rsidR="0028719C" w:rsidRPr="001A560B" w:rsidRDefault="0028719C" w:rsidP="007B202D">
      <w:pPr>
        <w:spacing w:line="480" w:lineRule="auto"/>
        <w:ind w:left="142" w:firstLine="720"/>
        <w:jc w:val="both"/>
        <w:rPr>
          <w:rFonts w:ascii="Times New Roman" w:hAnsi="Times New Roman"/>
          <w:sz w:val="24"/>
          <w:szCs w:val="24"/>
        </w:rPr>
      </w:pPr>
    </w:p>
    <w:p w14:paraId="06712DFF" w14:textId="0614C39D" w:rsidR="001F61A5" w:rsidRPr="007A236E" w:rsidRDefault="007A236E" w:rsidP="00544D95">
      <w:pPr>
        <w:pStyle w:val="ListParagraph"/>
        <w:numPr>
          <w:ilvl w:val="0"/>
          <w:numId w:val="118"/>
        </w:numPr>
        <w:spacing w:before="100" w:beforeAutospacing="1" w:after="100" w:afterAutospacing="1" w:line="480" w:lineRule="auto"/>
        <w:ind w:left="470" w:hanging="328"/>
        <w:jc w:val="both"/>
        <w:rPr>
          <w:rFonts w:ascii="Times New Roman" w:hAnsi="Times New Roman" w:cs="Times New Roman"/>
          <w:b/>
          <w:iCs/>
          <w:sz w:val="24"/>
          <w:szCs w:val="24"/>
        </w:rPr>
      </w:pPr>
      <w:r>
        <w:rPr>
          <w:rFonts w:ascii="Times New Roman" w:hAnsi="Times New Roman" w:cs="Times New Roman"/>
          <w:b/>
          <w:i/>
          <w:sz w:val="24"/>
          <w:szCs w:val="24"/>
        </w:rPr>
        <w:lastRenderedPageBreak/>
        <w:t xml:space="preserve"> </w:t>
      </w:r>
      <w:r w:rsidRPr="007A236E">
        <w:rPr>
          <w:rFonts w:ascii="Times New Roman" w:hAnsi="Times New Roman" w:cs="Times New Roman"/>
          <w:b/>
          <w:iCs/>
          <w:sz w:val="24"/>
          <w:szCs w:val="24"/>
        </w:rPr>
        <w:t>Pengelola Sarpras</w:t>
      </w:r>
    </w:p>
    <w:p w14:paraId="3EFE34CD" w14:textId="275222EC" w:rsidR="001F61A5" w:rsidRPr="001A560B" w:rsidRDefault="001F61A5" w:rsidP="0057532F">
      <w:pPr>
        <w:pStyle w:val="ListParagraph"/>
        <w:numPr>
          <w:ilvl w:val="1"/>
          <w:numId w:val="86"/>
        </w:numPr>
        <w:spacing w:before="100" w:beforeAutospacing="1" w:after="100" w:afterAutospacing="1"/>
        <w:ind w:left="709" w:hanging="283"/>
        <w:jc w:val="both"/>
        <w:rPr>
          <w:rFonts w:ascii="Times New Roman" w:hAnsi="Times New Roman"/>
          <w:i/>
          <w:sz w:val="24"/>
          <w:szCs w:val="24"/>
        </w:rPr>
      </w:pPr>
      <w:r w:rsidRPr="001A560B">
        <w:rPr>
          <w:rFonts w:ascii="Times New Roman" w:hAnsi="Times New Roman"/>
          <w:i/>
          <w:sz w:val="24"/>
          <w:szCs w:val="24"/>
        </w:rPr>
        <w:t>Login</w:t>
      </w:r>
      <w:r w:rsidR="00FC29D2" w:rsidRPr="001A560B">
        <w:rPr>
          <w:rFonts w:ascii="Times New Roman" w:hAnsi="Times New Roman"/>
          <w:i/>
          <w:sz w:val="24"/>
          <w:szCs w:val="24"/>
        </w:rPr>
        <w:t xml:space="preserve"> </w:t>
      </w:r>
    </w:p>
    <w:p w14:paraId="393C79E9" w14:textId="628ACBFD" w:rsidR="001F61A5" w:rsidRPr="001A560B" w:rsidRDefault="001F61A5" w:rsidP="0057532F">
      <w:pPr>
        <w:spacing w:line="480" w:lineRule="auto"/>
        <w:ind w:firstLine="709"/>
        <w:jc w:val="both"/>
        <w:rPr>
          <w:rFonts w:ascii="Times New Roman" w:hAnsi="Times New Roman"/>
          <w:sz w:val="24"/>
          <w:szCs w:val="24"/>
        </w:rPr>
      </w:pPr>
      <w:r w:rsidRPr="001A560B">
        <w:rPr>
          <w:rFonts w:ascii="Times New Roman" w:hAnsi="Times New Roman"/>
          <w:sz w:val="24"/>
          <w:szCs w:val="24"/>
        </w:rPr>
        <w:t xml:space="preserve">Halaman </w:t>
      </w:r>
      <w:r w:rsidRPr="001A560B">
        <w:rPr>
          <w:rFonts w:ascii="Times New Roman" w:hAnsi="Times New Roman"/>
          <w:i/>
          <w:sz w:val="24"/>
          <w:szCs w:val="24"/>
        </w:rPr>
        <w:t>login</w:t>
      </w:r>
      <w:r w:rsidR="00FC29D2" w:rsidRPr="001A560B">
        <w:rPr>
          <w:rFonts w:ascii="Times New Roman" w:hAnsi="Times New Roman"/>
          <w:i/>
          <w:sz w:val="24"/>
          <w:szCs w:val="24"/>
        </w:rPr>
        <w:t xml:space="preserve"> </w:t>
      </w:r>
      <w:r w:rsidR="00FC29D2" w:rsidRPr="001A560B">
        <w:rPr>
          <w:rFonts w:ascii="Times New Roman" w:hAnsi="Times New Roman"/>
          <w:iCs/>
          <w:sz w:val="24"/>
          <w:szCs w:val="24"/>
        </w:rPr>
        <w:t>pengelola sarpras</w:t>
      </w:r>
      <w:r w:rsidR="00FC29D2" w:rsidRPr="001A560B">
        <w:rPr>
          <w:rFonts w:ascii="Times New Roman" w:hAnsi="Times New Roman"/>
          <w:i/>
          <w:sz w:val="24"/>
          <w:szCs w:val="24"/>
        </w:rPr>
        <w:t xml:space="preserve"> </w:t>
      </w:r>
      <w:r w:rsidRPr="001A560B">
        <w:rPr>
          <w:rFonts w:ascii="Times New Roman" w:hAnsi="Times New Roman"/>
          <w:sz w:val="24"/>
          <w:szCs w:val="24"/>
        </w:rPr>
        <w:t xml:space="preserve"> berfungsi sebagai pengenalan </w:t>
      </w:r>
      <w:r w:rsidRPr="001A560B">
        <w:rPr>
          <w:rFonts w:ascii="Times New Roman" w:hAnsi="Times New Roman"/>
          <w:i/>
          <w:sz w:val="24"/>
          <w:szCs w:val="24"/>
        </w:rPr>
        <w:t>user</w:t>
      </w:r>
      <w:r w:rsidRPr="001A560B">
        <w:rPr>
          <w:rFonts w:ascii="Times New Roman" w:hAnsi="Times New Roman"/>
          <w:sz w:val="24"/>
          <w:szCs w:val="24"/>
        </w:rPr>
        <w:t xml:space="preserve"> agar dapat masuk kedalam sistem untuk menggunakan fitur-fitur yang berada dalam sistem, dengan inputan </w:t>
      </w:r>
      <w:r w:rsidRPr="001A560B">
        <w:rPr>
          <w:rFonts w:ascii="Times New Roman" w:hAnsi="Times New Roman"/>
          <w:i/>
          <w:sz w:val="24"/>
          <w:szCs w:val="24"/>
        </w:rPr>
        <w:t>email</w:t>
      </w:r>
      <w:r w:rsidRPr="001A560B">
        <w:rPr>
          <w:rFonts w:ascii="Times New Roman" w:hAnsi="Times New Roman"/>
          <w:sz w:val="24"/>
          <w:szCs w:val="24"/>
        </w:rPr>
        <w:t xml:space="preserve"> dan </w:t>
      </w:r>
      <w:r w:rsidRPr="001A560B">
        <w:rPr>
          <w:rFonts w:ascii="Times New Roman" w:hAnsi="Times New Roman"/>
          <w:i/>
          <w:sz w:val="24"/>
          <w:szCs w:val="24"/>
        </w:rPr>
        <w:t>password</w:t>
      </w:r>
      <w:r w:rsidRPr="001A560B">
        <w:rPr>
          <w:rFonts w:ascii="Times New Roman" w:hAnsi="Times New Roman"/>
          <w:sz w:val="24"/>
          <w:szCs w:val="24"/>
        </w:rPr>
        <w:t xml:space="preserve"> berikut tampilan dari halaman login pengelola sarpras  pada gambar </w:t>
      </w:r>
      <w:r w:rsidR="007B5AAE">
        <w:rPr>
          <w:rFonts w:ascii="Times New Roman" w:hAnsi="Times New Roman"/>
          <w:sz w:val="24"/>
          <w:szCs w:val="24"/>
        </w:rPr>
        <w:t>4.1</w:t>
      </w:r>
    </w:p>
    <w:p w14:paraId="455BA29F" w14:textId="77777777" w:rsidR="007B5AAE" w:rsidRDefault="00F47713" w:rsidP="007B5AAE">
      <w:pPr>
        <w:keepNext/>
        <w:ind w:firstLine="709"/>
        <w:jc w:val="both"/>
      </w:pPr>
      <w:r w:rsidRPr="001A560B">
        <w:rPr>
          <w:rFonts w:ascii="Times New Roman" w:hAnsi="Times New Roman" w:cs="Times New Roman"/>
          <w:noProof/>
          <w:sz w:val="24"/>
          <w:szCs w:val="24"/>
        </w:rPr>
        <w:drawing>
          <wp:inline distT="0" distB="0" distL="0" distR="0" wp14:anchorId="6A1C9E87" wp14:editId="7743CE52">
            <wp:extent cx="4586400" cy="2113200"/>
            <wp:effectExtent l="0" t="0" r="5080" b="1905"/>
            <wp:docPr id="36313722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3137223" name="Picture 363137223"/>
                    <pic:cNvPicPr preferRelativeResize="0"/>
                  </pic:nvPicPr>
                  <pic:blipFill>
                    <a:blip r:embed="rId36" cstate="print">
                      <a:extLst>
                        <a:ext uri="{28A0092B-C50C-407E-A947-70E740481C1C}">
                          <a14:useLocalDpi xmlns:a14="http://schemas.microsoft.com/office/drawing/2010/main" val="0"/>
                        </a:ext>
                      </a:extLst>
                    </a:blip>
                    <a:stretch>
                      <a:fillRect/>
                    </a:stretch>
                  </pic:blipFill>
                  <pic:spPr>
                    <a:xfrm>
                      <a:off x="0" y="0"/>
                      <a:ext cx="4586400" cy="2113200"/>
                    </a:xfrm>
                    <a:prstGeom prst="rect">
                      <a:avLst/>
                    </a:prstGeom>
                  </pic:spPr>
                </pic:pic>
              </a:graphicData>
            </a:graphic>
          </wp:inline>
        </w:drawing>
      </w:r>
    </w:p>
    <w:p w14:paraId="7BBA270D" w14:textId="5892BC0E" w:rsidR="00CE5D13" w:rsidRPr="005441C5" w:rsidRDefault="007B5AAE" w:rsidP="005441C5">
      <w:pPr>
        <w:pStyle w:val="Caption"/>
        <w:ind w:left="709"/>
        <w:rPr>
          <w:szCs w:val="24"/>
        </w:rPr>
      </w:pPr>
      <w:bookmarkStart w:id="152" w:name="_Toc166478462"/>
      <w:bookmarkStart w:id="153" w:name="_Toc166478629"/>
      <w:bookmarkStart w:id="154" w:name="_Toc166478895"/>
      <w:bookmarkStart w:id="155" w:name="_Toc166478952"/>
      <w:bookmarkStart w:id="156" w:name="_Toc167658918"/>
      <w:r>
        <w:t xml:space="preserve">Gambar 4. </w:t>
      </w:r>
      <w:r>
        <w:fldChar w:fldCharType="begin"/>
      </w:r>
      <w:r>
        <w:instrText xml:space="preserve"> SEQ Gambar_4. \* ARABIC </w:instrText>
      </w:r>
      <w:r>
        <w:fldChar w:fldCharType="separate"/>
      </w:r>
      <w:r w:rsidR="00871F4B">
        <w:rPr>
          <w:noProof/>
        </w:rPr>
        <w:t>1</w:t>
      </w:r>
      <w:r>
        <w:fldChar w:fldCharType="end"/>
      </w:r>
      <w:bookmarkStart w:id="157" w:name="_Toc165524142"/>
      <w:r>
        <w:t xml:space="preserve"> </w:t>
      </w:r>
      <w:r w:rsidR="00F04893" w:rsidRPr="007B5AAE">
        <w:rPr>
          <w:i/>
          <w:szCs w:val="24"/>
        </w:rPr>
        <w:t xml:space="preserve">Login </w:t>
      </w:r>
      <w:proofErr w:type="spellStart"/>
      <w:r w:rsidR="00F04893" w:rsidRPr="007B5AAE">
        <w:rPr>
          <w:szCs w:val="24"/>
        </w:rPr>
        <w:t>Pengelola</w:t>
      </w:r>
      <w:proofErr w:type="spellEnd"/>
      <w:r w:rsidR="00F04893" w:rsidRPr="007B5AAE">
        <w:rPr>
          <w:szCs w:val="24"/>
        </w:rPr>
        <w:t xml:space="preserve"> </w:t>
      </w:r>
      <w:proofErr w:type="spellStart"/>
      <w:r w:rsidR="00F04893" w:rsidRPr="007B5AAE">
        <w:rPr>
          <w:szCs w:val="24"/>
        </w:rPr>
        <w:t>Sarpras</w:t>
      </w:r>
      <w:bookmarkEnd w:id="152"/>
      <w:bookmarkEnd w:id="153"/>
      <w:bookmarkEnd w:id="154"/>
      <w:bookmarkEnd w:id="155"/>
      <w:bookmarkEnd w:id="156"/>
      <w:bookmarkEnd w:id="157"/>
      <w:proofErr w:type="spellEnd"/>
    </w:p>
    <w:p w14:paraId="119EC753" w14:textId="77777777" w:rsidR="00F04893" w:rsidRPr="001A560B" w:rsidRDefault="00F04893" w:rsidP="00F04893">
      <w:pPr>
        <w:pStyle w:val="ListParagraph"/>
        <w:numPr>
          <w:ilvl w:val="1"/>
          <w:numId w:val="86"/>
        </w:numPr>
        <w:spacing w:before="100" w:beforeAutospacing="1" w:after="100" w:afterAutospacing="1" w:line="240" w:lineRule="auto"/>
        <w:ind w:left="709"/>
        <w:jc w:val="both"/>
        <w:rPr>
          <w:rFonts w:ascii="Times New Roman" w:eastAsia="SimSun" w:hAnsi="Times New Roman"/>
          <w:sz w:val="24"/>
          <w:szCs w:val="24"/>
          <w:lang w:val="en-ID"/>
        </w:rPr>
      </w:pPr>
      <w:r w:rsidRPr="001A560B">
        <w:rPr>
          <w:rFonts w:ascii="Times New Roman" w:hAnsi="Times New Roman"/>
          <w:i/>
          <w:sz w:val="24"/>
          <w:szCs w:val="24"/>
        </w:rPr>
        <w:t>Login</w:t>
      </w:r>
      <w:r w:rsidRPr="001A560B">
        <w:rPr>
          <w:rFonts w:ascii="Times New Roman" w:hAnsi="Times New Roman"/>
          <w:sz w:val="24"/>
          <w:szCs w:val="24"/>
        </w:rPr>
        <w:t xml:space="preserve"> Gagal</w:t>
      </w:r>
    </w:p>
    <w:p w14:paraId="4ACA31BA" w14:textId="6CE02AA4" w:rsidR="00F04893" w:rsidRDefault="00F04893" w:rsidP="00F04893">
      <w:pPr>
        <w:spacing w:before="100" w:beforeAutospacing="1" w:after="100" w:afterAutospacing="1" w:line="480" w:lineRule="auto"/>
        <w:ind w:firstLine="720"/>
        <w:jc w:val="both"/>
        <w:rPr>
          <w:rFonts w:ascii="Times New Roman" w:hAnsi="Times New Roman"/>
          <w:sz w:val="24"/>
          <w:szCs w:val="24"/>
        </w:rPr>
      </w:pPr>
      <w:r w:rsidRPr="001A560B">
        <w:rPr>
          <w:rFonts w:ascii="Times New Roman" w:hAnsi="Times New Roman"/>
          <w:i/>
          <w:sz w:val="24"/>
          <w:szCs w:val="24"/>
        </w:rPr>
        <w:t>Login</w:t>
      </w:r>
      <w:r w:rsidRPr="001A560B">
        <w:rPr>
          <w:rFonts w:ascii="Times New Roman" w:hAnsi="Times New Roman"/>
          <w:sz w:val="24"/>
          <w:szCs w:val="24"/>
        </w:rPr>
        <w:t xml:space="preserve"> gagal dikarenakan memasukkan </w:t>
      </w:r>
      <w:r w:rsidRPr="001A560B">
        <w:rPr>
          <w:rFonts w:ascii="Times New Roman" w:hAnsi="Times New Roman"/>
          <w:i/>
          <w:sz w:val="24"/>
          <w:szCs w:val="24"/>
        </w:rPr>
        <w:t>email</w:t>
      </w:r>
      <w:r w:rsidRPr="001A560B">
        <w:rPr>
          <w:rFonts w:ascii="Times New Roman" w:hAnsi="Times New Roman"/>
          <w:sz w:val="24"/>
          <w:szCs w:val="24"/>
        </w:rPr>
        <w:t xml:space="preserve"> atau </w:t>
      </w:r>
      <w:r w:rsidRPr="001A560B">
        <w:rPr>
          <w:rFonts w:ascii="Times New Roman" w:hAnsi="Times New Roman"/>
          <w:i/>
          <w:sz w:val="24"/>
          <w:szCs w:val="24"/>
        </w:rPr>
        <w:t>password</w:t>
      </w:r>
      <w:r w:rsidRPr="001A560B">
        <w:rPr>
          <w:rFonts w:ascii="Times New Roman" w:hAnsi="Times New Roman"/>
          <w:sz w:val="24"/>
          <w:szCs w:val="24"/>
        </w:rPr>
        <w:t xml:space="preserve"> dengan acak, sehingga sistem tidak mendeteksi dan membuat </w:t>
      </w:r>
      <w:r w:rsidRPr="001A560B">
        <w:rPr>
          <w:rFonts w:ascii="Times New Roman" w:hAnsi="Times New Roman"/>
          <w:i/>
          <w:sz w:val="24"/>
          <w:szCs w:val="24"/>
        </w:rPr>
        <w:t>login</w:t>
      </w:r>
      <w:r w:rsidRPr="001A560B">
        <w:rPr>
          <w:rFonts w:ascii="Times New Roman" w:hAnsi="Times New Roman"/>
          <w:sz w:val="24"/>
          <w:szCs w:val="24"/>
        </w:rPr>
        <w:t xml:space="preserve"> gagal. berikut tampilan dari halaman </w:t>
      </w:r>
      <w:r w:rsidRPr="001A560B">
        <w:rPr>
          <w:rFonts w:ascii="Times New Roman" w:hAnsi="Times New Roman"/>
          <w:i/>
          <w:sz w:val="24"/>
          <w:szCs w:val="24"/>
        </w:rPr>
        <w:t>login</w:t>
      </w:r>
      <w:r w:rsidRPr="001A560B">
        <w:rPr>
          <w:rFonts w:ascii="Times New Roman" w:hAnsi="Times New Roman"/>
          <w:sz w:val="24"/>
          <w:szCs w:val="24"/>
        </w:rPr>
        <w:t xml:space="preserve"> yang gagal masuk sistem, pada gambar </w:t>
      </w:r>
      <w:r w:rsidR="007B5AAE">
        <w:rPr>
          <w:rFonts w:ascii="Times New Roman" w:hAnsi="Times New Roman"/>
          <w:sz w:val="24"/>
          <w:szCs w:val="24"/>
        </w:rPr>
        <w:t>4.2</w:t>
      </w:r>
    </w:p>
    <w:p w14:paraId="0F4948A5" w14:textId="77777777" w:rsidR="007B5AAE" w:rsidRDefault="00B71138" w:rsidP="007B5AAE">
      <w:pPr>
        <w:keepNext/>
        <w:spacing w:before="100" w:beforeAutospacing="1" w:after="100" w:afterAutospacing="1"/>
        <w:ind w:right="851" w:firstLine="720"/>
        <w:jc w:val="both"/>
      </w:pPr>
      <w:r w:rsidRPr="00825462">
        <w:rPr>
          <w:rFonts w:ascii="Times New Roman" w:eastAsia="SimSun" w:hAnsi="Times New Roman" w:cs="Times New Roman"/>
          <w:noProof/>
          <w:sz w:val="24"/>
          <w:szCs w:val="24"/>
          <w:lang w:val="en-ID"/>
        </w:rPr>
        <w:lastRenderedPageBreak/>
        <w:drawing>
          <wp:inline distT="0" distB="0" distL="0" distR="0" wp14:anchorId="4BC6342A" wp14:editId="0521E8D7">
            <wp:extent cx="4586400" cy="2113200"/>
            <wp:effectExtent l="0" t="0" r="5080" b="1905"/>
            <wp:docPr id="36462237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4622378" name="Picture 364622378"/>
                    <pic:cNvPicPr preferRelativeResize="0"/>
                  </pic:nvPicPr>
                  <pic:blipFill>
                    <a:blip r:embed="rId37" cstate="print">
                      <a:extLst>
                        <a:ext uri="{28A0092B-C50C-407E-A947-70E740481C1C}">
                          <a14:useLocalDpi xmlns:a14="http://schemas.microsoft.com/office/drawing/2010/main" val="0"/>
                        </a:ext>
                      </a:extLst>
                    </a:blip>
                    <a:stretch>
                      <a:fillRect/>
                    </a:stretch>
                  </pic:blipFill>
                  <pic:spPr>
                    <a:xfrm>
                      <a:off x="0" y="0"/>
                      <a:ext cx="4586400" cy="2113200"/>
                    </a:xfrm>
                    <a:prstGeom prst="rect">
                      <a:avLst/>
                    </a:prstGeom>
                  </pic:spPr>
                </pic:pic>
              </a:graphicData>
            </a:graphic>
          </wp:inline>
        </w:drawing>
      </w:r>
    </w:p>
    <w:p w14:paraId="3E67921A" w14:textId="34FD522C" w:rsidR="00B71138" w:rsidRPr="005441C5" w:rsidRDefault="007B5AAE" w:rsidP="005441C5">
      <w:pPr>
        <w:pStyle w:val="Caption"/>
        <w:ind w:left="851"/>
        <w:rPr>
          <w:szCs w:val="24"/>
        </w:rPr>
      </w:pPr>
      <w:bookmarkStart w:id="158" w:name="_Toc166478463"/>
      <w:bookmarkStart w:id="159" w:name="_Toc166478630"/>
      <w:bookmarkStart w:id="160" w:name="_Toc166478896"/>
      <w:bookmarkStart w:id="161" w:name="_Toc166478953"/>
      <w:bookmarkStart w:id="162" w:name="_Toc167658919"/>
      <w:r>
        <w:t xml:space="preserve">Gambar 4. </w:t>
      </w:r>
      <w:r>
        <w:fldChar w:fldCharType="begin"/>
      </w:r>
      <w:r>
        <w:instrText xml:space="preserve"> SEQ Gambar_4. \* ARABIC </w:instrText>
      </w:r>
      <w:r>
        <w:fldChar w:fldCharType="separate"/>
      </w:r>
      <w:r w:rsidR="00871F4B">
        <w:rPr>
          <w:noProof/>
        </w:rPr>
        <w:t>2</w:t>
      </w:r>
      <w:r>
        <w:fldChar w:fldCharType="end"/>
      </w:r>
      <w:bookmarkStart w:id="163" w:name="_Toc165524143"/>
      <w:r>
        <w:t xml:space="preserve"> </w:t>
      </w:r>
      <w:r w:rsidR="00B71138" w:rsidRPr="007B5AAE">
        <w:rPr>
          <w:i/>
          <w:szCs w:val="24"/>
        </w:rPr>
        <w:t>Login</w:t>
      </w:r>
      <w:r w:rsidR="00B71138" w:rsidRPr="007B5AAE">
        <w:rPr>
          <w:szCs w:val="24"/>
        </w:rPr>
        <w:t xml:space="preserve"> </w:t>
      </w:r>
      <w:proofErr w:type="spellStart"/>
      <w:r w:rsidR="00B71138" w:rsidRPr="007B5AAE">
        <w:rPr>
          <w:szCs w:val="24"/>
        </w:rPr>
        <w:t>Gagal</w:t>
      </w:r>
      <w:bookmarkEnd w:id="158"/>
      <w:bookmarkEnd w:id="159"/>
      <w:bookmarkEnd w:id="160"/>
      <w:bookmarkEnd w:id="161"/>
      <w:bookmarkEnd w:id="162"/>
      <w:bookmarkEnd w:id="163"/>
      <w:proofErr w:type="spellEnd"/>
    </w:p>
    <w:p w14:paraId="4249666A" w14:textId="77777777" w:rsidR="001B0F50" w:rsidRPr="00B9723B" w:rsidRDefault="00F31844" w:rsidP="00B9723B">
      <w:pPr>
        <w:pStyle w:val="ListParagraph"/>
        <w:numPr>
          <w:ilvl w:val="1"/>
          <w:numId w:val="86"/>
        </w:numPr>
        <w:spacing w:before="100" w:beforeAutospacing="1" w:after="100" w:afterAutospacing="1"/>
        <w:ind w:left="709" w:hanging="283"/>
        <w:jc w:val="both"/>
        <w:rPr>
          <w:rFonts w:ascii="Times New Roman" w:eastAsia="SimSun" w:hAnsi="Times New Roman"/>
          <w:bCs/>
          <w:sz w:val="24"/>
          <w:szCs w:val="24"/>
          <w:lang w:val="en-ID"/>
        </w:rPr>
      </w:pPr>
      <w:r w:rsidRPr="00B9723B">
        <w:rPr>
          <w:rFonts w:ascii="Times New Roman" w:hAnsi="Times New Roman"/>
          <w:bCs/>
          <w:sz w:val="24"/>
          <w:szCs w:val="24"/>
        </w:rPr>
        <w:t>Beranda</w:t>
      </w:r>
      <w:r w:rsidR="00B71138" w:rsidRPr="00B9723B">
        <w:rPr>
          <w:rFonts w:ascii="Times New Roman" w:hAnsi="Times New Roman"/>
          <w:bCs/>
          <w:sz w:val="24"/>
          <w:szCs w:val="24"/>
        </w:rPr>
        <w:t xml:space="preserve"> </w:t>
      </w:r>
      <w:r w:rsidRPr="00B9723B">
        <w:rPr>
          <w:rFonts w:ascii="Times New Roman" w:hAnsi="Times New Roman"/>
          <w:bCs/>
          <w:sz w:val="24"/>
          <w:szCs w:val="24"/>
        </w:rPr>
        <w:t>Pengelola Sarpras</w:t>
      </w:r>
    </w:p>
    <w:p w14:paraId="2416F930" w14:textId="76BB2485" w:rsidR="001B0F50" w:rsidRPr="00825462" w:rsidRDefault="001B0F50" w:rsidP="007854A5">
      <w:pPr>
        <w:spacing w:before="100" w:beforeAutospacing="1" w:after="100" w:afterAutospacing="1" w:line="480" w:lineRule="auto"/>
        <w:ind w:firstLine="720"/>
        <w:jc w:val="both"/>
        <w:rPr>
          <w:rFonts w:ascii="Times New Roman" w:hAnsi="Times New Roman"/>
          <w:sz w:val="24"/>
          <w:szCs w:val="24"/>
        </w:rPr>
      </w:pPr>
      <w:r w:rsidRPr="00825462">
        <w:rPr>
          <w:rFonts w:ascii="Times New Roman" w:hAnsi="Times New Roman"/>
          <w:sz w:val="24"/>
          <w:szCs w:val="24"/>
        </w:rPr>
        <w:t xml:space="preserve">Halaman </w:t>
      </w:r>
      <w:r w:rsidR="00197917">
        <w:rPr>
          <w:rFonts w:ascii="Times New Roman" w:hAnsi="Times New Roman"/>
          <w:sz w:val="24"/>
          <w:szCs w:val="24"/>
        </w:rPr>
        <w:t>b</w:t>
      </w:r>
      <w:r w:rsidRPr="00825462">
        <w:rPr>
          <w:rFonts w:ascii="Times New Roman" w:hAnsi="Times New Roman"/>
          <w:sz w:val="24"/>
          <w:szCs w:val="24"/>
        </w:rPr>
        <w:t xml:space="preserve">eranda pengelola sarpras merupakan halaman awal setelah melakukan </w:t>
      </w:r>
      <w:r w:rsidRPr="00825462">
        <w:rPr>
          <w:rFonts w:ascii="Times New Roman" w:hAnsi="Times New Roman"/>
          <w:i/>
          <w:sz w:val="24"/>
          <w:szCs w:val="24"/>
        </w:rPr>
        <w:t>login</w:t>
      </w:r>
      <w:r w:rsidRPr="00825462">
        <w:rPr>
          <w:rFonts w:ascii="Times New Roman" w:hAnsi="Times New Roman"/>
          <w:sz w:val="24"/>
          <w:szCs w:val="24"/>
        </w:rPr>
        <w:t xml:space="preserve"> dan berhasil masuk sebagai admin untuk dapat melakukan aksi yang berada di dalam sistem pengelola sarpras, berikut tampilan dari halaman beranda pengelola sarpras pada gambar </w:t>
      </w:r>
      <w:r w:rsidR="007B5AAE">
        <w:rPr>
          <w:rFonts w:ascii="Times New Roman" w:hAnsi="Times New Roman"/>
          <w:sz w:val="24"/>
          <w:szCs w:val="24"/>
        </w:rPr>
        <w:t>4.3</w:t>
      </w:r>
    </w:p>
    <w:p w14:paraId="2C8BF23F" w14:textId="77777777" w:rsidR="007B5AAE" w:rsidRDefault="007854A5" w:rsidP="007B5AAE">
      <w:pPr>
        <w:keepNext/>
        <w:spacing w:before="100" w:beforeAutospacing="1" w:after="100" w:afterAutospacing="1"/>
        <w:ind w:right="-142" w:firstLine="720"/>
        <w:jc w:val="center"/>
      </w:pPr>
      <w:r w:rsidRPr="00825462">
        <w:rPr>
          <w:rFonts w:ascii="Times New Roman" w:eastAsia="SimSun" w:hAnsi="Times New Roman"/>
          <w:b/>
          <w:noProof/>
          <w:sz w:val="24"/>
          <w:szCs w:val="24"/>
          <w:lang w:val="en-ID"/>
        </w:rPr>
        <w:drawing>
          <wp:inline distT="0" distB="0" distL="0" distR="0" wp14:anchorId="0996E8C9" wp14:editId="15A50880">
            <wp:extent cx="4586400" cy="2113200"/>
            <wp:effectExtent l="0" t="0" r="5080" b="1905"/>
            <wp:docPr id="68820665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8206653" name="Picture 688206653"/>
                    <pic:cNvPicPr preferRelativeResize="0"/>
                  </pic:nvPicPr>
                  <pic:blipFill>
                    <a:blip r:embed="rId38" cstate="print">
                      <a:extLst>
                        <a:ext uri="{28A0092B-C50C-407E-A947-70E740481C1C}">
                          <a14:useLocalDpi xmlns:a14="http://schemas.microsoft.com/office/drawing/2010/main" val="0"/>
                        </a:ext>
                      </a:extLst>
                    </a:blip>
                    <a:stretch>
                      <a:fillRect/>
                    </a:stretch>
                  </pic:blipFill>
                  <pic:spPr>
                    <a:xfrm>
                      <a:off x="0" y="0"/>
                      <a:ext cx="4586400" cy="2113200"/>
                    </a:xfrm>
                    <a:prstGeom prst="rect">
                      <a:avLst/>
                    </a:prstGeom>
                  </pic:spPr>
                </pic:pic>
              </a:graphicData>
            </a:graphic>
          </wp:inline>
        </w:drawing>
      </w:r>
    </w:p>
    <w:p w14:paraId="0F0001AD" w14:textId="49BB6AC7" w:rsidR="00825462" w:rsidRPr="007B5AAE" w:rsidRDefault="007B5AAE" w:rsidP="00161B9C">
      <w:pPr>
        <w:pStyle w:val="Caption"/>
        <w:ind w:left="1134"/>
        <w:rPr>
          <w:szCs w:val="24"/>
        </w:rPr>
      </w:pPr>
      <w:bookmarkStart w:id="164" w:name="_Toc166478464"/>
      <w:bookmarkStart w:id="165" w:name="_Toc166478631"/>
      <w:bookmarkStart w:id="166" w:name="_Toc166478897"/>
      <w:bookmarkStart w:id="167" w:name="_Toc166478954"/>
      <w:bookmarkStart w:id="168" w:name="_Toc167658920"/>
      <w:r>
        <w:t xml:space="preserve">Gambar 4. </w:t>
      </w:r>
      <w:r>
        <w:fldChar w:fldCharType="begin"/>
      </w:r>
      <w:r>
        <w:instrText xml:space="preserve"> SEQ Gambar_4. \* ARABIC </w:instrText>
      </w:r>
      <w:r>
        <w:fldChar w:fldCharType="separate"/>
      </w:r>
      <w:r w:rsidR="00871F4B">
        <w:rPr>
          <w:noProof/>
        </w:rPr>
        <w:t>3</w:t>
      </w:r>
      <w:r>
        <w:fldChar w:fldCharType="end"/>
      </w:r>
      <w:bookmarkStart w:id="169" w:name="_Toc165524144"/>
      <w:r>
        <w:rPr>
          <w:szCs w:val="24"/>
        </w:rPr>
        <w:t xml:space="preserve"> </w:t>
      </w:r>
      <w:r w:rsidR="007854A5" w:rsidRPr="00486372">
        <w:rPr>
          <w:szCs w:val="24"/>
        </w:rPr>
        <w:t xml:space="preserve">Beranda </w:t>
      </w:r>
      <w:proofErr w:type="spellStart"/>
      <w:r w:rsidR="007854A5" w:rsidRPr="00486372">
        <w:rPr>
          <w:szCs w:val="24"/>
        </w:rPr>
        <w:t>Pengelola</w:t>
      </w:r>
      <w:proofErr w:type="spellEnd"/>
      <w:r w:rsidR="007854A5" w:rsidRPr="00486372">
        <w:rPr>
          <w:szCs w:val="24"/>
        </w:rPr>
        <w:t xml:space="preserve"> </w:t>
      </w:r>
      <w:proofErr w:type="spellStart"/>
      <w:r w:rsidR="007854A5" w:rsidRPr="00486372">
        <w:rPr>
          <w:szCs w:val="24"/>
        </w:rPr>
        <w:t>Sarpras</w:t>
      </w:r>
      <w:bookmarkEnd w:id="164"/>
      <w:bookmarkEnd w:id="165"/>
      <w:bookmarkEnd w:id="166"/>
      <w:bookmarkEnd w:id="167"/>
      <w:bookmarkEnd w:id="168"/>
      <w:bookmarkEnd w:id="169"/>
      <w:proofErr w:type="spellEnd"/>
    </w:p>
    <w:p w14:paraId="2F1C60C3" w14:textId="0A1FD4AA" w:rsidR="007854A5" w:rsidRPr="00B9723B" w:rsidRDefault="007854A5" w:rsidP="00B9723B">
      <w:pPr>
        <w:pStyle w:val="ListParagraph"/>
        <w:numPr>
          <w:ilvl w:val="1"/>
          <w:numId w:val="86"/>
        </w:numPr>
        <w:spacing w:before="100" w:beforeAutospacing="1" w:after="100" w:afterAutospacing="1"/>
        <w:ind w:left="709" w:hanging="283"/>
        <w:rPr>
          <w:rFonts w:ascii="Times New Roman" w:eastAsia="SimSun" w:hAnsi="Times New Roman"/>
          <w:sz w:val="24"/>
          <w:szCs w:val="24"/>
          <w:lang w:val="en-ID"/>
        </w:rPr>
      </w:pPr>
      <w:r w:rsidRPr="00B9723B">
        <w:rPr>
          <w:rFonts w:ascii="Times New Roman" w:hAnsi="Times New Roman"/>
          <w:sz w:val="24"/>
          <w:szCs w:val="24"/>
        </w:rPr>
        <w:t xml:space="preserve">Tambah </w:t>
      </w:r>
      <w:r w:rsidR="001A560B" w:rsidRPr="00B9723B">
        <w:rPr>
          <w:rFonts w:ascii="Times New Roman" w:hAnsi="Times New Roman"/>
          <w:i/>
          <w:sz w:val="24"/>
          <w:szCs w:val="24"/>
        </w:rPr>
        <w:t>Kategori</w:t>
      </w:r>
    </w:p>
    <w:p w14:paraId="6EB8E7D0" w14:textId="322827E4" w:rsidR="007854A5" w:rsidRPr="00486372" w:rsidRDefault="007854A5" w:rsidP="00486372">
      <w:pPr>
        <w:spacing w:line="480" w:lineRule="auto"/>
        <w:ind w:firstLine="709"/>
        <w:jc w:val="both"/>
        <w:rPr>
          <w:rFonts w:ascii="Times New Roman" w:hAnsi="Times New Roman"/>
          <w:sz w:val="24"/>
          <w:szCs w:val="24"/>
        </w:rPr>
      </w:pPr>
      <w:r w:rsidRPr="00486372">
        <w:rPr>
          <w:rFonts w:ascii="Times New Roman" w:hAnsi="Times New Roman"/>
          <w:sz w:val="24"/>
          <w:szCs w:val="24"/>
        </w:rPr>
        <w:t xml:space="preserve">Halaman </w:t>
      </w:r>
      <w:r w:rsidR="00197917">
        <w:rPr>
          <w:rFonts w:ascii="Times New Roman" w:hAnsi="Times New Roman"/>
          <w:sz w:val="24"/>
          <w:szCs w:val="24"/>
        </w:rPr>
        <w:t>t</w:t>
      </w:r>
      <w:r w:rsidRPr="00486372">
        <w:rPr>
          <w:rFonts w:ascii="Times New Roman" w:hAnsi="Times New Roman"/>
          <w:sz w:val="24"/>
          <w:szCs w:val="24"/>
        </w:rPr>
        <w:t xml:space="preserve">ambah </w:t>
      </w:r>
      <w:r w:rsidR="00197917">
        <w:rPr>
          <w:rFonts w:ascii="Times New Roman" w:hAnsi="Times New Roman"/>
          <w:i/>
          <w:sz w:val="24"/>
          <w:szCs w:val="24"/>
        </w:rPr>
        <w:t>k</w:t>
      </w:r>
      <w:r w:rsidR="001A560B" w:rsidRPr="00486372">
        <w:rPr>
          <w:rFonts w:ascii="Times New Roman" w:hAnsi="Times New Roman"/>
          <w:i/>
          <w:sz w:val="24"/>
          <w:szCs w:val="24"/>
        </w:rPr>
        <w:t>ategori</w:t>
      </w:r>
      <w:r w:rsidRPr="00486372">
        <w:rPr>
          <w:rFonts w:ascii="Times New Roman" w:hAnsi="Times New Roman"/>
          <w:sz w:val="24"/>
          <w:szCs w:val="24"/>
        </w:rPr>
        <w:t xml:space="preserve"> merupakan halaman yang  berfungsi untuk menambah data </w:t>
      </w:r>
      <w:r w:rsidR="001A560B" w:rsidRPr="00486372">
        <w:rPr>
          <w:rFonts w:ascii="Times New Roman" w:hAnsi="Times New Roman"/>
          <w:i/>
          <w:iCs/>
          <w:sz w:val="24"/>
          <w:szCs w:val="24"/>
        </w:rPr>
        <w:t>kategori</w:t>
      </w:r>
      <w:r w:rsidR="001A560B" w:rsidRPr="00486372">
        <w:rPr>
          <w:rFonts w:ascii="Times New Roman" w:hAnsi="Times New Roman"/>
          <w:sz w:val="24"/>
          <w:szCs w:val="24"/>
        </w:rPr>
        <w:t xml:space="preserve"> barang</w:t>
      </w:r>
      <w:r w:rsidRPr="00486372">
        <w:rPr>
          <w:rFonts w:ascii="Times New Roman" w:hAnsi="Times New Roman"/>
          <w:sz w:val="24"/>
          <w:szCs w:val="24"/>
        </w:rPr>
        <w:t xml:space="preserve"> dengan klik tombol tambah </w:t>
      </w:r>
      <w:r w:rsidR="001A560B" w:rsidRPr="00486372">
        <w:rPr>
          <w:rFonts w:ascii="Times New Roman" w:hAnsi="Times New Roman"/>
          <w:i/>
          <w:sz w:val="24"/>
          <w:szCs w:val="24"/>
        </w:rPr>
        <w:t>kategori</w:t>
      </w:r>
      <w:r w:rsidR="001A560B" w:rsidRPr="00486372">
        <w:rPr>
          <w:rFonts w:ascii="Times New Roman" w:hAnsi="Times New Roman"/>
          <w:sz w:val="24"/>
          <w:szCs w:val="24"/>
        </w:rPr>
        <w:t xml:space="preserve"> </w:t>
      </w:r>
      <w:r w:rsidRPr="00486372">
        <w:rPr>
          <w:rFonts w:ascii="Times New Roman" w:hAnsi="Times New Roman"/>
          <w:sz w:val="24"/>
          <w:szCs w:val="24"/>
        </w:rPr>
        <w:t>kemudian</w:t>
      </w:r>
      <w:r w:rsidR="00E81955">
        <w:rPr>
          <w:rFonts w:ascii="Times New Roman" w:hAnsi="Times New Roman"/>
          <w:sz w:val="24"/>
          <w:szCs w:val="24"/>
        </w:rPr>
        <w:t xml:space="preserve"> </w:t>
      </w:r>
      <w:r w:rsidRPr="00486372">
        <w:rPr>
          <w:rFonts w:ascii="Times New Roman" w:hAnsi="Times New Roman"/>
          <w:sz w:val="24"/>
          <w:szCs w:val="24"/>
        </w:rPr>
        <w:lastRenderedPageBreak/>
        <w:t xml:space="preserve">menginputkan data seperti </w:t>
      </w:r>
      <w:r w:rsidR="001A560B" w:rsidRPr="00486372">
        <w:rPr>
          <w:rFonts w:ascii="Times New Roman" w:hAnsi="Times New Roman"/>
          <w:sz w:val="24"/>
          <w:szCs w:val="24"/>
        </w:rPr>
        <w:t>kode kategori dan nama kategori</w:t>
      </w:r>
      <w:r w:rsidRPr="00486372">
        <w:rPr>
          <w:rFonts w:ascii="Times New Roman" w:hAnsi="Times New Roman"/>
          <w:sz w:val="24"/>
          <w:szCs w:val="24"/>
        </w:rPr>
        <w:t xml:space="preserve">. berikut tampilan dari halaman tambah </w:t>
      </w:r>
      <w:r w:rsidR="001A560B" w:rsidRPr="00486372">
        <w:rPr>
          <w:rFonts w:ascii="Times New Roman" w:hAnsi="Times New Roman"/>
          <w:i/>
          <w:sz w:val="24"/>
          <w:szCs w:val="24"/>
        </w:rPr>
        <w:t xml:space="preserve">kategori </w:t>
      </w:r>
      <w:r w:rsidRPr="00486372">
        <w:rPr>
          <w:rFonts w:ascii="Times New Roman" w:hAnsi="Times New Roman"/>
          <w:sz w:val="24"/>
          <w:szCs w:val="24"/>
        </w:rPr>
        <w:t xml:space="preserve">pada gambar </w:t>
      </w:r>
      <w:r w:rsidR="00161B9C">
        <w:rPr>
          <w:rFonts w:ascii="Times New Roman" w:hAnsi="Times New Roman"/>
          <w:sz w:val="24"/>
          <w:szCs w:val="24"/>
        </w:rPr>
        <w:t>4.4</w:t>
      </w:r>
    </w:p>
    <w:p w14:paraId="5AC22CDD" w14:textId="77777777" w:rsidR="00161B9C" w:rsidRDefault="007854A5" w:rsidP="00E878E9">
      <w:pPr>
        <w:keepNext/>
        <w:ind w:right="425" w:firstLine="709"/>
        <w:jc w:val="center"/>
      </w:pPr>
      <w:r w:rsidRPr="00486372">
        <w:rPr>
          <w:rFonts w:ascii="Times New Roman" w:hAnsi="Times New Roman"/>
          <w:noProof/>
          <w:sz w:val="24"/>
          <w:szCs w:val="24"/>
        </w:rPr>
        <w:drawing>
          <wp:inline distT="0" distB="0" distL="0" distR="0" wp14:anchorId="5C239C19" wp14:editId="7AC5E9BE">
            <wp:extent cx="4586400" cy="2113200"/>
            <wp:effectExtent l="0" t="0" r="5080" b="1905"/>
            <wp:docPr id="10178256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782564" name="Picture 101782564"/>
                    <pic:cNvPicPr preferRelativeResize="0"/>
                  </pic:nvPicPr>
                  <pic:blipFill>
                    <a:blip r:embed="rId39" cstate="print">
                      <a:extLst>
                        <a:ext uri="{28A0092B-C50C-407E-A947-70E740481C1C}">
                          <a14:useLocalDpi xmlns:a14="http://schemas.microsoft.com/office/drawing/2010/main" val="0"/>
                        </a:ext>
                      </a:extLst>
                    </a:blip>
                    <a:stretch>
                      <a:fillRect/>
                    </a:stretch>
                  </pic:blipFill>
                  <pic:spPr>
                    <a:xfrm>
                      <a:off x="0" y="0"/>
                      <a:ext cx="4586400" cy="2113200"/>
                    </a:xfrm>
                    <a:prstGeom prst="rect">
                      <a:avLst/>
                    </a:prstGeom>
                  </pic:spPr>
                </pic:pic>
              </a:graphicData>
            </a:graphic>
          </wp:inline>
        </w:drawing>
      </w:r>
    </w:p>
    <w:p w14:paraId="0BB058F2" w14:textId="59124B77" w:rsidR="00B9723B" w:rsidRPr="00E81955" w:rsidRDefault="00161B9C" w:rsidP="00E81955">
      <w:pPr>
        <w:pStyle w:val="Caption"/>
        <w:ind w:left="1701"/>
        <w:rPr>
          <w:szCs w:val="24"/>
        </w:rPr>
      </w:pPr>
      <w:bookmarkStart w:id="170" w:name="_Toc166478465"/>
      <w:bookmarkStart w:id="171" w:name="_Toc166478632"/>
      <w:bookmarkStart w:id="172" w:name="_Toc166478898"/>
      <w:bookmarkStart w:id="173" w:name="_Toc166478955"/>
      <w:bookmarkStart w:id="174" w:name="_Toc167658921"/>
      <w:r>
        <w:t xml:space="preserve">Gambar 4. </w:t>
      </w:r>
      <w:r>
        <w:fldChar w:fldCharType="begin"/>
      </w:r>
      <w:r>
        <w:instrText xml:space="preserve"> SEQ Gambar_4. \* ARABIC </w:instrText>
      </w:r>
      <w:r>
        <w:fldChar w:fldCharType="separate"/>
      </w:r>
      <w:r w:rsidR="00871F4B">
        <w:rPr>
          <w:noProof/>
        </w:rPr>
        <w:t>4</w:t>
      </w:r>
      <w:r>
        <w:fldChar w:fldCharType="end"/>
      </w:r>
      <w:bookmarkStart w:id="175" w:name="_Toc165524145"/>
      <w:r>
        <w:rPr>
          <w:szCs w:val="24"/>
        </w:rPr>
        <w:t xml:space="preserve"> </w:t>
      </w:r>
      <w:proofErr w:type="spellStart"/>
      <w:r w:rsidR="001A560B" w:rsidRPr="00486372">
        <w:rPr>
          <w:szCs w:val="24"/>
        </w:rPr>
        <w:t>Tambah</w:t>
      </w:r>
      <w:proofErr w:type="spellEnd"/>
      <w:r w:rsidR="001A560B" w:rsidRPr="00486372">
        <w:rPr>
          <w:szCs w:val="24"/>
        </w:rPr>
        <w:t xml:space="preserve"> </w:t>
      </w:r>
      <w:proofErr w:type="spellStart"/>
      <w:r w:rsidR="001A560B" w:rsidRPr="00486372">
        <w:rPr>
          <w:i/>
          <w:iCs w:val="0"/>
          <w:szCs w:val="24"/>
        </w:rPr>
        <w:t>Kategori</w:t>
      </w:r>
      <w:bookmarkEnd w:id="170"/>
      <w:bookmarkEnd w:id="171"/>
      <w:bookmarkEnd w:id="172"/>
      <w:bookmarkEnd w:id="173"/>
      <w:bookmarkEnd w:id="174"/>
      <w:bookmarkEnd w:id="175"/>
      <w:proofErr w:type="spellEnd"/>
    </w:p>
    <w:p w14:paraId="075D37DD" w14:textId="35EF5F8C" w:rsidR="001A560B" w:rsidRPr="00B9723B" w:rsidRDefault="001A560B" w:rsidP="00B9723B">
      <w:pPr>
        <w:pStyle w:val="ListParagraph"/>
        <w:numPr>
          <w:ilvl w:val="1"/>
          <w:numId w:val="86"/>
        </w:numPr>
        <w:spacing w:before="100" w:beforeAutospacing="1" w:after="100" w:afterAutospacing="1"/>
        <w:ind w:left="709" w:hanging="283"/>
        <w:jc w:val="both"/>
        <w:rPr>
          <w:rFonts w:ascii="Times New Roman" w:eastAsia="SimSun" w:hAnsi="Times New Roman"/>
          <w:sz w:val="24"/>
          <w:szCs w:val="24"/>
          <w:lang w:val="en-ID"/>
        </w:rPr>
      </w:pPr>
      <w:r w:rsidRPr="00B9723B">
        <w:rPr>
          <w:rFonts w:ascii="Times New Roman" w:hAnsi="Times New Roman"/>
          <w:sz w:val="24"/>
          <w:szCs w:val="24"/>
        </w:rPr>
        <w:t xml:space="preserve">Edit </w:t>
      </w:r>
      <w:r w:rsidR="00896796" w:rsidRPr="00B9723B">
        <w:rPr>
          <w:rFonts w:ascii="Times New Roman" w:hAnsi="Times New Roman"/>
          <w:i/>
          <w:sz w:val="24"/>
          <w:szCs w:val="24"/>
        </w:rPr>
        <w:t>Kategori</w:t>
      </w:r>
    </w:p>
    <w:p w14:paraId="1E34C08D" w14:textId="2D271212" w:rsidR="001A560B" w:rsidRPr="00486372" w:rsidRDefault="001A560B" w:rsidP="00896796">
      <w:pPr>
        <w:spacing w:line="480" w:lineRule="auto"/>
        <w:ind w:firstLine="709"/>
        <w:jc w:val="both"/>
        <w:rPr>
          <w:rFonts w:ascii="Times New Roman" w:hAnsi="Times New Roman"/>
          <w:sz w:val="24"/>
          <w:szCs w:val="24"/>
        </w:rPr>
      </w:pPr>
      <w:r w:rsidRPr="00486372">
        <w:rPr>
          <w:rFonts w:ascii="Times New Roman" w:hAnsi="Times New Roman"/>
          <w:sz w:val="24"/>
          <w:szCs w:val="24"/>
        </w:rPr>
        <w:t xml:space="preserve">Halaman </w:t>
      </w:r>
      <w:r w:rsidR="00197917">
        <w:rPr>
          <w:rFonts w:ascii="Times New Roman" w:hAnsi="Times New Roman"/>
          <w:sz w:val="24"/>
          <w:szCs w:val="24"/>
        </w:rPr>
        <w:t>e</w:t>
      </w:r>
      <w:r w:rsidRPr="00486372">
        <w:rPr>
          <w:rFonts w:ascii="Times New Roman" w:hAnsi="Times New Roman"/>
          <w:sz w:val="24"/>
          <w:szCs w:val="24"/>
        </w:rPr>
        <w:t>dit</w:t>
      </w:r>
      <w:r w:rsidR="00197917">
        <w:rPr>
          <w:rFonts w:ascii="Times New Roman" w:hAnsi="Times New Roman"/>
          <w:sz w:val="24"/>
          <w:szCs w:val="24"/>
        </w:rPr>
        <w:t xml:space="preserve"> </w:t>
      </w:r>
      <w:r w:rsidR="00197917">
        <w:rPr>
          <w:rFonts w:ascii="Times New Roman" w:hAnsi="Times New Roman"/>
          <w:i/>
          <w:sz w:val="24"/>
          <w:szCs w:val="24"/>
        </w:rPr>
        <w:t>k</w:t>
      </w:r>
      <w:r w:rsidR="00896796" w:rsidRPr="00486372">
        <w:rPr>
          <w:rFonts w:ascii="Times New Roman" w:hAnsi="Times New Roman"/>
          <w:i/>
          <w:sz w:val="24"/>
          <w:szCs w:val="24"/>
        </w:rPr>
        <w:t>ategori</w:t>
      </w:r>
      <w:r w:rsidRPr="00486372">
        <w:rPr>
          <w:rFonts w:ascii="Times New Roman" w:hAnsi="Times New Roman"/>
          <w:sz w:val="24"/>
          <w:szCs w:val="24"/>
        </w:rPr>
        <w:t xml:space="preserve"> </w:t>
      </w:r>
      <w:r w:rsidRPr="00E81955">
        <w:rPr>
          <w:rFonts w:ascii="Times New Roman" w:hAnsi="Times New Roman"/>
          <w:sz w:val="24"/>
          <w:szCs w:val="24"/>
        </w:rPr>
        <w:t>adalah halaman fitur untuk merubah inputan jika terjadi kesalahan maupun perubahan pada data yang telah diinput. berikut tampilan dari halaman aksi edit</w:t>
      </w:r>
      <w:r w:rsidR="00896796" w:rsidRPr="00E81955">
        <w:rPr>
          <w:rFonts w:ascii="Times New Roman" w:hAnsi="Times New Roman"/>
          <w:sz w:val="24"/>
          <w:szCs w:val="24"/>
        </w:rPr>
        <w:t xml:space="preserve"> kategori </w:t>
      </w:r>
      <w:r w:rsidRPr="00E81955">
        <w:rPr>
          <w:rFonts w:ascii="Times New Roman" w:hAnsi="Times New Roman"/>
          <w:sz w:val="24"/>
          <w:szCs w:val="24"/>
        </w:rPr>
        <w:t xml:space="preserve">pada gambar </w:t>
      </w:r>
      <w:r w:rsidR="00161B9C" w:rsidRPr="00E81955">
        <w:rPr>
          <w:rFonts w:ascii="Times New Roman" w:hAnsi="Times New Roman"/>
          <w:sz w:val="24"/>
          <w:szCs w:val="24"/>
        </w:rPr>
        <w:t>4.5</w:t>
      </w:r>
    </w:p>
    <w:p w14:paraId="2F7BD69F" w14:textId="77777777" w:rsidR="000F3046" w:rsidRDefault="004B59B7" w:rsidP="00E878E9">
      <w:pPr>
        <w:keepNext/>
        <w:ind w:left="142" w:firstLine="567"/>
        <w:jc w:val="center"/>
      </w:pPr>
      <w:r w:rsidRPr="00486372">
        <w:rPr>
          <w:rFonts w:ascii="Times New Roman" w:hAnsi="Times New Roman"/>
          <w:noProof/>
          <w:sz w:val="24"/>
          <w:szCs w:val="24"/>
        </w:rPr>
        <w:drawing>
          <wp:inline distT="0" distB="0" distL="0" distR="0" wp14:anchorId="49353A52" wp14:editId="35182811">
            <wp:extent cx="4586400" cy="2113200"/>
            <wp:effectExtent l="0" t="0" r="5080" b="1905"/>
            <wp:docPr id="598578357"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8578357" name="Picture 598578357"/>
                    <pic:cNvPicPr preferRelativeResize="0"/>
                  </pic:nvPicPr>
                  <pic:blipFill>
                    <a:blip r:embed="rId40" cstate="print">
                      <a:extLst>
                        <a:ext uri="{28A0092B-C50C-407E-A947-70E740481C1C}">
                          <a14:useLocalDpi xmlns:a14="http://schemas.microsoft.com/office/drawing/2010/main" val="0"/>
                        </a:ext>
                      </a:extLst>
                    </a:blip>
                    <a:stretch>
                      <a:fillRect/>
                    </a:stretch>
                  </pic:blipFill>
                  <pic:spPr>
                    <a:xfrm>
                      <a:off x="0" y="0"/>
                      <a:ext cx="4586400" cy="2113200"/>
                    </a:xfrm>
                    <a:prstGeom prst="rect">
                      <a:avLst/>
                    </a:prstGeom>
                  </pic:spPr>
                </pic:pic>
              </a:graphicData>
            </a:graphic>
          </wp:inline>
        </w:drawing>
      </w:r>
    </w:p>
    <w:p w14:paraId="2FCF5634" w14:textId="55A08E73" w:rsidR="004B59B7" w:rsidRDefault="000F3046" w:rsidP="00E878E9">
      <w:pPr>
        <w:pStyle w:val="Caption"/>
        <w:ind w:left="2694" w:hanging="1134"/>
        <w:rPr>
          <w:i/>
          <w:szCs w:val="24"/>
        </w:rPr>
      </w:pPr>
      <w:bookmarkStart w:id="176" w:name="_Toc166478466"/>
      <w:bookmarkStart w:id="177" w:name="_Toc166478633"/>
      <w:bookmarkStart w:id="178" w:name="_Toc166478899"/>
      <w:bookmarkStart w:id="179" w:name="_Toc166478956"/>
      <w:bookmarkStart w:id="180" w:name="_Toc167658922"/>
      <w:r>
        <w:t xml:space="preserve">Gambar 4. </w:t>
      </w:r>
      <w:r>
        <w:fldChar w:fldCharType="begin"/>
      </w:r>
      <w:r>
        <w:instrText xml:space="preserve"> SEQ Gambar_4. \* ARABIC </w:instrText>
      </w:r>
      <w:r>
        <w:fldChar w:fldCharType="separate"/>
      </w:r>
      <w:r w:rsidR="00871F4B">
        <w:rPr>
          <w:noProof/>
        </w:rPr>
        <w:t>5</w:t>
      </w:r>
      <w:r>
        <w:fldChar w:fldCharType="end"/>
      </w:r>
      <w:r>
        <w:t xml:space="preserve"> </w:t>
      </w:r>
      <w:r>
        <w:rPr>
          <w:szCs w:val="24"/>
        </w:rPr>
        <w:t>E</w:t>
      </w:r>
      <w:r w:rsidRPr="00486372">
        <w:rPr>
          <w:szCs w:val="24"/>
        </w:rPr>
        <w:t xml:space="preserve">dit </w:t>
      </w:r>
      <w:proofErr w:type="spellStart"/>
      <w:r>
        <w:rPr>
          <w:i/>
          <w:szCs w:val="24"/>
        </w:rPr>
        <w:t>K</w:t>
      </w:r>
      <w:r w:rsidRPr="00486372">
        <w:rPr>
          <w:i/>
          <w:szCs w:val="24"/>
        </w:rPr>
        <w:t>ategori</w:t>
      </w:r>
      <w:bookmarkEnd w:id="176"/>
      <w:bookmarkEnd w:id="177"/>
      <w:bookmarkEnd w:id="178"/>
      <w:bookmarkEnd w:id="179"/>
      <w:bookmarkEnd w:id="180"/>
      <w:proofErr w:type="spellEnd"/>
    </w:p>
    <w:p w14:paraId="203D5061" w14:textId="77777777" w:rsidR="00E81955" w:rsidRDefault="00E81955" w:rsidP="00E81955">
      <w:pPr>
        <w:rPr>
          <w:lang w:val="en-US"/>
        </w:rPr>
      </w:pPr>
    </w:p>
    <w:p w14:paraId="458FFE7A" w14:textId="77777777" w:rsidR="00E81955" w:rsidRDefault="00E81955" w:rsidP="00E81955">
      <w:pPr>
        <w:rPr>
          <w:lang w:val="en-US"/>
        </w:rPr>
      </w:pPr>
    </w:p>
    <w:p w14:paraId="0302BE92" w14:textId="77777777" w:rsidR="00E81955" w:rsidRPr="00E81955" w:rsidRDefault="00E81955" w:rsidP="00E81955">
      <w:pPr>
        <w:rPr>
          <w:lang w:val="en-US"/>
        </w:rPr>
      </w:pPr>
    </w:p>
    <w:p w14:paraId="3B30C16B" w14:textId="51F7239F" w:rsidR="007548F5" w:rsidRPr="00B9723B" w:rsidRDefault="004B59B7" w:rsidP="00B9723B">
      <w:pPr>
        <w:pStyle w:val="ListParagraph"/>
        <w:numPr>
          <w:ilvl w:val="1"/>
          <w:numId w:val="86"/>
        </w:numPr>
        <w:spacing w:before="100" w:beforeAutospacing="1" w:after="100" w:afterAutospacing="1"/>
        <w:ind w:left="567" w:hanging="283"/>
        <w:rPr>
          <w:rFonts w:ascii="Times New Roman" w:eastAsia="SimSun" w:hAnsi="Times New Roman"/>
          <w:sz w:val="24"/>
          <w:szCs w:val="24"/>
          <w:lang w:val="en-ID"/>
        </w:rPr>
      </w:pPr>
      <w:r w:rsidRPr="00B9723B">
        <w:rPr>
          <w:rFonts w:ascii="Times New Roman" w:hAnsi="Times New Roman"/>
          <w:sz w:val="24"/>
          <w:szCs w:val="24"/>
        </w:rPr>
        <w:lastRenderedPageBreak/>
        <w:t xml:space="preserve">Hapus </w:t>
      </w:r>
      <w:r w:rsidR="00825462" w:rsidRPr="00B9723B">
        <w:rPr>
          <w:rFonts w:ascii="Times New Roman" w:hAnsi="Times New Roman"/>
          <w:iCs/>
          <w:sz w:val="24"/>
          <w:szCs w:val="24"/>
        </w:rPr>
        <w:t>Data</w:t>
      </w:r>
      <w:r w:rsidR="00825462" w:rsidRPr="00B9723B">
        <w:rPr>
          <w:rFonts w:ascii="Times New Roman" w:hAnsi="Times New Roman"/>
          <w:i/>
          <w:sz w:val="24"/>
          <w:szCs w:val="24"/>
        </w:rPr>
        <w:t xml:space="preserve"> Kategori</w:t>
      </w:r>
    </w:p>
    <w:p w14:paraId="2948B014" w14:textId="499A1E15" w:rsidR="004B59B7" w:rsidRPr="00486372" w:rsidRDefault="004B59B7" w:rsidP="007548F5">
      <w:pPr>
        <w:spacing w:before="100" w:beforeAutospacing="1" w:after="100" w:afterAutospacing="1" w:line="480" w:lineRule="auto"/>
        <w:ind w:firstLine="567"/>
        <w:rPr>
          <w:rFonts w:ascii="Times New Roman" w:hAnsi="Times New Roman"/>
          <w:sz w:val="24"/>
          <w:szCs w:val="24"/>
        </w:rPr>
      </w:pPr>
      <w:r w:rsidRPr="00486372">
        <w:rPr>
          <w:rFonts w:ascii="Times New Roman" w:hAnsi="Times New Roman"/>
          <w:sz w:val="24"/>
          <w:szCs w:val="24"/>
        </w:rPr>
        <w:t xml:space="preserve">Halaman aksi hapus </w:t>
      </w:r>
      <w:r w:rsidR="00825462" w:rsidRPr="00486372">
        <w:rPr>
          <w:rFonts w:ascii="Times New Roman" w:hAnsi="Times New Roman"/>
          <w:iCs/>
          <w:sz w:val="24"/>
          <w:szCs w:val="24"/>
        </w:rPr>
        <w:t>data</w:t>
      </w:r>
      <w:r w:rsidR="00825462" w:rsidRPr="00486372">
        <w:rPr>
          <w:rFonts w:ascii="Times New Roman" w:hAnsi="Times New Roman"/>
          <w:i/>
          <w:sz w:val="24"/>
          <w:szCs w:val="24"/>
        </w:rPr>
        <w:t xml:space="preserve"> kategori</w:t>
      </w:r>
      <w:r w:rsidRPr="00486372">
        <w:rPr>
          <w:rFonts w:ascii="Times New Roman" w:hAnsi="Times New Roman"/>
          <w:sz w:val="24"/>
          <w:szCs w:val="24"/>
        </w:rPr>
        <w:t xml:space="preserve"> adalah fitur untuk menghapus data </w:t>
      </w:r>
      <w:r w:rsidR="00825462" w:rsidRPr="00486372">
        <w:rPr>
          <w:rFonts w:ascii="Times New Roman" w:hAnsi="Times New Roman"/>
          <w:i/>
          <w:sz w:val="24"/>
          <w:szCs w:val="24"/>
        </w:rPr>
        <w:t>kategori</w:t>
      </w:r>
      <w:r w:rsidRPr="00486372">
        <w:rPr>
          <w:rFonts w:ascii="Times New Roman" w:hAnsi="Times New Roman"/>
          <w:sz w:val="24"/>
          <w:szCs w:val="24"/>
        </w:rPr>
        <w:t xml:space="preserve"> </w:t>
      </w:r>
      <w:r w:rsidR="00825462" w:rsidRPr="00486372">
        <w:rPr>
          <w:rFonts w:ascii="Times New Roman" w:hAnsi="Times New Roman"/>
          <w:sz w:val="24"/>
          <w:szCs w:val="24"/>
        </w:rPr>
        <w:t>pengelola sarpras</w:t>
      </w:r>
      <w:r w:rsidRPr="00486372">
        <w:rPr>
          <w:rFonts w:ascii="Times New Roman" w:hAnsi="Times New Roman"/>
          <w:sz w:val="24"/>
          <w:szCs w:val="24"/>
        </w:rPr>
        <w:t xml:space="preserve">. berikut tampilan dari halaman aksi hapus </w:t>
      </w:r>
      <w:r w:rsidR="00825462" w:rsidRPr="00486372">
        <w:rPr>
          <w:rFonts w:ascii="Times New Roman" w:hAnsi="Times New Roman"/>
          <w:iCs/>
          <w:sz w:val="24"/>
          <w:szCs w:val="24"/>
        </w:rPr>
        <w:t>data</w:t>
      </w:r>
      <w:r w:rsidR="00825462" w:rsidRPr="00486372">
        <w:rPr>
          <w:rFonts w:ascii="Times New Roman" w:hAnsi="Times New Roman"/>
          <w:i/>
          <w:sz w:val="24"/>
          <w:szCs w:val="24"/>
        </w:rPr>
        <w:t xml:space="preserve"> kategori</w:t>
      </w:r>
      <w:r w:rsidRPr="00486372">
        <w:rPr>
          <w:rFonts w:ascii="Times New Roman" w:hAnsi="Times New Roman"/>
          <w:sz w:val="24"/>
          <w:szCs w:val="24"/>
        </w:rPr>
        <w:t xml:space="preserve"> pada gambar </w:t>
      </w:r>
      <w:r w:rsidR="000F3046">
        <w:rPr>
          <w:rFonts w:ascii="Times New Roman" w:hAnsi="Times New Roman"/>
          <w:sz w:val="24"/>
          <w:szCs w:val="24"/>
        </w:rPr>
        <w:t>4.6</w:t>
      </w:r>
    </w:p>
    <w:p w14:paraId="5265BC01" w14:textId="77777777" w:rsidR="000F3046" w:rsidRDefault="007548F5" w:rsidP="00E81955">
      <w:pPr>
        <w:keepNext/>
        <w:spacing w:before="100" w:beforeAutospacing="1" w:after="100" w:afterAutospacing="1"/>
        <w:ind w:firstLine="567"/>
        <w:jc w:val="center"/>
      </w:pPr>
      <w:r w:rsidRPr="00486372">
        <w:rPr>
          <w:rFonts w:ascii="Times New Roman" w:eastAsia="SimSun" w:hAnsi="Times New Roman"/>
          <w:b/>
          <w:bCs/>
          <w:noProof/>
          <w:sz w:val="24"/>
          <w:szCs w:val="24"/>
          <w:lang w:val="en-ID"/>
        </w:rPr>
        <w:drawing>
          <wp:inline distT="0" distB="0" distL="0" distR="0" wp14:anchorId="6AC76DC8" wp14:editId="0CAC8C21">
            <wp:extent cx="4586400" cy="2113200"/>
            <wp:effectExtent l="0" t="0" r="5080" b="1905"/>
            <wp:docPr id="2084594903"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4594903" name="Picture 208459490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86400" cy="2113200"/>
                    </a:xfrm>
                    <a:prstGeom prst="rect">
                      <a:avLst/>
                    </a:prstGeom>
                  </pic:spPr>
                </pic:pic>
              </a:graphicData>
            </a:graphic>
          </wp:inline>
        </w:drawing>
      </w:r>
    </w:p>
    <w:p w14:paraId="69643817" w14:textId="18622116" w:rsidR="00825462" w:rsidRPr="000F3046" w:rsidRDefault="000F3046" w:rsidP="000F3046">
      <w:pPr>
        <w:pStyle w:val="Caption"/>
        <w:spacing w:line="276" w:lineRule="auto"/>
        <w:ind w:left="1560" w:hanging="567"/>
        <w:rPr>
          <w:rFonts w:eastAsia="SimSun"/>
          <w:b/>
          <w:bCs/>
          <w:szCs w:val="24"/>
          <w:lang w:val="en-ID"/>
        </w:rPr>
      </w:pPr>
      <w:bookmarkStart w:id="181" w:name="_Toc166478467"/>
      <w:bookmarkStart w:id="182" w:name="_Toc166478634"/>
      <w:bookmarkStart w:id="183" w:name="_Toc166478900"/>
      <w:bookmarkStart w:id="184" w:name="_Toc166478957"/>
      <w:bookmarkStart w:id="185" w:name="_Toc167658923"/>
      <w:r>
        <w:t xml:space="preserve">Gambar 4. </w:t>
      </w:r>
      <w:r>
        <w:fldChar w:fldCharType="begin"/>
      </w:r>
      <w:r>
        <w:instrText xml:space="preserve"> SEQ Gambar_4. \* ARABIC </w:instrText>
      </w:r>
      <w:r>
        <w:fldChar w:fldCharType="separate"/>
      </w:r>
      <w:r w:rsidR="00871F4B">
        <w:rPr>
          <w:noProof/>
        </w:rPr>
        <w:t>6</w:t>
      </w:r>
      <w:r>
        <w:fldChar w:fldCharType="end"/>
      </w:r>
      <w:r>
        <w:t xml:space="preserve"> </w:t>
      </w:r>
      <w:bookmarkStart w:id="186" w:name="_Toc165524147"/>
      <w:r w:rsidRPr="002C6AE7">
        <w:rPr>
          <w:szCs w:val="24"/>
        </w:rPr>
        <w:t xml:space="preserve">Hapus Data </w:t>
      </w:r>
      <w:proofErr w:type="spellStart"/>
      <w:r w:rsidRPr="00AC0C1C">
        <w:rPr>
          <w:i/>
          <w:iCs w:val="0"/>
          <w:szCs w:val="24"/>
        </w:rPr>
        <w:t>Kategori</w:t>
      </w:r>
      <w:bookmarkEnd w:id="181"/>
      <w:bookmarkEnd w:id="182"/>
      <w:bookmarkEnd w:id="183"/>
      <w:bookmarkEnd w:id="184"/>
      <w:bookmarkEnd w:id="185"/>
      <w:bookmarkEnd w:id="186"/>
      <w:proofErr w:type="spellEnd"/>
    </w:p>
    <w:p w14:paraId="6A5CC85D" w14:textId="50516585" w:rsidR="00825462" w:rsidRPr="00B9723B" w:rsidRDefault="00825462" w:rsidP="00AC0C1C">
      <w:pPr>
        <w:pStyle w:val="ListParagraph"/>
        <w:numPr>
          <w:ilvl w:val="1"/>
          <w:numId w:val="86"/>
        </w:numPr>
        <w:spacing w:before="100" w:beforeAutospacing="1" w:after="100" w:afterAutospacing="1"/>
        <w:ind w:left="709" w:hanging="283"/>
        <w:rPr>
          <w:rFonts w:ascii="Times New Roman" w:eastAsia="SimSun" w:hAnsi="Times New Roman"/>
          <w:sz w:val="24"/>
          <w:szCs w:val="24"/>
          <w:lang w:val="en-ID"/>
        </w:rPr>
      </w:pPr>
      <w:r w:rsidRPr="00B9723B">
        <w:rPr>
          <w:rFonts w:ascii="Times New Roman" w:hAnsi="Times New Roman"/>
          <w:sz w:val="24"/>
          <w:szCs w:val="24"/>
        </w:rPr>
        <w:t xml:space="preserve">Halaman </w:t>
      </w:r>
      <w:r w:rsidR="00486372" w:rsidRPr="00B9723B">
        <w:rPr>
          <w:rFonts w:ascii="Times New Roman" w:hAnsi="Times New Roman"/>
          <w:sz w:val="24"/>
          <w:szCs w:val="24"/>
        </w:rPr>
        <w:t>Tambah Barang</w:t>
      </w:r>
    </w:p>
    <w:p w14:paraId="2450F171" w14:textId="37F11FC3" w:rsidR="00AC0C1C" w:rsidRDefault="00AC0C1C" w:rsidP="00AC0C1C">
      <w:pPr>
        <w:tabs>
          <w:tab w:val="left" w:pos="567"/>
        </w:tabs>
        <w:spacing w:before="100" w:beforeAutospacing="1" w:after="100" w:afterAutospacing="1" w:line="48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 xml:space="preserve">Halaman tambah barang </w:t>
      </w:r>
      <w:r w:rsidRPr="00486372">
        <w:rPr>
          <w:rFonts w:ascii="Times New Roman" w:hAnsi="Times New Roman"/>
          <w:sz w:val="24"/>
          <w:szCs w:val="24"/>
        </w:rPr>
        <w:t>adalah fitur untuk men</w:t>
      </w:r>
      <w:r>
        <w:rPr>
          <w:rFonts w:ascii="Times New Roman" w:hAnsi="Times New Roman"/>
          <w:sz w:val="24"/>
          <w:szCs w:val="24"/>
        </w:rPr>
        <w:t xml:space="preserve">ambahkan </w:t>
      </w:r>
      <w:r w:rsidRPr="00486372">
        <w:rPr>
          <w:rFonts w:ascii="Times New Roman" w:hAnsi="Times New Roman"/>
          <w:sz w:val="24"/>
          <w:szCs w:val="24"/>
        </w:rPr>
        <w:t xml:space="preserve">data </w:t>
      </w:r>
      <w:r w:rsidRPr="00AC0C1C">
        <w:rPr>
          <w:rFonts w:ascii="Times New Roman" w:hAnsi="Times New Roman"/>
          <w:iCs/>
          <w:sz w:val="24"/>
          <w:szCs w:val="24"/>
        </w:rPr>
        <w:t>barang untuk</w:t>
      </w:r>
      <w:r>
        <w:rPr>
          <w:rFonts w:ascii="Times New Roman" w:hAnsi="Times New Roman"/>
          <w:i/>
          <w:sz w:val="24"/>
          <w:szCs w:val="24"/>
        </w:rPr>
        <w:t xml:space="preserve"> </w:t>
      </w:r>
      <w:r w:rsidRPr="00AC0C1C">
        <w:rPr>
          <w:rFonts w:ascii="Times New Roman" w:hAnsi="Times New Roman"/>
          <w:iCs/>
          <w:sz w:val="24"/>
          <w:szCs w:val="24"/>
        </w:rPr>
        <w:t>dipinjam</w:t>
      </w:r>
      <w:r>
        <w:rPr>
          <w:rFonts w:ascii="Times New Roman" w:hAnsi="Times New Roman"/>
          <w:iCs/>
          <w:sz w:val="24"/>
          <w:szCs w:val="24"/>
        </w:rPr>
        <w:t xml:space="preserve">. </w:t>
      </w:r>
      <w:r>
        <w:rPr>
          <w:rFonts w:ascii="Times New Roman" w:hAnsi="Times New Roman"/>
          <w:sz w:val="24"/>
          <w:szCs w:val="24"/>
        </w:rPr>
        <w:t>B</w:t>
      </w:r>
      <w:r w:rsidRPr="00486372">
        <w:rPr>
          <w:rFonts w:ascii="Times New Roman" w:hAnsi="Times New Roman"/>
          <w:sz w:val="24"/>
          <w:szCs w:val="24"/>
        </w:rPr>
        <w:t xml:space="preserve">erikut tampilan dari halaman aksi </w:t>
      </w:r>
      <w:r>
        <w:rPr>
          <w:rFonts w:ascii="Times New Roman" w:hAnsi="Times New Roman"/>
          <w:sz w:val="24"/>
          <w:szCs w:val="24"/>
        </w:rPr>
        <w:t xml:space="preserve">tambah barang </w:t>
      </w:r>
      <w:r w:rsidRPr="00486372">
        <w:rPr>
          <w:rFonts w:ascii="Times New Roman" w:hAnsi="Times New Roman"/>
          <w:sz w:val="24"/>
          <w:szCs w:val="24"/>
        </w:rPr>
        <w:t xml:space="preserve">pada gambar </w:t>
      </w:r>
      <w:r>
        <w:rPr>
          <w:rFonts w:ascii="Times New Roman" w:hAnsi="Times New Roman"/>
          <w:sz w:val="24"/>
          <w:szCs w:val="24"/>
        </w:rPr>
        <w:t>4.6</w:t>
      </w:r>
    </w:p>
    <w:p w14:paraId="455F2132" w14:textId="6F9ED2B5" w:rsidR="00197917" w:rsidRPr="00AC0C1C" w:rsidRDefault="00E81955" w:rsidP="00AC0C1C">
      <w:pPr>
        <w:tabs>
          <w:tab w:val="left" w:pos="567"/>
        </w:tabs>
        <w:spacing w:before="100" w:beforeAutospacing="1" w:after="100" w:afterAutospacing="1" w:line="480" w:lineRule="auto"/>
        <w:ind w:left="567"/>
        <w:jc w:val="center"/>
        <w:rPr>
          <w:rFonts w:ascii="Times New Roman" w:hAnsi="Times New Roman"/>
          <w:sz w:val="24"/>
          <w:szCs w:val="24"/>
        </w:rPr>
      </w:pPr>
      <w:bookmarkStart w:id="187" w:name="_Toc167658924"/>
      <w:r w:rsidRPr="00E81955">
        <w:rPr>
          <w:rFonts w:ascii="Times New Roman" w:hAnsi="Times New Roman" w:cs="Times New Roman"/>
          <w:noProof/>
          <w:sz w:val="24"/>
          <w:szCs w:val="24"/>
        </w:rPr>
        <w:drawing>
          <wp:inline distT="0" distB="0" distL="0" distR="0" wp14:anchorId="7207269E" wp14:editId="368CB615">
            <wp:extent cx="4586400" cy="2113200"/>
            <wp:effectExtent l="0" t="0" r="5080" b="1905"/>
            <wp:docPr id="10337817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81747" name="Picture 103378174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86400" cy="2113200"/>
                    </a:xfrm>
                    <a:prstGeom prst="rect">
                      <a:avLst/>
                    </a:prstGeom>
                  </pic:spPr>
                </pic:pic>
              </a:graphicData>
            </a:graphic>
          </wp:inline>
        </w:drawing>
      </w:r>
      <w:bookmarkStart w:id="188" w:name="_Toc166478468"/>
      <w:bookmarkStart w:id="189" w:name="_Toc166478635"/>
      <w:bookmarkStart w:id="190" w:name="_Toc166478901"/>
      <w:bookmarkStart w:id="191" w:name="_Toc166478958"/>
      <w:r w:rsidR="000F3046" w:rsidRPr="00E81955">
        <w:rPr>
          <w:rFonts w:ascii="Times New Roman" w:hAnsi="Times New Roman" w:cs="Times New Roman"/>
          <w:sz w:val="24"/>
          <w:szCs w:val="24"/>
        </w:rPr>
        <w:t xml:space="preserve">Gambar 4. </w:t>
      </w:r>
      <w:r w:rsidR="000F3046" w:rsidRPr="00E81955">
        <w:rPr>
          <w:rFonts w:ascii="Times New Roman" w:hAnsi="Times New Roman" w:cs="Times New Roman"/>
          <w:sz w:val="24"/>
          <w:szCs w:val="24"/>
        </w:rPr>
        <w:fldChar w:fldCharType="begin"/>
      </w:r>
      <w:r w:rsidR="000F3046" w:rsidRPr="00E81955">
        <w:rPr>
          <w:rFonts w:ascii="Times New Roman" w:hAnsi="Times New Roman" w:cs="Times New Roman"/>
          <w:sz w:val="24"/>
          <w:szCs w:val="24"/>
        </w:rPr>
        <w:instrText xml:space="preserve"> SEQ Gambar_4. \* ARABIC </w:instrText>
      </w:r>
      <w:r w:rsidR="000F3046" w:rsidRPr="00E81955">
        <w:rPr>
          <w:rFonts w:ascii="Times New Roman" w:hAnsi="Times New Roman" w:cs="Times New Roman"/>
          <w:sz w:val="24"/>
          <w:szCs w:val="24"/>
        </w:rPr>
        <w:fldChar w:fldCharType="separate"/>
      </w:r>
      <w:r w:rsidR="00871F4B">
        <w:rPr>
          <w:rFonts w:ascii="Times New Roman" w:hAnsi="Times New Roman" w:cs="Times New Roman"/>
          <w:noProof/>
          <w:sz w:val="24"/>
          <w:szCs w:val="24"/>
        </w:rPr>
        <w:t>7</w:t>
      </w:r>
      <w:r w:rsidR="000F3046" w:rsidRPr="00E81955">
        <w:rPr>
          <w:rFonts w:ascii="Times New Roman" w:hAnsi="Times New Roman" w:cs="Times New Roman"/>
          <w:sz w:val="24"/>
          <w:szCs w:val="24"/>
        </w:rPr>
        <w:fldChar w:fldCharType="end"/>
      </w:r>
      <w:bookmarkStart w:id="192" w:name="_Toc165524148"/>
      <w:r w:rsidR="000F3046" w:rsidRPr="00E81955">
        <w:rPr>
          <w:rFonts w:ascii="Times New Roman" w:hAnsi="Times New Roman" w:cs="Times New Roman"/>
          <w:sz w:val="24"/>
          <w:szCs w:val="24"/>
        </w:rPr>
        <w:t xml:space="preserve"> Halaman Tambah Barang</w:t>
      </w:r>
      <w:bookmarkEnd w:id="187"/>
      <w:bookmarkEnd w:id="188"/>
      <w:bookmarkEnd w:id="189"/>
      <w:bookmarkEnd w:id="190"/>
      <w:bookmarkEnd w:id="191"/>
      <w:bookmarkEnd w:id="192"/>
    </w:p>
    <w:p w14:paraId="31974825" w14:textId="03850E13" w:rsidR="00197917" w:rsidRPr="00197917" w:rsidRDefault="008A48E8" w:rsidP="00197917">
      <w:pPr>
        <w:pStyle w:val="ListParagraph"/>
        <w:numPr>
          <w:ilvl w:val="1"/>
          <w:numId w:val="86"/>
        </w:numPr>
        <w:spacing w:before="100" w:beforeAutospacing="1" w:after="100" w:afterAutospacing="1"/>
        <w:ind w:left="709" w:hanging="283"/>
        <w:jc w:val="both"/>
        <w:rPr>
          <w:rFonts w:ascii="Times New Roman" w:eastAsia="SimSun" w:hAnsi="Times New Roman"/>
          <w:sz w:val="24"/>
          <w:szCs w:val="24"/>
          <w:lang w:val="en-ID"/>
        </w:rPr>
      </w:pPr>
      <w:r w:rsidRPr="00B9723B">
        <w:rPr>
          <w:rFonts w:ascii="Times New Roman" w:hAnsi="Times New Roman"/>
          <w:sz w:val="24"/>
          <w:szCs w:val="24"/>
        </w:rPr>
        <w:lastRenderedPageBreak/>
        <w:t xml:space="preserve">Edit </w:t>
      </w:r>
      <w:r w:rsidRPr="00B9723B">
        <w:rPr>
          <w:rFonts w:ascii="Times New Roman" w:hAnsi="Times New Roman"/>
          <w:iCs/>
          <w:sz w:val="24"/>
          <w:szCs w:val="24"/>
        </w:rPr>
        <w:t>Tambah Barang</w:t>
      </w:r>
    </w:p>
    <w:p w14:paraId="110E4421" w14:textId="2DCD7B32" w:rsidR="008A48E8" w:rsidRPr="002C6AE7" w:rsidRDefault="008A48E8" w:rsidP="008A48E8">
      <w:pPr>
        <w:spacing w:line="480" w:lineRule="auto"/>
        <w:ind w:firstLine="709"/>
        <w:jc w:val="both"/>
        <w:rPr>
          <w:rFonts w:ascii="Times New Roman" w:hAnsi="Times New Roman"/>
          <w:sz w:val="24"/>
          <w:szCs w:val="24"/>
        </w:rPr>
      </w:pPr>
      <w:r w:rsidRPr="002C6AE7">
        <w:rPr>
          <w:rFonts w:ascii="Times New Roman" w:hAnsi="Times New Roman"/>
          <w:sz w:val="24"/>
          <w:szCs w:val="24"/>
        </w:rPr>
        <w:t xml:space="preserve">Halaman edit tambah barang adalah halaman fitur untuk merubah inputan jika terjadi kesalahan maupun perubahan pada data yang telah diinput. berikut tampilan dari halaman aksi edit tambah barang pada gambar </w:t>
      </w:r>
      <w:r w:rsidR="000F3046">
        <w:rPr>
          <w:rFonts w:ascii="Times New Roman" w:hAnsi="Times New Roman"/>
          <w:sz w:val="24"/>
          <w:szCs w:val="24"/>
        </w:rPr>
        <w:t>4.8</w:t>
      </w:r>
    </w:p>
    <w:p w14:paraId="0A09E111" w14:textId="77777777" w:rsidR="000F3046" w:rsidRDefault="0072596C" w:rsidP="00AC0C1C">
      <w:pPr>
        <w:keepNext/>
        <w:ind w:right="284" w:firstLine="567"/>
        <w:jc w:val="center"/>
      </w:pPr>
      <w:r w:rsidRPr="0072596C">
        <w:rPr>
          <w:noProof/>
          <w:sz w:val="24"/>
          <w:szCs w:val="24"/>
        </w:rPr>
        <w:drawing>
          <wp:inline distT="0" distB="0" distL="0" distR="0" wp14:anchorId="1C402ED5" wp14:editId="62D8E00C">
            <wp:extent cx="4586400" cy="2113200"/>
            <wp:effectExtent l="0" t="0" r="5080" b="1905"/>
            <wp:docPr id="361512863"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1512863" name="Picture 36151286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86400" cy="2113200"/>
                    </a:xfrm>
                    <a:prstGeom prst="rect">
                      <a:avLst/>
                    </a:prstGeom>
                  </pic:spPr>
                </pic:pic>
              </a:graphicData>
            </a:graphic>
          </wp:inline>
        </w:drawing>
      </w:r>
    </w:p>
    <w:p w14:paraId="49D72F45" w14:textId="4492DB49" w:rsidR="00A3292A" w:rsidRPr="0072596C" w:rsidRDefault="000F3046" w:rsidP="00AC0C1C">
      <w:pPr>
        <w:pStyle w:val="Caption"/>
        <w:ind w:left="1560" w:hanging="142"/>
        <w:rPr>
          <w:szCs w:val="24"/>
        </w:rPr>
      </w:pPr>
      <w:bookmarkStart w:id="193" w:name="_Toc166478469"/>
      <w:bookmarkStart w:id="194" w:name="_Toc166478636"/>
      <w:bookmarkStart w:id="195" w:name="_Toc166478902"/>
      <w:bookmarkStart w:id="196" w:name="_Toc166478959"/>
      <w:bookmarkStart w:id="197" w:name="_Toc167658925"/>
      <w:r>
        <w:t xml:space="preserve">Gambar 4. </w:t>
      </w:r>
      <w:r>
        <w:fldChar w:fldCharType="begin"/>
      </w:r>
      <w:r>
        <w:instrText xml:space="preserve"> SEQ Gambar_4. \* ARABIC </w:instrText>
      </w:r>
      <w:r>
        <w:fldChar w:fldCharType="separate"/>
      </w:r>
      <w:r w:rsidR="00871F4B">
        <w:rPr>
          <w:noProof/>
        </w:rPr>
        <w:t>8</w:t>
      </w:r>
      <w:r>
        <w:fldChar w:fldCharType="end"/>
      </w:r>
      <w:bookmarkStart w:id="198" w:name="_Toc165524149"/>
      <w:r>
        <w:rPr>
          <w:szCs w:val="24"/>
        </w:rPr>
        <w:t xml:space="preserve"> </w:t>
      </w:r>
      <w:r w:rsidR="002C6AE7">
        <w:rPr>
          <w:szCs w:val="24"/>
        </w:rPr>
        <w:t>E</w:t>
      </w:r>
      <w:r w:rsidR="002C6AE7" w:rsidRPr="002C6AE7">
        <w:rPr>
          <w:szCs w:val="24"/>
        </w:rPr>
        <w:t xml:space="preserve">dit </w:t>
      </w:r>
      <w:proofErr w:type="spellStart"/>
      <w:r w:rsidR="002C6AE7">
        <w:rPr>
          <w:szCs w:val="24"/>
        </w:rPr>
        <w:t>T</w:t>
      </w:r>
      <w:r w:rsidR="002C6AE7" w:rsidRPr="002C6AE7">
        <w:rPr>
          <w:szCs w:val="24"/>
        </w:rPr>
        <w:t>ambah</w:t>
      </w:r>
      <w:proofErr w:type="spellEnd"/>
      <w:r w:rsidR="002C6AE7" w:rsidRPr="002C6AE7">
        <w:rPr>
          <w:szCs w:val="24"/>
        </w:rPr>
        <w:t xml:space="preserve"> </w:t>
      </w:r>
      <w:r w:rsidR="002C6AE7">
        <w:rPr>
          <w:szCs w:val="24"/>
        </w:rPr>
        <w:t>B</w:t>
      </w:r>
      <w:r w:rsidR="002C6AE7" w:rsidRPr="002C6AE7">
        <w:rPr>
          <w:szCs w:val="24"/>
        </w:rPr>
        <w:t>arang</w:t>
      </w:r>
      <w:bookmarkEnd w:id="193"/>
      <w:bookmarkEnd w:id="194"/>
      <w:bookmarkEnd w:id="195"/>
      <w:bookmarkEnd w:id="196"/>
      <w:bookmarkEnd w:id="197"/>
      <w:bookmarkEnd w:id="198"/>
    </w:p>
    <w:p w14:paraId="5F395411" w14:textId="77777777" w:rsidR="00AC0C1C" w:rsidRPr="00AC0C1C" w:rsidRDefault="002C6AE7" w:rsidP="00352D37">
      <w:pPr>
        <w:pStyle w:val="ListParagraph"/>
        <w:numPr>
          <w:ilvl w:val="1"/>
          <w:numId w:val="86"/>
        </w:numPr>
        <w:spacing w:before="100" w:beforeAutospacing="1" w:after="100" w:afterAutospacing="1" w:line="360" w:lineRule="auto"/>
        <w:ind w:left="567" w:hanging="283"/>
        <w:rPr>
          <w:rFonts w:ascii="Times New Roman" w:eastAsia="SimSun" w:hAnsi="Times New Roman"/>
          <w:sz w:val="24"/>
          <w:szCs w:val="24"/>
          <w:lang w:val="en-ID"/>
        </w:rPr>
      </w:pPr>
      <w:r w:rsidRPr="00B9723B">
        <w:rPr>
          <w:rFonts w:ascii="Times New Roman" w:hAnsi="Times New Roman"/>
          <w:sz w:val="24"/>
          <w:szCs w:val="24"/>
        </w:rPr>
        <w:t xml:space="preserve">Hapus </w:t>
      </w:r>
      <w:r w:rsidRPr="00B9723B">
        <w:rPr>
          <w:rFonts w:ascii="Times New Roman" w:hAnsi="Times New Roman"/>
          <w:iCs/>
          <w:sz w:val="24"/>
          <w:szCs w:val="24"/>
        </w:rPr>
        <w:t>Data Tambah</w:t>
      </w:r>
      <w:r w:rsidRPr="00B9723B">
        <w:rPr>
          <w:rFonts w:ascii="Times New Roman" w:hAnsi="Times New Roman"/>
          <w:i/>
          <w:sz w:val="24"/>
          <w:szCs w:val="24"/>
        </w:rPr>
        <w:t xml:space="preserve"> </w:t>
      </w:r>
      <w:r w:rsidRPr="00B9723B">
        <w:rPr>
          <w:rFonts w:ascii="Times New Roman" w:hAnsi="Times New Roman"/>
          <w:iCs/>
          <w:sz w:val="24"/>
          <w:szCs w:val="24"/>
        </w:rPr>
        <w:t>Barang</w:t>
      </w:r>
    </w:p>
    <w:p w14:paraId="0E90AD75" w14:textId="00C631C2" w:rsidR="00AC0C1C" w:rsidRPr="00AC0C1C" w:rsidRDefault="00AC0C1C" w:rsidP="00352D37">
      <w:pPr>
        <w:spacing w:before="100" w:beforeAutospacing="1" w:after="100" w:afterAutospacing="1" w:line="480" w:lineRule="auto"/>
        <w:ind w:firstLine="567"/>
        <w:rPr>
          <w:rFonts w:ascii="Times New Roman" w:eastAsia="SimSun" w:hAnsi="Times New Roman"/>
          <w:sz w:val="24"/>
          <w:szCs w:val="24"/>
          <w:lang w:val="en-ID"/>
        </w:rPr>
      </w:pPr>
      <w:r w:rsidRPr="00AC0C1C">
        <w:rPr>
          <w:rFonts w:ascii="Times New Roman" w:hAnsi="Times New Roman"/>
          <w:sz w:val="24"/>
          <w:szCs w:val="24"/>
        </w:rPr>
        <w:t xml:space="preserve">Halaman aksi hapus </w:t>
      </w:r>
      <w:r w:rsidRPr="00AC0C1C">
        <w:rPr>
          <w:rFonts w:ascii="Times New Roman" w:hAnsi="Times New Roman"/>
          <w:iCs/>
          <w:sz w:val="24"/>
          <w:szCs w:val="24"/>
        </w:rPr>
        <w:t>data tambah</w:t>
      </w:r>
      <w:r w:rsidRPr="00AC0C1C">
        <w:rPr>
          <w:rFonts w:ascii="Times New Roman" w:hAnsi="Times New Roman"/>
          <w:i/>
          <w:sz w:val="24"/>
          <w:szCs w:val="24"/>
        </w:rPr>
        <w:t xml:space="preserve"> </w:t>
      </w:r>
      <w:r w:rsidRPr="00AC0C1C">
        <w:rPr>
          <w:rFonts w:ascii="Times New Roman" w:hAnsi="Times New Roman"/>
          <w:iCs/>
          <w:sz w:val="24"/>
          <w:szCs w:val="24"/>
        </w:rPr>
        <w:t xml:space="preserve">barang </w:t>
      </w:r>
      <w:r w:rsidRPr="00AC0C1C">
        <w:rPr>
          <w:rFonts w:ascii="Times New Roman" w:hAnsi="Times New Roman"/>
          <w:sz w:val="24"/>
          <w:szCs w:val="24"/>
        </w:rPr>
        <w:t>adalah fitur untuk menghapu</w:t>
      </w:r>
      <w:r w:rsidR="00352D37">
        <w:rPr>
          <w:rFonts w:ascii="Times New Roman" w:hAnsi="Times New Roman"/>
          <w:sz w:val="24"/>
          <w:szCs w:val="24"/>
        </w:rPr>
        <w:t xml:space="preserve">s </w:t>
      </w:r>
      <w:r w:rsidRPr="00AC0C1C">
        <w:rPr>
          <w:rFonts w:ascii="Times New Roman" w:hAnsi="Times New Roman"/>
          <w:sz w:val="24"/>
          <w:szCs w:val="24"/>
        </w:rPr>
        <w:t xml:space="preserve">data tambah </w:t>
      </w:r>
      <w:r w:rsidRPr="00AC0C1C">
        <w:rPr>
          <w:rFonts w:ascii="Times New Roman" w:hAnsi="Times New Roman"/>
          <w:iCs/>
          <w:sz w:val="24"/>
          <w:szCs w:val="24"/>
        </w:rPr>
        <w:t>barang</w:t>
      </w:r>
      <w:r w:rsidRPr="00AC0C1C">
        <w:rPr>
          <w:rFonts w:ascii="Times New Roman" w:hAnsi="Times New Roman"/>
          <w:i/>
          <w:sz w:val="24"/>
          <w:szCs w:val="24"/>
        </w:rPr>
        <w:t xml:space="preserve"> </w:t>
      </w:r>
      <w:r w:rsidRPr="00AC0C1C">
        <w:rPr>
          <w:rFonts w:ascii="Times New Roman" w:hAnsi="Times New Roman"/>
          <w:sz w:val="24"/>
          <w:szCs w:val="24"/>
        </w:rPr>
        <w:t xml:space="preserve">pengelola sarpras. berikut tampilan dari halaman aksi hapus </w:t>
      </w:r>
      <w:r w:rsidRPr="00AC0C1C">
        <w:rPr>
          <w:rFonts w:ascii="Times New Roman" w:hAnsi="Times New Roman"/>
          <w:iCs/>
          <w:sz w:val="24"/>
          <w:szCs w:val="24"/>
        </w:rPr>
        <w:t>data tambah</w:t>
      </w:r>
      <w:r w:rsidRPr="00AC0C1C">
        <w:rPr>
          <w:rFonts w:ascii="Times New Roman" w:hAnsi="Times New Roman"/>
          <w:i/>
          <w:sz w:val="24"/>
          <w:szCs w:val="24"/>
        </w:rPr>
        <w:t xml:space="preserve"> </w:t>
      </w:r>
      <w:r w:rsidRPr="00AC0C1C">
        <w:rPr>
          <w:rFonts w:ascii="Times New Roman" w:hAnsi="Times New Roman"/>
          <w:iCs/>
          <w:sz w:val="24"/>
          <w:szCs w:val="24"/>
        </w:rPr>
        <w:t>barang</w:t>
      </w:r>
      <w:r w:rsidRPr="00AC0C1C">
        <w:rPr>
          <w:rFonts w:ascii="Times New Roman" w:hAnsi="Times New Roman"/>
          <w:i/>
          <w:sz w:val="24"/>
          <w:szCs w:val="24"/>
        </w:rPr>
        <w:t xml:space="preserve"> </w:t>
      </w:r>
      <w:r w:rsidRPr="00AC0C1C">
        <w:rPr>
          <w:rFonts w:ascii="Times New Roman" w:hAnsi="Times New Roman"/>
          <w:sz w:val="24"/>
          <w:szCs w:val="24"/>
        </w:rPr>
        <w:t>pada gambar 4.9</w:t>
      </w:r>
    </w:p>
    <w:p w14:paraId="6E94D523" w14:textId="0BE6E26D" w:rsidR="002C6AE7" w:rsidRPr="00352D37" w:rsidRDefault="00AC0C1C" w:rsidP="00352D37">
      <w:pPr>
        <w:tabs>
          <w:tab w:val="left" w:pos="7655"/>
        </w:tabs>
        <w:spacing w:before="100" w:beforeAutospacing="1" w:after="100" w:afterAutospacing="1" w:line="480" w:lineRule="auto"/>
        <w:ind w:left="1134" w:hanging="567"/>
        <w:jc w:val="center"/>
        <w:rPr>
          <w:rFonts w:ascii="Times New Roman" w:eastAsia="SimSun" w:hAnsi="Times New Roman" w:cs="Times New Roman"/>
          <w:b/>
          <w:bCs/>
          <w:sz w:val="24"/>
          <w:szCs w:val="24"/>
          <w:lang w:val="en-ID"/>
        </w:rPr>
      </w:pPr>
      <w:bookmarkStart w:id="199" w:name="_Toc167658926"/>
      <w:r>
        <w:rPr>
          <w:rFonts w:ascii="Times New Roman" w:hAnsi="Times New Roman"/>
          <w:noProof/>
          <w:sz w:val="24"/>
          <w:szCs w:val="24"/>
        </w:rPr>
        <w:drawing>
          <wp:inline distT="0" distB="0" distL="0" distR="0" wp14:anchorId="54DE13DA" wp14:editId="0A1BAD6D">
            <wp:extent cx="4586400" cy="2113200"/>
            <wp:effectExtent l="0" t="0" r="5080" b="1905"/>
            <wp:docPr id="861354055"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1354055" name="Picture 86135405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86400" cy="2113200"/>
                    </a:xfrm>
                    <a:prstGeom prst="rect">
                      <a:avLst/>
                    </a:prstGeom>
                  </pic:spPr>
                </pic:pic>
              </a:graphicData>
            </a:graphic>
          </wp:inline>
        </w:drawing>
      </w:r>
      <w:bookmarkStart w:id="200" w:name="_Toc166478470"/>
      <w:bookmarkStart w:id="201" w:name="_Toc166478637"/>
      <w:bookmarkStart w:id="202" w:name="_Toc166478903"/>
      <w:bookmarkStart w:id="203" w:name="_Toc166478960"/>
      <w:r w:rsidR="000F3046" w:rsidRPr="00352D37">
        <w:rPr>
          <w:rFonts w:ascii="Times New Roman" w:hAnsi="Times New Roman" w:cs="Times New Roman"/>
          <w:sz w:val="24"/>
          <w:szCs w:val="24"/>
        </w:rPr>
        <w:t xml:space="preserve">Gambar 4. </w:t>
      </w:r>
      <w:r w:rsidR="000F3046" w:rsidRPr="00352D37">
        <w:rPr>
          <w:rFonts w:ascii="Times New Roman" w:hAnsi="Times New Roman" w:cs="Times New Roman"/>
          <w:sz w:val="24"/>
          <w:szCs w:val="24"/>
        </w:rPr>
        <w:fldChar w:fldCharType="begin"/>
      </w:r>
      <w:r w:rsidR="000F3046" w:rsidRPr="00352D37">
        <w:rPr>
          <w:rFonts w:ascii="Times New Roman" w:hAnsi="Times New Roman" w:cs="Times New Roman"/>
          <w:sz w:val="24"/>
          <w:szCs w:val="24"/>
        </w:rPr>
        <w:instrText xml:space="preserve"> SEQ Gambar_4. \* ARABIC </w:instrText>
      </w:r>
      <w:r w:rsidR="000F3046" w:rsidRPr="00352D37">
        <w:rPr>
          <w:rFonts w:ascii="Times New Roman" w:hAnsi="Times New Roman" w:cs="Times New Roman"/>
          <w:sz w:val="24"/>
          <w:szCs w:val="24"/>
        </w:rPr>
        <w:fldChar w:fldCharType="separate"/>
      </w:r>
      <w:r w:rsidR="00871F4B">
        <w:rPr>
          <w:rFonts w:ascii="Times New Roman" w:hAnsi="Times New Roman" w:cs="Times New Roman"/>
          <w:noProof/>
          <w:sz w:val="24"/>
          <w:szCs w:val="24"/>
        </w:rPr>
        <w:t>9</w:t>
      </w:r>
      <w:r w:rsidR="000F3046" w:rsidRPr="00352D37">
        <w:rPr>
          <w:rFonts w:ascii="Times New Roman" w:hAnsi="Times New Roman" w:cs="Times New Roman"/>
          <w:sz w:val="24"/>
          <w:szCs w:val="24"/>
        </w:rPr>
        <w:fldChar w:fldCharType="end"/>
      </w:r>
      <w:bookmarkStart w:id="204" w:name="_Toc165524150"/>
      <w:r w:rsidR="000F3046" w:rsidRPr="00352D37">
        <w:rPr>
          <w:rFonts w:ascii="Times New Roman" w:hAnsi="Times New Roman" w:cs="Times New Roman"/>
          <w:sz w:val="24"/>
          <w:szCs w:val="24"/>
        </w:rPr>
        <w:t xml:space="preserve"> </w:t>
      </w:r>
      <w:r w:rsidR="002C6AE7" w:rsidRPr="00352D37">
        <w:rPr>
          <w:rFonts w:ascii="Times New Roman" w:hAnsi="Times New Roman" w:cs="Times New Roman"/>
          <w:sz w:val="24"/>
          <w:szCs w:val="24"/>
        </w:rPr>
        <w:t>Hapus Data Tambah Barang</w:t>
      </w:r>
      <w:bookmarkEnd w:id="199"/>
      <w:bookmarkEnd w:id="200"/>
      <w:bookmarkEnd w:id="201"/>
      <w:bookmarkEnd w:id="202"/>
      <w:bookmarkEnd w:id="203"/>
      <w:bookmarkEnd w:id="204"/>
    </w:p>
    <w:p w14:paraId="78E5A5A9" w14:textId="6BE65D69" w:rsidR="002C6AE7" w:rsidRPr="00E20833" w:rsidRDefault="002C6AE7" w:rsidP="00E20833">
      <w:pPr>
        <w:pStyle w:val="ListParagraph"/>
        <w:numPr>
          <w:ilvl w:val="1"/>
          <w:numId w:val="86"/>
        </w:numPr>
        <w:spacing w:before="100" w:beforeAutospacing="1" w:after="100" w:afterAutospacing="1"/>
        <w:ind w:left="709" w:hanging="283"/>
        <w:rPr>
          <w:rFonts w:ascii="Times New Roman" w:eastAsia="SimSun" w:hAnsi="Times New Roman"/>
          <w:b/>
          <w:bCs/>
          <w:sz w:val="24"/>
          <w:szCs w:val="24"/>
          <w:lang w:val="en-ID"/>
        </w:rPr>
      </w:pPr>
      <w:r w:rsidRPr="00E20833">
        <w:rPr>
          <w:rFonts w:ascii="Times New Roman" w:hAnsi="Times New Roman"/>
          <w:sz w:val="24"/>
          <w:szCs w:val="24"/>
        </w:rPr>
        <w:lastRenderedPageBreak/>
        <w:t>Halaman Stok Barang</w:t>
      </w:r>
    </w:p>
    <w:p w14:paraId="1D114F04" w14:textId="0F4901F5" w:rsidR="002C6AE7" w:rsidRPr="002C6AE7" w:rsidRDefault="002C6AE7" w:rsidP="002C6AE7">
      <w:pPr>
        <w:spacing w:line="480" w:lineRule="auto"/>
        <w:ind w:firstLine="720"/>
        <w:jc w:val="both"/>
        <w:rPr>
          <w:rFonts w:ascii="Times New Roman" w:hAnsi="Times New Roman"/>
          <w:noProof/>
          <w:sz w:val="24"/>
          <w:szCs w:val="24"/>
        </w:rPr>
      </w:pPr>
      <w:r w:rsidRPr="002C6AE7">
        <w:rPr>
          <w:rFonts w:ascii="Times New Roman" w:hAnsi="Times New Roman"/>
          <w:sz w:val="24"/>
          <w:szCs w:val="24"/>
        </w:rPr>
        <w:t xml:space="preserve">Halaman </w:t>
      </w:r>
      <w:r>
        <w:rPr>
          <w:rFonts w:ascii="Times New Roman" w:hAnsi="Times New Roman"/>
          <w:sz w:val="24"/>
          <w:szCs w:val="24"/>
        </w:rPr>
        <w:t xml:space="preserve">stok </w:t>
      </w:r>
      <w:r w:rsidRPr="002C6AE7">
        <w:rPr>
          <w:rFonts w:ascii="Times New Roman" w:hAnsi="Times New Roman"/>
          <w:iCs/>
          <w:sz w:val="24"/>
          <w:szCs w:val="24"/>
        </w:rPr>
        <w:t>barang</w:t>
      </w:r>
      <w:r w:rsidRPr="002C6AE7">
        <w:rPr>
          <w:rFonts w:ascii="Times New Roman" w:hAnsi="Times New Roman"/>
          <w:i/>
          <w:sz w:val="24"/>
          <w:szCs w:val="24"/>
        </w:rPr>
        <w:t xml:space="preserve"> </w:t>
      </w:r>
      <w:r w:rsidRPr="002C6AE7">
        <w:rPr>
          <w:rFonts w:ascii="Times New Roman" w:hAnsi="Times New Roman"/>
          <w:sz w:val="24"/>
          <w:szCs w:val="24"/>
        </w:rPr>
        <w:t xml:space="preserve">merupakan halaman yang  berfungsi untuk </w:t>
      </w:r>
      <w:r>
        <w:rPr>
          <w:rFonts w:ascii="Times New Roman" w:hAnsi="Times New Roman"/>
          <w:sz w:val="24"/>
          <w:szCs w:val="24"/>
        </w:rPr>
        <w:t xml:space="preserve">melihat semua </w:t>
      </w:r>
      <w:r w:rsidRPr="002C6AE7">
        <w:rPr>
          <w:rFonts w:ascii="Times New Roman" w:hAnsi="Times New Roman"/>
          <w:sz w:val="24"/>
          <w:szCs w:val="24"/>
        </w:rPr>
        <w:t>data barang</w:t>
      </w:r>
      <w:r>
        <w:rPr>
          <w:rFonts w:ascii="Times New Roman" w:hAnsi="Times New Roman"/>
          <w:sz w:val="24"/>
          <w:szCs w:val="24"/>
        </w:rPr>
        <w:t>. B</w:t>
      </w:r>
      <w:r w:rsidRPr="002C6AE7">
        <w:rPr>
          <w:rFonts w:ascii="Times New Roman" w:hAnsi="Times New Roman"/>
          <w:sz w:val="24"/>
          <w:szCs w:val="24"/>
        </w:rPr>
        <w:t>erikut tampilan dari halaman</w:t>
      </w:r>
      <w:r>
        <w:rPr>
          <w:rFonts w:ascii="Times New Roman" w:hAnsi="Times New Roman"/>
          <w:sz w:val="24"/>
          <w:szCs w:val="24"/>
        </w:rPr>
        <w:t xml:space="preserve"> stok </w:t>
      </w:r>
      <w:r w:rsidRPr="002C6AE7">
        <w:rPr>
          <w:rFonts w:ascii="Times New Roman" w:hAnsi="Times New Roman"/>
          <w:sz w:val="24"/>
          <w:szCs w:val="24"/>
        </w:rPr>
        <w:t>barang</w:t>
      </w:r>
      <w:r w:rsidRPr="002C6AE7">
        <w:rPr>
          <w:rFonts w:ascii="Times New Roman" w:hAnsi="Times New Roman"/>
          <w:i/>
          <w:sz w:val="24"/>
          <w:szCs w:val="24"/>
        </w:rPr>
        <w:t xml:space="preserve"> </w:t>
      </w:r>
      <w:r w:rsidRPr="002C6AE7">
        <w:rPr>
          <w:rFonts w:ascii="Times New Roman" w:hAnsi="Times New Roman"/>
          <w:sz w:val="24"/>
          <w:szCs w:val="24"/>
        </w:rPr>
        <w:t xml:space="preserve">pada gambar </w:t>
      </w:r>
      <w:r w:rsidR="000F3046">
        <w:rPr>
          <w:rFonts w:ascii="Times New Roman" w:hAnsi="Times New Roman"/>
          <w:sz w:val="24"/>
          <w:szCs w:val="24"/>
        </w:rPr>
        <w:t>4.10</w:t>
      </w:r>
    </w:p>
    <w:p w14:paraId="79833853" w14:textId="77777777" w:rsidR="000F3046" w:rsidRDefault="002C6AE7" w:rsidP="000F3046">
      <w:pPr>
        <w:keepNext/>
        <w:ind w:left="142" w:right="-567"/>
        <w:jc w:val="center"/>
      </w:pPr>
      <w:r w:rsidRPr="00352D37">
        <w:rPr>
          <w:rFonts w:ascii="Times New Roman" w:hAnsi="Times New Roman"/>
          <w:noProof/>
          <w:sz w:val="24"/>
          <w:szCs w:val="24"/>
        </w:rPr>
        <w:drawing>
          <wp:inline distT="0" distB="0" distL="0" distR="0" wp14:anchorId="5042DEF0" wp14:editId="1E3C4B26">
            <wp:extent cx="4586400" cy="2113200"/>
            <wp:effectExtent l="0" t="0" r="5080" b="1905"/>
            <wp:docPr id="2105283910"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5283910" name="Picture 210528391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86400" cy="2113200"/>
                    </a:xfrm>
                    <a:prstGeom prst="rect">
                      <a:avLst/>
                    </a:prstGeom>
                  </pic:spPr>
                </pic:pic>
              </a:graphicData>
            </a:graphic>
          </wp:inline>
        </w:drawing>
      </w:r>
    </w:p>
    <w:p w14:paraId="432A7C7F" w14:textId="7AFBD32A" w:rsidR="00A3292A" w:rsidRPr="000F3046" w:rsidRDefault="000F3046" w:rsidP="00352D37">
      <w:pPr>
        <w:pStyle w:val="Caption"/>
        <w:ind w:left="993"/>
      </w:pPr>
      <w:bookmarkStart w:id="205" w:name="_Toc166478471"/>
      <w:bookmarkStart w:id="206" w:name="_Toc166478638"/>
      <w:bookmarkStart w:id="207" w:name="_Toc166478904"/>
      <w:bookmarkStart w:id="208" w:name="_Toc166478961"/>
      <w:bookmarkStart w:id="209" w:name="_Toc167658927"/>
      <w:r>
        <w:t xml:space="preserve">Gambar 4. </w:t>
      </w:r>
      <w:r>
        <w:fldChar w:fldCharType="begin"/>
      </w:r>
      <w:r>
        <w:instrText xml:space="preserve"> SEQ Gambar_4. \* ARABIC </w:instrText>
      </w:r>
      <w:r>
        <w:fldChar w:fldCharType="separate"/>
      </w:r>
      <w:r w:rsidR="00871F4B">
        <w:rPr>
          <w:noProof/>
        </w:rPr>
        <w:t>10</w:t>
      </w:r>
      <w:r>
        <w:fldChar w:fldCharType="end"/>
      </w:r>
      <w:bookmarkStart w:id="210" w:name="_Toc165524151"/>
      <w:r>
        <w:t xml:space="preserve"> </w:t>
      </w:r>
      <w:r w:rsidR="00A3292A" w:rsidRPr="002C6AE7">
        <w:rPr>
          <w:szCs w:val="24"/>
        </w:rPr>
        <w:t xml:space="preserve">Halaman </w:t>
      </w:r>
      <w:r w:rsidR="00A3292A">
        <w:rPr>
          <w:szCs w:val="24"/>
        </w:rPr>
        <w:t xml:space="preserve">Stok </w:t>
      </w:r>
      <w:r w:rsidR="00A3292A">
        <w:rPr>
          <w:iCs w:val="0"/>
          <w:szCs w:val="24"/>
        </w:rPr>
        <w:t>B</w:t>
      </w:r>
      <w:r w:rsidR="00A3292A" w:rsidRPr="002C6AE7">
        <w:rPr>
          <w:iCs w:val="0"/>
          <w:szCs w:val="24"/>
        </w:rPr>
        <w:t>arang</w:t>
      </w:r>
      <w:bookmarkEnd w:id="205"/>
      <w:bookmarkEnd w:id="206"/>
      <w:bookmarkEnd w:id="207"/>
      <w:bookmarkEnd w:id="208"/>
      <w:bookmarkEnd w:id="209"/>
      <w:bookmarkEnd w:id="210"/>
    </w:p>
    <w:p w14:paraId="48C75B95" w14:textId="02071B81" w:rsidR="00A3292A" w:rsidRPr="00E20833" w:rsidRDefault="00A3292A" w:rsidP="00E20833">
      <w:pPr>
        <w:pStyle w:val="ListParagraph"/>
        <w:numPr>
          <w:ilvl w:val="1"/>
          <w:numId w:val="86"/>
        </w:numPr>
        <w:spacing w:before="100" w:beforeAutospacing="1" w:after="100" w:afterAutospacing="1"/>
        <w:ind w:left="709" w:hanging="283"/>
        <w:rPr>
          <w:rFonts w:ascii="Times New Roman" w:eastAsia="SimSun" w:hAnsi="Times New Roman"/>
          <w:sz w:val="24"/>
          <w:szCs w:val="24"/>
          <w:lang w:val="en-ID"/>
        </w:rPr>
      </w:pPr>
      <w:r w:rsidRPr="00E20833">
        <w:rPr>
          <w:rFonts w:ascii="Times New Roman" w:hAnsi="Times New Roman"/>
          <w:sz w:val="24"/>
          <w:szCs w:val="24"/>
        </w:rPr>
        <w:t>Halaman</w:t>
      </w:r>
      <w:r w:rsidR="0072596C" w:rsidRPr="00E20833">
        <w:rPr>
          <w:rFonts w:ascii="Times New Roman" w:hAnsi="Times New Roman"/>
          <w:sz w:val="24"/>
          <w:szCs w:val="24"/>
        </w:rPr>
        <w:t xml:space="preserve"> Stok Barang</w:t>
      </w:r>
      <w:r w:rsidR="00B56332" w:rsidRPr="00E20833">
        <w:rPr>
          <w:rFonts w:ascii="Times New Roman" w:hAnsi="Times New Roman"/>
          <w:sz w:val="24"/>
          <w:szCs w:val="24"/>
        </w:rPr>
        <w:t xml:space="preserve"> Masuk</w:t>
      </w:r>
    </w:p>
    <w:p w14:paraId="65CF08A2" w14:textId="05BF543F" w:rsidR="00352D37" w:rsidRDefault="00A3292A" w:rsidP="00A3292A">
      <w:pPr>
        <w:spacing w:line="480" w:lineRule="auto"/>
        <w:ind w:firstLine="720"/>
        <w:jc w:val="both"/>
        <w:rPr>
          <w:rFonts w:ascii="Times New Roman" w:hAnsi="Times New Roman" w:cs="Times New Roman"/>
          <w:noProof/>
          <w:sz w:val="24"/>
          <w:szCs w:val="24"/>
          <w:lang w:val="en-US"/>
        </w:rPr>
      </w:pPr>
      <w:r w:rsidRPr="002C6AE7">
        <w:rPr>
          <w:rFonts w:ascii="Times New Roman" w:hAnsi="Times New Roman"/>
          <w:sz w:val="24"/>
          <w:szCs w:val="24"/>
        </w:rPr>
        <w:t>Halaman</w:t>
      </w:r>
      <w:r w:rsidR="0072596C">
        <w:rPr>
          <w:rFonts w:ascii="Times New Roman" w:hAnsi="Times New Roman"/>
          <w:sz w:val="24"/>
          <w:szCs w:val="24"/>
        </w:rPr>
        <w:t xml:space="preserve"> stok</w:t>
      </w:r>
      <w:r w:rsidR="00B56332">
        <w:rPr>
          <w:rFonts w:ascii="Times New Roman" w:hAnsi="Times New Roman"/>
          <w:sz w:val="24"/>
          <w:szCs w:val="24"/>
        </w:rPr>
        <w:t xml:space="preserve"> </w:t>
      </w:r>
      <w:r w:rsidRPr="002C6AE7">
        <w:rPr>
          <w:rFonts w:ascii="Times New Roman" w:hAnsi="Times New Roman"/>
          <w:iCs/>
          <w:sz w:val="24"/>
          <w:szCs w:val="24"/>
        </w:rPr>
        <w:t>barang</w:t>
      </w:r>
      <w:r w:rsidR="00B56332">
        <w:rPr>
          <w:rFonts w:ascii="Times New Roman" w:hAnsi="Times New Roman"/>
          <w:iCs/>
          <w:sz w:val="24"/>
          <w:szCs w:val="24"/>
        </w:rPr>
        <w:t xml:space="preserve"> masuk</w:t>
      </w:r>
      <w:r w:rsidRPr="002C6AE7">
        <w:rPr>
          <w:rFonts w:ascii="Times New Roman" w:hAnsi="Times New Roman"/>
          <w:i/>
          <w:sz w:val="24"/>
          <w:szCs w:val="24"/>
        </w:rPr>
        <w:t xml:space="preserve"> </w:t>
      </w:r>
      <w:r w:rsidRPr="002C6AE7">
        <w:rPr>
          <w:rFonts w:ascii="Times New Roman" w:hAnsi="Times New Roman"/>
          <w:sz w:val="24"/>
          <w:szCs w:val="24"/>
        </w:rPr>
        <w:t>merupakan halaman</w:t>
      </w:r>
      <w:r w:rsidR="00352D37">
        <w:rPr>
          <w:rFonts w:ascii="Times New Roman" w:hAnsi="Times New Roman"/>
          <w:sz w:val="24"/>
          <w:szCs w:val="24"/>
        </w:rPr>
        <w:t xml:space="preserve"> </w:t>
      </w:r>
      <w:r w:rsidRPr="002C6AE7">
        <w:rPr>
          <w:rFonts w:ascii="Times New Roman" w:hAnsi="Times New Roman"/>
          <w:sz w:val="24"/>
          <w:szCs w:val="24"/>
        </w:rPr>
        <w:t>yang</w:t>
      </w:r>
      <w:r w:rsidR="00352D37">
        <w:rPr>
          <w:rFonts w:ascii="Times New Roman" w:hAnsi="Times New Roman"/>
          <w:sz w:val="24"/>
          <w:szCs w:val="24"/>
        </w:rPr>
        <w:t xml:space="preserve"> </w:t>
      </w:r>
      <w:r w:rsidRPr="002C6AE7">
        <w:rPr>
          <w:rFonts w:ascii="Times New Roman" w:hAnsi="Times New Roman"/>
          <w:sz w:val="24"/>
          <w:szCs w:val="24"/>
        </w:rPr>
        <w:t>berfungsi menambah</w:t>
      </w:r>
      <w:r w:rsidR="0072596C">
        <w:rPr>
          <w:rFonts w:ascii="Times New Roman" w:hAnsi="Times New Roman"/>
          <w:sz w:val="24"/>
          <w:szCs w:val="24"/>
        </w:rPr>
        <w:t xml:space="preserve"> stok</w:t>
      </w:r>
      <w:r w:rsidRPr="002C6AE7">
        <w:rPr>
          <w:rFonts w:ascii="Times New Roman" w:hAnsi="Times New Roman"/>
          <w:sz w:val="24"/>
          <w:szCs w:val="24"/>
        </w:rPr>
        <w:t xml:space="preserve"> barang</w:t>
      </w:r>
      <w:r w:rsidR="00B56332">
        <w:rPr>
          <w:rFonts w:ascii="Times New Roman" w:hAnsi="Times New Roman"/>
          <w:sz w:val="24"/>
          <w:szCs w:val="24"/>
        </w:rPr>
        <w:t xml:space="preserve"> </w:t>
      </w:r>
      <w:r w:rsidRPr="002C6AE7">
        <w:rPr>
          <w:rFonts w:ascii="Times New Roman" w:hAnsi="Times New Roman"/>
          <w:sz w:val="24"/>
          <w:szCs w:val="24"/>
        </w:rPr>
        <w:t>dengan klik tombol tambah</w:t>
      </w:r>
      <w:r w:rsidR="0072596C">
        <w:rPr>
          <w:rFonts w:ascii="Times New Roman" w:hAnsi="Times New Roman"/>
          <w:sz w:val="24"/>
          <w:szCs w:val="24"/>
        </w:rPr>
        <w:t xml:space="preserve"> stok </w:t>
      </w:r>
      <w:r w:rsidRPr="002C6AE7">
        <w:rPr>
          <w:rFonts w:ascii="Times New Roman" w:hAnsi="Times New Roman"/>
          <w:sz w:val="24"/>
          <w:szCs w:val="24"/>
        </w:rPr>
        <w:t xml:space="preserve">kemudian menginputkan data seperti </w:t>
      </w:r>
      <w:r w:rsidR="0072596C">
        <w:rPr>
          <w:rFonts w:ascii="Times New Roman" w:hAnsi="Times New Roman"/>
          <w:sz w:val="24"/>
          <w:szCs w:val="24"/>
        </w:rPr>
        <w:t>nama barang</w:t>
      </w:r>
      <w:r w:rsidRPr="002C6AE7">
        <w:rPr>
          <w:rFonts w:ascii="Times New Roman" w:hAnsi="Times New Roman"/>
          <w:sz w:val="24"/>
          <w:szCs w:val="24"/>
        </w:rPr>
        <w:t xml:space="preserve">, </w:t>
      </w:r>
      <w:r w:rsidR="0072596C">
        <w:rPr>
          <w:rFonts w:ascii="Times New Roman" w:hAnsi="Times New Roman"/>
          <w:sz w:val="24"/>
          <w:szCs w:val="24"/>
        </w:rPr>
        <w:t>merk</w:t>
      </w:r>
      <w:r w:rsidRPr="002C6AE7">
        <w:rPr>
          <w:rFonts w:ascii="Times New Roman" w:hAnsi="Times New Roman"/>
          <w:sz w:val="24"/>
          <w:szCs w:val="24"/>
        </w:rPr>
        <w:t xml:space="preserve">, </w:t>
      </w:r>
      <w:r w:rsidR="0072596C">
        <w:rPr>
          <w:rFonts w:ascii="Times New Roman" w:hAnsi="Times New Roman"/>
          <w:sz w:val="24"/>
          <w:szCs w:val="24"/>
        </w:rPr>
        <w:t xml:space="preserve">tanggal beli, penempatan barang, harga beli </w:t>
      </w:r>
      <w:r w:rsidRPr="002C6AE7">
        <w:rPr>
          <w:rFonts w:ascii="Times New Roman" w:hAnsi="Times New Roman"/>
          <w:sz w:val="24"/>
          <w:szCs w:val="24"/>
        </w:rPr>
        <w:t>dan</w:t>
      </w:r>
      <w:r w:rsidR="0072596C">
        <w:rPr>
          <w:rFonts w:ascii="Times New Roman" w:hAnsi="Times New Roman"/>
          <w:sz w:val="24"/>
          <w:szCs w:val="24"/>
        </w:rPr>
        <w:t xml:space="preserve"> jumlah barang</w:t>
      </w:r>
      <w:r w:rsidRPr="002C6AE7">
        <w:rPr>
          <w:rFonts w:ascii="Times New Roman" w:hAnsi="Times New Roman"/>
          <w:sz w:val="24"/>
          <w:szCs w:val="24"/>
        </w:rPr>
        <w:t xml:space="preserve">. berikut tampilan dari halaman </w:t>
      </w:r>
      <w:r w:rsidR="0072596C">
        <w:rPr>
          <w:rFonts w:ascii="Times New Roman" w:hAnsi="Times New Roman"/>
          <w:sz w:val="24"/>
          <w:szCs w:val="24"/>
        </w:rPr>
        <w:t>stok barang</w:t>
      </w:r>
      <w:r w:rsidR="00B56332">
        <w:rPr>
          <w:rFonts w:ascii="Times New Roman" w:hAnsi="Times New Roman"/>
          <w:sz w:val="24"/>
          <w:szCs w:val="24"/>
        </w:rPr>
        <w:t xml:space="preserve"> masuk</w:t>
      </w:r>
      <w:r w:rsidR="00352D37">
        <w:rPr>
          <w:rFonts w:ascii="Times New Roman" w:hAnsi="Times New Roman"/>
          <w:sz w:val="24"/>
          <w:szCs w:val="24"/>
        </w:rPr>
        <w:t xml:space="preserve"> </w:t>
      </w:r>
      <w:r w:rsidRPr="002C6AE7">
        <w:rPr>
          <w:rFonts w:ascii="Times New Roman" w:hAnsi="Times New Roman"/>
          <w:sz w:val="24"/>
          <w:szCs w:val="24"/>
        </w:rPr>
        <w:t>pada</w:t>
      </w:r>
      <w:r w:rsidR="00352D37">
        <w:rPr>
          <w:rFonts w:ascii="Times New Roman" w:hAnsi="Times New Roman"/>
          <w:sz w:val="24"/>
          <w:szCs w:val="24"/>
        </w:rPr>
        <w:t xml:space="preserve"> </w:t>
      </w:r>
      <w:r w:rsidRPr="002C6AE7">
        <w:rPr>
          <w:rFonts w:ascii="Times New Roman" w:hAnsi="Times New Roman"/>
          <w:sz w:val="24"/>
          <w:szCs w:val="24"/>
        </w:rPr>
        <w:t>gambar</w:t>
      </w:r>
      <w:r w:rsidR="00352D37">
        <w:rPr>
          <w:rFonts w:ascii="Times New Roman" w:hAnsi="Times New Roman"/>
          <w:sz w:val="24"/>
          <w:szCs w:val="24"/>
        </w:rPr>
        <w:t xml:space="preserve"> </w:t>
      </w:r>
      <w:r w:rsidR="000F3046">
        <w:rPr>
          <w:rFonts w:ascii="Times New Roman" w:hAnsi="Times New Roman"/>
          <w:sz w:val="24"/>
          <w:szCs w:val="24"/>
        </w:rPr>
        <w:t>4.11</w:t>
      </w:r>
    </w:p>
    <w:p w14:paraId="2C07A802" w14:textId="50A7F6E9" w:rsidR="00E20833" w:rsidRPr="00352D37" w:rsidRDefault="00352D37" w:rsidP="00E878E9">
      <w:pPr>
        <w:spacing w:line="480" w:lineRule="auto"/>
        <w:ind w:left="567" w:right="-283" w:hanging="142"/>
        <w:jc w:val="center"/>
        <w:rPr>
          <w:rFonts w:ascii="Times New Roman" w:hAnsi="Times New Roman"/>
          <w:noProof/>
          <w:sz w:val="24"/>
          <w:szCs w:val="24"/>
        </w:rPr>
      </w:pPr>
      <w:bookmarkStart w:id="211" w:name="_Toc167658928"/>
      <w:r>
        <w:rPr>
          <w:rFonts w:ascii="Times New Roman" w:hAnsi="Times New Roman" w:cs="Times New Roman"/>
          <w:noProof/>
          <w:sz w:val="24"/>
          <w:szCs w:val="24"/>
          <w:lang w:val="en-US"/>
        </w:rPr>
        <w:drawing>
          <wp:inline distT="0" distB="0" distL="0" distR="0" wp14:anchorId="70317EFD" wp14:editId="1B9E2D4B">
            <wp:extent cx="4586400" cy="2113200"/>
            <wp:effectExtent l="0" t="0" r="5080" b="1905"/>
            <wp:docPr id="187505057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75050572" name="Picture 187505057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86400" cy="2113200"/>
                    </a:xfrm>
                    <a:prstGeom prst="rect">
                      <a:avLst/>
                    </a:prstGeom>
                  </pic:spPr>
                </pic:pic>
              </a:graphicData>
            </a:graphic>
          </wp:inline>
        </w:drawing>
      </w:r>
      <w:bookmarkStart w:id="212" w:name="_Toc166478472"/>
      <w:bookmarkStart w:id="213" w:name="_Toc166478639"/>
      <w:bookmarkStart w:id="214" w:name="_Toc166478905"/>
      <w:bookmarkStart w:id="215" w:name="_Toc166478962"/>
      <w:r>
        <w:rPr>
          <w:rFonts w:ascii="Times New Roman" w:hAnsi="Times New Roman" w:cs="Times New Roman"/>
          <w:sz w:val="24"/>
          <w:szCs w:val="24"/>
        </w:rPr>
        <w:t xml:space="preserve">   </w:t>
      </w:r>
      <w:r w:rsidR="000F3046" w:rsidRPr="00352D37">
        <w:rPr>
          <w:rFonts w:ascii="Times New Roman" w:hAnsi="Times New Roman" w:cs="Times New Roman"/>
          <w:sz w:val="24"/>
          <w:szCs w:val="24"/>
        </w:rPr>
        <w:t xml:space="preserve">Gambar 4. </w:t>
      </w:r>
      <w:r w:rsidR="000F3046" w:rsidRPr="00352D37">
        <w:rPr>
          <w:rFonts w:ascii="Times New Roman" w:hAnsi="Times New Roman" w:cs="Times New Roman"/>
          <w:sz w:val="24"/>
          <w:szCs w:val="24"/>
        </w:rPr>
        <w:fldChar w:fldCharType="begin"/>
      </w:r>
      <w:r w:rsidR="000F3046" w:rsidRPr="00352D37">
        <w:rPr>
          <w:rFonts w:ascii="Times New Roman" w:hAnsi="Times New Roman" w:cs="Times New Roman"/>
          <w:sz w:val="24"/>
          <w:szCs w:val="24"/>
        </w:rPr>
        <w:instrText xml:space="preserve"> SEQ Gambar_4. \* ARABIC </w:instrText>
      </w:r>
      <w:r w:rsidR="000F3046" w:rsidRPr="00352D37">
        <w:rPr>
          <w:rFonts w:ascii="Times New Roman" w:hAnsi="Times New Roman" w:cs="Times New Roman"/>
          <w:sz w:val="24"/>
          <w:szCs w:val="24"/>
        </w:rPr>
        <w:fldChar w:fldCharType="separate"/>
      </w:r>
      <w:r w:rsidR="00871F4B">
        <w:rPr>
          <w:rFonts w:ascii="Times New Roman" w:hAnsi="Times New Roman" w:cs="Times New Roman"/>
          <w:noProof/>
          <w:sz w:val="24"/>
          <w:szCs w:val="24"/>
        </w:rPr>
        <w:t>11</w:t>
      </w:r>
      <w:r w:rsidR="000F3046" w:rsidRPr="00352D37">
        <w:rPr>
          <w:rFonts w:ascii="Times New Roman" w:hAnsi="Times New Roman" w:cs="Times New Roman"/>
          <w:sz w:val="24"/>
          <w:szCs w:val="24"/>
        </w:rPr>
        <w:fldChar w:fldCharType="end"/>
      </w:r>
      <w:bookmarkStart w:id="216" w:name="_Toc165524152"/>
      <w:r w:rsidR="000F3046" w:rsidRPr="00352D37">
        <w:rPr>
          <w:rFonts w:ascii="Times New Roman" w:hAnsi="Times New Roman" w:cs="Times New Roman"/>
          <w:sz w:val="24"/>
          <w:szCs w:val="24"/>
        </w:rPr>
        <w:t xml:space="preserve"> </w:t>
      </w:r>
      <w:r w:rsidR="0072596C" w:rsidRPr="00352D37">
        <w:rPr>
          <w:rFonts w:ascii="Times New Roman" w:hAnsi="Times New Roman" w:cs="Times New Roman"/>
          <w:sz w:val="24"/>
          <w:szCs w:val="24"/>
        </w:rPr>
        <w:t>Tambah Stok Barang</w:t>
      </w:r>
      <w:bookmarkEnd w:id="211"/>
      <w:bookmarkEnd w:id="212"/>
      <w:bookmarkEnd w:id="213"/>
      <w:bookmarkEnd w:id="214"/>
      <w:bookmarkEnd w:id="215"/>
      <w:bookmarkEnd w:id="216"/>
    </w:p>
    <w:p w14:paraId="1F9B5B44" w14:textId="3B7778FD" w:rsidR="0072596C" w:rsidRPr="00E20833" w:rsidRDefault="0072596C" w:rsidP="00E20833">
      <w:pPr>
        <w:pStyle w:val="ListParagraph"/>
        <w:numPr>
          <w:ilvl w:val="1"/>
          <w:numId w:val="86"/>
        </w:numPr>
        <w:spacing w:before="100" w:beforeAutospacing="1" w:after="100" w:afterAutospacing="1"/>
        <w:ind w:left="709" w:hanging="283"/>
        <w:jc w:val="both"/>
        <w:rPr>
          <w:rFonts w:ascii="Times New Roman" w:eastAsia="SimSun" w:hAnsi="Times New Roman"/>
          <w:sz w:val="24"/>
          <w:szCs w:val="24"/>
          <w:lang w:val="en-ID"/>
        </w:rPr>
      </w:pPr>
      <w:r w:rsidRPr="00E20833">
        <w:rPr>
          <w:rFonts w:ascii="Times New Roman" w:hAnsi="Times New Roman"/>
          <w:sz w:val="24"/>
          <w:szCs w:val="24"/>
        </w:rPr>
        <w:lastRenderedPageBreak/>
        <w:t xml:space="preserve">Edit </w:t>
      </w:r>
      <w:r w:rsidR="00B56332" w:rsidRPr="00E20833">
        <w:rPr>
          <w:rFonts w:ascii="Times New Roman" w:hAnsi="Times New Roman"/>
          <w:iCs/>
          <w:sz w:val="24"/>
          <w:szCs w:val="24"/>
        </w:rPr>
        <w:t>Data Stok</w:t>
      </w:r>
    </w:p>
    <w:p w14:paraId="548FF393" w14:textId="4B2900D9" w:rsidR="00580695" w:rsidRPr="00B56332" w:rsidRDefault="0072596C" w:rsidP="00352D37">
      <w:pPr>
        <w:spacing w:line="480" w:lineRule="auto"/>
        <w:ind w:firstLine="567"/>
        <w:jc w:val="both"/>
        <w:rPr>
          <w:rFonts w:ascii="Times New Roman" w:hAnsi="Times New Roman"/>
          <w:sz w:val="24"/>
          <w:szCs w:val="24"/>
        </w:rPr>
      </w:pPr>
      <w:r w:rsidRPr="002C6AE7">
        <w:rPr>
          <w:rFonts w:ascii="Times New Roman" w:hAnsi="Times New Roman"/>
          <w:sz w:val="24"/>
          <w:szCs w:val="24"/>
        </w:rPr>
        <w:t xml:space="preserve">Halaman edit </w:t>
      </w:r>
      <w:r w:rsidR="00B56332">
        <w:rPr>
          <w:rFonts w:ascii="Times New Roman" w:hAnsi="Times New Roman"/>
          <w:sz w:val="24"/>
          <w:szCs w:val="24"/>
        </w:rPr>
        <w:t xml:space="preserve">data stok </w:t>
      </w:r>
      <w:r w:rsidRPr="002C6AE7">
        <w:rPr>
          <w:rFonts w:ascii="Times New Roman" w:hAnsi="Times New Roman"/>
          <w:sz w:val="24"/>
          <w:szCs w:val="24"/>
        </w:rPr>
        <w:t xml:space="preserve">barang adalah halaman fitur untuk merubah inputan jika terjadi kesalahan maupun perubahan pada data yang telah diinput. berikut tampilan dari halaman aksi edit </w:t>
      </w:r>
      <w:r w:rsidR="00B56332">
        <w:rPr>
          <w:rFonts w:ascii="Times New Roman" w:hAnsi="Times New Roman"/>
          <w:sz w:val="24"/>
          <w:szCs w:val="24"/>
        </w:rPr>
        <w:t>data stok</w:t>
      </w:r>
      <w:r w:rsidRPr="002C6AE7">
        <w:rPr>
          <w:rFonts w:ascii="Times New Roman" w:hAnsi="Times New Roman"/>
          <w:sz w:val="24"/>
          <w:szCs w:val="24"/>
        </w:rPr>
        <w:t xml:space="preserve"> barang pada gambar </w:t>
      </w:r>
      <w:r w:rsidR="000F3046">
        <w:rPr>
          <w:rFonts w:ascii="Times New Roman" w:hAnsi="Times New Roman"/>
          <w:sz w:val="24"/>
          <w:szCs w:val="24"/>
        </w:rPr>
        <w:t>4.12</w:t>
      </w:r>
    </w:p>
    <w:p w14:paraId="795432B4" w14:textId="77777777" w:rsidR="000F3046" w:rsidRDefault="00B56332" w:rsidP="00352D37">
      <w:pPr>
        <w:keepNext/>
        <w:spacing w:after="0" w:line="480" w:lineRule="auto"/>
        <w:ind w:left="567" w:hanging="141"/>
        <w:jc w:val="center"/>
      </w:pPr>
      <w:r>
        <w:rPr>
          <w:rFonts w:ascii="Times New Roman" w:hAnsi="Times New Roman" w:cs="Times New Roman"/>
          <w:noProof/>
          <w:sz w:val="24"/>
          <w:szCs w:val="24"/>
          <w:lang w:val="en-US"/>
        </w:rPr>
        <w:drawing>
          <wp:inline distT="0" distB="0" distL="0" distR="0" wp14:anchorId="16410D5C" wp14:editId="362A9B8C">
            <wp:extent cx="4586400" cy="2113200"/>
            <wp:effectExtent l="0" t="0" r="5080" b="1905"/>
            <wp:docPr id="1698998587"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8998587" name="Picture 169899858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86400" cy="2113200"/>
                    </a:xfrm>
                    <a:prstGeom prst="rect">
                      <a:avLst/>
                    </a:prstGeom>
                  </pic:spPr>
                </pic:pic>
              </a:graphicData>
            </a:graphic>
          </wp:inline>
        </w:drawing>
      </w:r>
    </w:p>
    <w:p w14:paraId="2A656483" w14:textId="5B6CDB45" w:rsidR="00B56332" w:rsidRDefault="000F3046" w:rsidP="00352D37">
      <w:pPr>
        <w:pStyle w:val="Caption"/>
      </w:pPr>
      <w:bookmarkStart w:id="217" w:name="_Toc166478473"/>
      <w:bookmarkStart w:id="218" w:name="_Toc166478640"/>
      <w:bookmarkStart w:id="219" w:name="_Toc166478906"/>
      <w:bookmarkStart w:id="220" w:name="_Toc166478963"/>
      <w:bookmarkStart w:id="221" w:name="_Toc167658929"/>
      <w:r>
        <w:t xml:space="preserve">Gambar 4. </w:t>
      </w:r>
      <w:r>
        <w:fldChar w:fldCharType="begin"/>
      </w:r>
      <w:r>
        <w:instrText xml:space="preserve"> SEQ Gambar_4. \* ARABIC </w:instrText>
      </w:r>
      <w:r>
        <w:fldChar w:fldCharType="separate"/>
      </w:r>
      <w:r w:rsidR="00871F4B">
        <w:rPr>
          <w:noProof/>
        </w:rPr>
        <w:t>12</w:t>
      </w:r>
      <w:r>
        <w:fldChar w:fldCharType="end"/>
      </w:r>
      <w:bookmarkStart w:id="222" w:name="_Toc165524153"/>
      <w:r>
        <w:t xml:space="preserve"> </w:t>
      </w:r>
      <w:r w:rsidR="00B56332">
        <w:t>Edit Data Stok</w:t>
      </w:r>
      <w:bookmarkEnd w:id="217"/>
      <w:bookmarkEnd w:id="218"/>
      <w:bookmarkEnd w:id="219"/>
      <w:bookmarkEnd w:id="220"/>
      <w:bookmarkEnd w:id="221"/>
      <w:bookmarkEnd w:id="222"/>
    </w:p>
    <w:p w14:paraId="6ADBC7C1" w14:textId="324BFF5F" w:rsidR="00B56332" w:rsidRPr="00B574C6" w:rsidRDefault="00B56332" w:rsidP="001E2950">
      <w:pPr>
        <w:pStyle w:val="ListParagraph"/>
        <w:numPr>
          <w:ilvl w:val="1"/>
          <w:numId w:val="86"/>
        </w:numPr>
        <w:spacing w:before="100" w:beforeAutospacing="1" w:after="100" w:afterAutospacing="1"/>
        <w:ind w:left="567" w:hanging="425"/>
        <w:rPr>
          <w:rFonts w:ascii="Times New Roman" w:eastAsia="SimSun" w:hAnsi="Times New Roman"/>
          <w:sz w:val="24"/>
          <w:szCs w:val="24"/>
          <w:lang w:val="en-ID"/>
        </w:rPr>
      </w:pPr>
      <w:r w:rsidRPr="001E2950">
        <w:rPr>
          <w:rFonts w:ascii="Times New Roman" w:hAnsi="Times New Roman"/>
          <w:sz w:val="24"/>
          <w:szCs w:val="24"/>
        </w:rPr>
        <w:t xml:space="preserve">Hapus </w:t>
      </w:r>
      <w:r w:rsidRPr="001E2950">
        <w:rPr>
          <w:rFonts w:ascii="Times New Roman" w:hAnsi="Times New Roman"/>
          <w:iCs/>
          <w:sz w:val="24"/>
          <w:szCs w:val="24"/>
        </w:rPr>
        <w:t>Data Stok Masuk</w:t>
      </w:r>
    </w:p>
    <w:p w14:paraId="13289FB3" w14:textId="18834742" w:rsidR="00B574C6" w:rsidRPr="00B574C6" w:rsidRDefault="00B574C6" w:rsidP="00B574C6">
      <w:pPr>
        <w:spacing w:before="100" w:beforeAutospacing="1" w:after="100" w:afterAutospacing="1" w:line="480" w:lineRule="auto"/>
        <w:ind w:firstLine="567"/>
        <w:rPr>
          <w:rFonts w:ascii="Times New Roman" w:eastAsia="SimSun" w:hAnsi="Times New Roman"/>
          <w:sz w:val="24"/>
          <w:szCs w:val="24"/>
          <w:lang w:val="en-ID"/>
        </w:rPr>
      </w:pPr>
      <w:r w:rsidRPr="00B574C6">
        <w:rPr>
          <w:rFonts w:ascii="Times New Roman" w:hAnsi="Times New Roman"/>
          <w:sz w:val="24"/>
          <w:szCs w:val="24"/>
        </w:rPr>
        <w:t xml:space="preserve">Halaman aksi hapus </w:t>
      </w:r>
      <w:r w:rsidRPr="00B574C6">
        <w:rPr>
          <w:rFonts w:ascii="Times New Roman" w:hAnsi="Times New Roman"/>
          <w:iCs/>
          <w:sz w:val="24"/>
          <w:szCs w:val="24"/>
        </w:rPr>
        <w:t xml:space="preserve">data stok masuk </w:t>
      </w:r>
      <w:r w:rsidRPr="00B574C6">
        <w:rPr>
          <w:rFonts w:ascii="Times New Roman" w:hAnsi="Times New Roman"/>
          <w:sz w:val="24"/>
          <w:szCs w:val="24"/>
        </w:rPr>
        <w:t xml:space="preserve">adalah fitur untuk menghapus data stok masuk </w:t>
      </w:r>
      <w:r w:rsidRPr="00B574C6">
        <w:rPr>
          <w:rFonts w:ascii="Times New Roman" w:hAnsi="Times New Roman"/>
          <w:iCs/>
          <w:sz w:val="24"/>
          <w:szCs w:val="24"/>
        </w:rPr>
        <w:t>barang</w:t>
      </w:r>
      <w:r w:rsidRPr="00B574C6">
        <w:rPr>
          <w:rFonts w:ascii="Times New Roman" w:hAnsi="Times New Roman"/>
          <w:i/>
          <w:sz w:val="24"/>
          <w:szCs w:val="24"/>
        </w:rPr>
        <w:t xml:space="preserve"> </w:t>
      </w:r>
      <w:r w:rsidRPr="00B574C6">
        <w:rPr>
          <w:rFonts w:ascii="Times New Roman" w:hAnsi="Times New Roman"/>
          <w:sz w:val="24"/>
          <w:szCs w:val="24"/>
        </w:rPr>
        <w:t xml:space="preserve">pengelola sarpras. berikut tampilan dari halaman aksi hapus </w:t>
      </w:r>
      <w:r w:rsidRPr="00B574C6">
        <w:rPr>
          <w:rFonts w:ascii="Times New Roman" w:hAnsi="Times New Roman"/>
          <w:iCs/>
          <w:sz w:val="24"/>
          <w:szCs w:val="24"/>
        </w:rPr>
        <w:t>data stok masuk</w:t>
      </w:r>
      <w:r w:rsidRPr="00B574C6">
        <w:rPr>
          <w:rFonts w:ascii="Times New Roman" w:hAnsi="Times New Roman"/>
          <w:i/>
          <w:sz w:val="24"/>
          <w:szCs w:val="24"/>
        </w:rPr>
        <w:t xml:space="preserve"> </w:t>
      </w:r>
      <w:r w:rsidRPr="00B574C6">
        <w:rPr>
          <w:rFonts w:ascii="Times New Roman" w:hAnsi="Times New Roman"/>
          <w:iCs/>
          <w:sz w:val="24"/>
          <w:szCs w:val="24"/>
        </w:rPr>
        <w:t xml:space="preserve">barang </w:t>
      </w:r>
      <w:r w:rsidRPr="00B574C6">
        <w:rPr>
          <w:rFonts w:ascii="Times New Roman" w:hAnsi="Times New Roman"/>
          <w:sz w:val="24"/>
          <w:szCs w:val="24"/>
        </w:rPr>
        <w:t>pada gambar 4.13</w:t>
      </w:r>
    </w:p>
    <w:p w14:paraId="40C1615F" w14:textId="18DCAA94" w:rsidR="00B56332" w:rsidRPr="00B574C6" w:rsidRDefault="00352D37" w:rsidP="00B574C6">
      <w:pPr>
        <w:spacing w:before="100" w:beforeAutospacing="1" w:after="100" w:afterAutospacing="1" w:line="480" w:lineRule="auto"/>
        <w:ind w:firstLine="426"/>
        <w:jc w:val="center"/>
        <w:rPr>
          <w:rFonts w:ascii="Times New Roman" w:eastAsia="SimSun" w:hAnsi="Times New Roman"/>
          <w:b/>
          <w:bCs/>
          <w:sz w:val="24"/>
          <w:szCs w:val="24"/>
          <w:lang w:val="en-ID"/>
        </w:rPr>
      </w:pPr>
      <w:bookmarkStart w:id="223" w:name="_Toc167658930"/>
      <w:r>
        <w:rPr>
          <w:noProof/>
          <w:lang w:val="en-US"/>
        </w:rPr>
        <w:drawing>
          <wp:inline distT="0" distB="0" distL="0" distR="0" wp14:anchorId="0E8068BA" wp14:editId="209CB077">
            <wp:extent cx="4586400" cy="2113200"/>
            <wp:effectExtent l="0" t="0" r="5080" b="1905"/>
            <wp:docPr id="1288801723"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8801723" name="Picture 1288801723"/>
                    <pic:cNvPicPr preferRelativeResize="0"/>
                  </pic:nvPicPr>
                  <pic:blipFill>
                    <a:blip r:embed="rId48" cstate="print">
                      <a:extLst>
                        <a:ext uri="{28A0092B-C50C-407E-A947-70E740481C1C}">
                          <a14:useLocalDpi xmlns:a14="http://schemas.microsoft.com/office/drawing/2010/main" val="0"/>
                        </a:ext>
                      </a:extLst>
                    </a:blip>
                    <a:stretch>
                      <a:fillRect/>
                    </a:stretch>
                  </pic:blipFill>
                  <pic:spPr>
                    <a:xfrm>
                      <a:off x="0" y="0"/>
                      <a:ext cx="4586400" cy="2113200"/>
                    </a:xfrm>
                    <a:prstGeom prst="rect">
                      <a:avLst/>
                    </a:prstGeom>
                  </pic:spPr>
                </pic:pic>
              </a:graphicData>
            </a:graphic>
          </wp:inline>
        </w:drawing>
      </w:r>
      <w:r w:rsidR="00B56332" w:rsidRPr="00A3292A">
        <w:rPr>
          <w:rFonts w:ascii="Times New Roman" w:hAnsi="Times New Roman"/>
          <w:i/>
          <w:sz w:val="24"/>
          <w:szCs w:val="24"/>
        </w:rPr>
        <w:t xml:space="preserve"> </w:t>
      </w:r>
      <w:bookmarkStart w:id="224" w:name="_Toc166478474"/>
      <w:bookmarkStart w:id="225" w:name="_Toc166478641"/>
      <w:bookmarkStart w:id="226" w:name="_Toc166478907"/>
      <w:bookmarkStart w:id="227" w:name="_Toc166478964"/>
      <w:r w:rsidR="000F3046" w:rsidRPr="00B574C6">
        <w:rPr>
          <w:rFonts w:ascii="Times New Roman" w:hAnsi="Times New Roman" w:cs="Times New Roman"/>
          <w:sz w:val="24"/>
          <w:szCs w:val="24"/>
        </w:rPr>
        <w:t xml:space="preserve">Gambar 4. </w:t>
      </w:r>
      <w:r w:rsidR="000F3046" w:rsidRPr="00B574C6">
        <w:rPr>
          <w:rFonts w:ascii="Times New Roman" w:hAnsi="Times New Roman" w:cs="Times New Roman"/>
          <w:sz w:val="24"/>
          <w:szCs w:val="24"/>
        </w:rPr>
        <w:fldChar w:fldCharType="begin"/>
      </w:r>
      <w:r w:rsidR="000F3046" w:rsidRPr="00B574C6">
        <w:rPr>
          <w:rFonts w:ascii="Times New Roman" w:hAnsi="Times New Roman" w:cs="Times New Roman"/>
          <w:sz w:val="24"/>
          <w:szCs w:val="24"/>
        </w:rPr>
        <w:instrText xml:space="preserve"> SEQ Gambar_4. \* ARABIC </w:instrText>
      </w:r>
      <w:r w:rsidR="000F3046" w:rsidRPr="00B574C6">
        <w:rPr>
          <w:rFonts w:ascii="Times New Roman" w:hAnsi="Times New Roman" w:cs="Times New Roman"/>
          <w:sz w:val="24"/>
          <w:szCs w:val="24"/>
        </w:rPr>
        <w:fldChar w:fldCharType="separate"/>
      </w:r>
      <w:r w:rsidR="00871F4B">
        <w:rPr>
          <w:rFonts w:ascii="Times New Roman" w:hAnsi="Times New Roman" w:cs="Times New Roman"/>
          <w:noProof/>
          <w:sz w:val="24"/>
          <w:szCs w:val="24"/>
        </w:rPr>
        <w:t>13</w:t>
      </w:r>
      <w:r w:rsidR="000F3046" w:rsidRPr="00B574C6">
        <w:rPr>
          <w:rFonts w:ascii="Times New Roman" w:hAnsi="Times New Roman" w:cs="Times New Roman"/>
          <w:sz w:val="24"/>
          <w:szCs w:val="24"/>
        </w:rPr>
        <w:fldChar w:fldCharType="end"/>
      </w:r>
      <w:bookmarkStart w:id="228" w:name="_Toc165524154"/>
      <w:r w:rsidR="000F3046" w:rsidRPr="00B574C6">
        <w:rPr>
          <w:rFonts w:ascii="Times New Roman" w:hAnsi="Times New Roman" w:cs="Times New Roman"/>
          <w:sz w:val="24"/>
          <w:szCs w:val="24"/>
        </w:rPr>
        <w:t xml:space="preserve"> </w:t>
      </w:r>
      <w:r w:rsidR="00B56332" w:rsidRPr="00B574C6">
        <w:rPr>
          <w:rFonts w:ascii="Times New Roman" w:hAnsi="Times New Roman" w:cs="Times New Roman"/>
          <w:sz w:val="24"/>
          <w:szCs w:val="24"/>
        </w:rPr>
        <w:t>Data Stok Masuk</w:t>
      </w:r>
      <w:bookmarkEnd w:id="223"/>
      <w:bookmarkEnd w:id="224"/>
      <w:bookmarkEnd w:id="225"/>
      <w:bookmarkEnd w:id="226"/>
      <w:bookmarkEnd w:id="227"/>
      <w:bookmarkEnd w:id="228"/>
    </w:p>
    <w:p w14:paraId="3970D368" w14:textId="68A33ADB" w:rsidR="00B56332" w:rsidRPr="00E20833" w:rsidRDefault="00B56332" w:rsidP="001E2950">
      <w:pPr>
        <w:pStyle w:val="ListParagraph"/>
        <w:numPr>
          <w:ilvl w:val="1"/>
          <w:numId w:val="86"/>
        </w:numPr>
        <w:spacing w:before="100" w:beforeAutospacing="1" w:after="100" w:afterAutospacing="1"/>
        <w:ind w:left="709" w:hanging="283"/>
        <w:rPr>
          <w:rFonts w:ascii="Times New Roman" w:eastAsia="SimSun" w:hAnsi="Times New Roman"/>
          <w:sz w:val="24"/>
          <w:szCs w:val="24"/>
          <w:lang w:val="en-ID"/>
        </w:rPr>
      </w:pPr>
      <w:r w:rsidRPr="00E20833">
        <w:rPr>
          <w:rFonts w:ascii="Times New Roman" w:hAnsi="Times New Roman"/>
          <w:sz w:val="24"/>
          <w:szCs w:val="24"/>
        </w:rPr>
        <w:lastRenderedPageBreak/>
        <w:t xml:space="preserve">Halaman Stok Barang </w:t>
      </w:r>
      <w:r w:rsidR="005A52E6" w:rsidRPr="00E20833">
        <w:rPr>
          <w:rFonts w:ascii="Times New Roman" w:hAnsi="Times New Roman"/>
          <w:sz w:val="24"/>
          <w:szCs w:val="24"/>
        </w:rPr>
        <w:t>Keluar</w:t>
      </w:r>
      <w:r w:rsidR="00D763A1">
        <w:rPr>
          <w:rFonts w:ascii="Times New Roman" w:hAnsi="Times New Roman"/>
          <w:sz w:val="24"/>
          <w:szCs w:val="24"/>
        </w:rPr>
        <w:t xml:space="preserve"> </w:t>
      </w:r>
    </w:p>
    <w:p w14:paraId="76FC3EBF" w14:textId="6DE4536B" w:rsidR="003B0EC0" w:rsidRDefault="00B56332" w:rsidP="00B574C6">
      <w:pPr>
        <w:spacing w:line="480" w:lineRule="auto"/>
        <w:ind w:firstLine="720"/>
        <w:jc w:val="both"/>
        <w:rPr>
          <w:rFonts w:ascii="Times New Roman" w:hAnsi="Times New Roman"/>
          <w:sz w:val="24"/>
          <w:szCs w:val="24"/>
        </w:rPr>
      </w:pPr>
      <w:r w:rsidRPr="002C6AE7">
        <w:rPr>
          <w:rFonts w:ascii="Times New Roman" w:hAnsi="Times New Roman"/>
          <w:sz w:val="24"/>
          <w:szCs w:val="24"/>
        </w:rPr>
        <w:t>Halaman</w:t>
      </w:r>
      <w:r>
        <w:rPr>
          <w:rFonts w:ascii="Times New Roman" w:hAnsi="Times New Roman"/>
          <w:sz w:val="24"/>
          <w:szCs w:val="24"/>
        </w:rPr>
        <w:t xml:space="preserve"> stok </w:t>
      </w:r>
      <w:r w:rsidRPr="002C6AE7">
        <w:rPr>
          <w:rFonts w:ascii="Times New Roman" w:hAnsi="Times New Roman"/>
          <w:iCs/>
          <w:sz w:val="24"/>
          <w:szCs w:val="24"/>
        </w:rPr>
        <w:t>barang</w:t>
      </w:r>
      <w:r>
        <w:rPr>
          <w:rFonts w:ascii="Times New Roman" w:hAnsi="Times New Roman"/>
          <w:iCs/>
          <w:sz w:val="24"/>
          <w:szCs w:val="24"/>
        </w:rPr>
        <w:t xml:space="preserve"> </w:t>
      </w:r>
      <w:r w:rsidR="005A52E6">
        <w:rPr>
          <w:rFonts w:ascii="Times New Roman" w:hAnsi="Times New Roman"/>
          <w:iCs/>
          <w:sz w:val="24"/>
          <w:szCs w:val="24"/>
        </w:rPr>
        <w:t>keluar</w:t>
      </w:r>
      <w:r w:rsidRPr="002C6AE7">
        <w:rPr>
          <w:rFonts w:ascii="Times New Roman" w:hAnsi="Times New Roman"/>
          <w:i/>
          <w:sz w:val="24"/>
          <w:szCs w:val="24"/>
        </w:rPr>
        <w:t xml:space="preserve"> </w:t>
      </w:r>
      <w:r w:rsidRPr="002C6AE7">
        <w:rPr>
          <w:rFonts w:ascii="Times New Roman" w:hAnsi="Times New Roman"/>
          <w:sz w:val="24"/>
          <w:szCs w:val="24"/>
        </w:rPr>
        <w:t xml:space="preserve">merupakan halaman yang  berfungsi untuk </w:t>
      </w:r>
      <w:r w:rsidR="005A52E6">
        <w:rPr>
          <w:rFonts w:ascii="Times New Roman" w:hAnsi="Times New Roman"/>
          <w:sz w:val="24"/>
          <w:szCs w:val="24"/>
        </w:rPr>
        <w:t xml:space="preserve">mengurangi </w:t>
      </w:r>
      <w:r>
        <w:rPr>
          <w:rFonts w:ascii="Times New Roman" w:hAnsi="Times New Roman"/>
          <w:sz w:val="24"/>
          <w:szCs w:val="24"/>
        </w:rPr>
        <w:t>stok</w:t>
      </w:r>
      <w:r w:rsidRPr="002C6AE7">
        <w:rPr>
          <w:rFonts w:ascii="Times New Roman" w:hAnsi="Times New Roman"/>
          <w:sz w:val="24"/>
          <w:szCs w:val="24"/>
        </w:rPr>
        <w:t xml:space="preserve"> barang</w:t>
      </w:r>
      <w:r>
        <w:rPr>
          <w:rFonts w:ascii="Times New Roman" w:hAnsi="Times New Roman"/>
          <w:sz w:val="24"/>
          <w:szCs w:val="24"/>
        </w:rPr>
        <w:t xml:space="preserve"> </w:t>
      </w:r>
      <w:r w:rsidRPr="002C6AE7">
        <w:rPr>
          <w:rFonts w:ascii="Times New Roman" w:hAnsi="Times New Roman"/>
          <w:sz w:val="24"/>
          <w:szCs w:val="24"/>
        </w:rPr>
        <w:t xml:space="preserve">dengan klik tombol </w:t>
      </w:r>
      <w:r w:rsidR="005A52E6">
        <w:rPr>
          <w:rFonts w:ascii="Times New Roman" w:hAnsi="Times New Roman"/>
          <w:sz w:val="24"/>
          <w:szCs w:val="24"/>
        </w:rPr>
        <w:t xml:space="preserve">kurangi </w:t>
      </w:r>
      <w:r>
        <w:rPr>
          <w:rFonts w:ascii="Times New Roman" w:hAnsi="Times New Roman"/>
          <w:sz w:val="24"/>
          <w:szCs w:val="24"/>
        </w:rPr>
        <w:t xml:space="preserve">stok </w:t>
      </w:r>
      <w:r w:rsidRPr="002C6AE7">
        <w:rPr>
          <w:rFonts w:ascii="Times New Roman" w:hAnsi="Times New Roman"/>
          <w:sz w:val="24"/>
          <w:szCs w:val="24"/>
        </w:rPr>
        <w:t xml:space="preserve">kemudian menginputkan data seperti </w:t>
      </w:r>
      <w:r>
        <w:rPr>
          <w:rFonts w:ascii="Times New Roman" w:hAnsi="Times New Roman"/>
          <w:sz w:val="24"/>
          <w:szCs w:val="24"/>
        </w:rPr>
        <w:t>nama barang</w:t>
      </w:r>
      <w:r w:rsidRPr="002C6AE7">
        <w:rPr>
          <w:rFonts w:ascii="Times New Roman" w:hAnsi="Times New Roman"/>
          <w:sz w:val="24"/>
          <w:szCs w:val="24"/>
        </w:rPr>
        <w:t xml:space="preserve">, </w:t>
      </w:r>
      <w:r w:rsidR="005A52E6">
        <w:rPr>
          <w:rFonts w:ascii="Times New Roman" w:hAnsi="Times New Roman"/>
          <w:sz w:val="24"/>
          <w:szCs w:val="24"/>
        </w:rPr>
        <w:t xml:space="preserve">jumlah barang keluar, tanggal keluar, pemohon </w:t>
      </w:r>
      <w:r w:rsidRPr="002C6AE7">
        <w:rPr>
          <w:rFonts w:ascii="Times New Roman" w:hAnsi="Times New Roman"/>
          <w:sz w:val="24"/>
          <w:szCs w:val="24"/>
        </w:rPr>
        <w:t>dan</w:t>
      </w:r>
      <w:r>
        <w:rPr>
          <w:rFonts w:ascii="Times New Roman" w:hAnsi="Times New Roman"/>
          <w:sz w:val="24"/>
          <w:szCs w:val="24"/>
        </w:rPr>
        <w:t xml:space="preserve"> </w:t>
      </w:r>
      <w:r w:rsidR="005A52E6">
        <w:rPr>
          <w:rFonts w:ascii="Times New Roman" w:hAnsi="Times New Roman"/>
          <w:sz w:val="24"/>
          <w:szCs w:val="24"/>
        </w:rPr>
        <w:t>keterangan</w:t>
      </w:r>
      <w:r w:rsidRPr="002C6AE7">
        <w:rPr>
          <w:rFonts w:ascii="Times New Roman" w:hAnsi="Times New Roman"/>
          <w:sz w:val="24"/>
          <w:szCs w:val="24"/>
        </w:rPr>
        <w:t xml:space="preserve">. berikut tampilan dari halaman </w:t>
      </w:r>
      <w:r>
        <w:rPr>
          <w:rFonts w:ascii="Times New Roman" w:hAnsi="Times New Roman"/>
          <w:sz w:val="24"/>
          <w:szCs w:val="24"/>
        </w:rPr>
        <w:t xml:space="preserve">stok barang </w:t>
      </w:r>
      <w:r w:rsidR="005A52E6">
        <w:rPr>
          <w:rFonts w:ascii="Times New Roman" w:hAnsi="Times New Roman"/>
          <w:sz w:val="24"/>
          <w:szCs w:val="24"/>
        </w:rPr>
        <w:t>keluar</w:t>
      </w:r>
      <w:r>
        <w:rPr>
          <w:rFonts w:ascii="Times New Roman" w:hAnsi="Times New Roman"/>
          <w:sz w:val="24"/>
          <w:szCs w:val="24"/>
        </w:rPr>
        <w:t xml:space="preserve"> </w:t>
      </w:r>
      <w:r w:rsidRPr="002C6AE7">
        <w:rPr>
          <w:rFonts w:ascii="Times New Roman" w:hAnsi="Times New Roman"/>
          <w:sz w:val="24"/>
          <w:szCs w:val="24"/>
        </w:rPr>
        <w:t xml:space="preserve">pada gambar </w:t>
      </w:r>
      <w:r w:rsidR="000F3046">
        <w:rPr>
          <w:rFonts w:ascii="Times New Roman" w:hAnsi="Times New Roman"/>
          <w:sz w:val="24"/>
          <w:szCs w:val="24"/>
        </w:rPr>
        <w:t>4.14</w:t>
      </w:r>
    </w:p>
    <w:p w14:paraId="44744C55" w14:textId="77777777" w:rsidR="000F3046" w:rsidRDefault="005A52E6" w:rsidP="00E878E9">
      <w:pPr>
        <w:keepNext/>
        <w:ind w:firstLine="426"/>
        <w:jc w:val="center"/>
      </w:pPr>
      <w:r>
        <w:rPr>
          <w:rFonts w:ascii="Times New Roman" w:hAnsi="Times New Roman"/>
          <w:noProof/>
          <w:sz w:val="24"/>
          <w:szCs w:val="24"/>
        </w:rPr>
        <w:drawing>
          <wp:inline distT="0" distB="0" distL="0" distR="0" wp14:anchorId="1EF928D1" wp14:editId="05B8E102">
            <wp:extent cx="4586400" cy="2113200"/>
            <wp:effectExtent l="0" t="0" r="5080" b="1905"/>
            <wp:docPr id="1773090821"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3090821" name="Picture 1773090821"/>
                    <pic:cNvPicPr preferRelativeResize="0"/>
                  </pic:nvPicPr>
                  <pic:blipFill>
                    <a:blip r:embed="rId49" cstate="print">
                      <a:extLst>
                        <a:ext uri="{28A0092B-C50C-407E-A947-70E740481C1C}">
                          <a14:useLocalDpi xmlns:a14="http://schemas.microsoft.com/office/drawing/2010/main" val="0"/>
                        </a:ext>
                      </a:extLst>
                    </a:blip>
                    <a:stretch>
                      <a:fillRect/>
                    </a:stretch>
                  </pic:blipFill>
                  <pic:spPr>
                    <a:xfrm>
                      <a:off x="0" y="0"/>
                      <a:ext cx="4586400" cy="2113200"/>
                    </a:xfrm>
                    <a:prstGeom prst="rect">
                      <a:avLst/>
                    </a:prstGeom>
                  </pic:spPr>
                </pic:pic>
              </a:graphicData>
            </a:graphic>
          </wp:inline>
        </w:drawing>
      </w:r>
    </w:p>
    <w:p w14:paraId="1DB11B88" w14:textId="62CFF52A" w:rsidR="00E20833" w:rsidRDefault="000F3046" w:rsidP="00B574C6">
      <w:pPr>
        <w:pStyle w:val="Caption"/>
        <w:ind w:left="2127" w:hanging="1701"/>
      </w:pPr>
      <w:bookmarkStart w:id="229" w:name="_Toc166478475"/>
      <w:bookmarkStart w:id="230" w:name="_Toc166478642"/>
      <w:bookmarkStart w:id="231" w:name="_Toc166478908"/>
      <w:bookmarkStart w:id="232" w:name="_Toc166478965"/>
      <w:bookmarkStart w:id="233" w:name="_Toc167658931"/>
      <w:r>
        <w:t xml:space="preserve">Gambar 4. </w:t>
      </w:r>
      <w:r>
        <w:fldChar w:fldCharType="begin"/>
      </w:r>
      <w:r>
        <w:instrText xml:space="preserve"> SEQ Gambar_4. \* ARABIC </w:instrText>
      </w:r>
      <w:r>
        <w:fldChar w:fldCharType="separate"/>
      </w:r>
      <w:r w:rsidR="00871F4B">
        <w:rPr>
          <w:noProof/>
        </w:rPr>
        <w:t>14</w:t>
      </w:r>
      <w:r>
        <w:fldChar w:fldCharType="end"/>
      </w:r>
      <w:bookmarkStart w:id="234" w:name="_Toc165524155"/>
      <w:r>
        <w:t xml:space="preserve"> </w:t>
      </w:r>
      <w:r w:rsidR="005A52E6">
        <w:t xml:space="preserve">Stok Barang </w:t>
      </w:r>
      <w:proofErr w:type="spellStart"/>
      <w:r w:rsidR="005A52E6">
        <w:t>Keluar</w:t>
      </w:r>
      <w:bookmarkEnd w:id="229"/>
      <w:bookmarkEnd w:id="230"/>
      <w:bookmarkEnd w:id="231"/>
      <w:bookmarkEnd w:id="232"/>
      <w:bookmarkEnd w:id="233"/>
      <w:bookmarkEnd w:id="234"/>
      <w:proofErr w:type="spellEnd"/>
    </w:p>
    <w:p w14:paraId="0A6A2C36" w14:textId="77777777" w:rsidR="000F2EFE" w:rsidRDefault="000F2EFE" w:rsidP="000F2EFE">
      <w:pPr>
        <w:rPr>
          <w:lang w:val="en-US"/>
        </w:rPr>
      </w:pPr>
    </w:p>
    <w:p w14:paraId="6B7BF6AE" w14:textId="77777777" w:rsidR="000F2EFE" w:rsidRDefault="000F2EFE" w:rsidP="000F2EFE">
      <w:pPr>
        <w:rPr>
          <w:lang w:val="en-US"/>
        </w:rPr>
      </w:pPr>
    </w:p>
    <w:p w14:paraId="386EBD1E" w14:textId="77777777" w:rsidR="000F2EFE" w:rsidRPr="000F2EFE" w:rsidRDefault="000F2EFE" w:rsidP="000F2EFE">
      <w:pPr>
        <w:rPr>
          <w:lang w:val="en-US"/>
        </w:rPr>
      </w:pPr>
    </w:p>
    <w:p w14:paraId="6B361021" w14:textId="0313E80A" w:rsidR="005A52E6" w:rsidRPr="00E20833" w:rsidRDefault="005A52E6" w:rsidP="001E2950">
      <w:pPr>
        <w:pStyle w:val="ListParagraph"/>
        <w:numPr>
          <w:ilvl w:val="1"/>
          <w:numId w:val="86"/>
        </w:numPr>
        <w:spacing w:before="100" w:beforeAutospacing="1" w:after="100" w:afterAutospacing="1"/>
        <w:ind w:left="709" w:hanging="283"/>
        <w:jc w:val="both"/>
        <w:rPr>
          <w:rFonts w:ascii="Times New Roman" w:eastAsia="SimSun" w:hAnsi="Times New Roman"/>
          <w:sz w:val="24"/>
          <w:szCs w:val="24"/>
          <w:lang w:val="en-ID"/>
        </w:rPr>
      </w:pPr>
      <w:r w:rsidRPr="00E20833">
        <w:rPr>
          <w:rFonts w:ascii="Times New Roman" w:hAnsi="Times New Roman"/>
          <w:sz w:val="24"/>
          <w:szCs w:val="24"/>
        </w:rPr>
        <w:t xml:space="preserve">Edit </w:t>
      </w:r>
      <w:r w:rsidRPr="00E20833">
        <w:rPr>
          <w:rFonts w:ascii="Times New Roman" w:hAnsi="Times New Roman"/>
          <w:iCs/>
          <w:sz w:val="24"/>
          <w:szCs w:val="24"/>
        </w:rPr>
        <w:t>Data Stok</w:t>
      </w:r>
      <w:r w:rsidR="00271B5F" w:rsidRPr="00E20833">
        <w:rPr>
          <w:rFonts w:ascii="Times New Roman" w:hAnsi="Times New Roman"/>
          <w:iCs/>
          <w:sz w:val="24"/>
          <w:szCs w:val="24"/>
        </w:rPr>
        <w:t xml:space="preserve"> Keluar</w:t>
      </w:r>
    </w:p>
    <w:p w14:paraId="1415B05C" w14:textId="6D1E97BB" w:rsidR="005A52E6" w:rsidRPr="00B56332" w:rsidRDefault="005A52E6" w:rsidP="005A52E6">
      <w:pPr>
        <w:spacing w:line="480" w:lineRule="auto"/>
        <w:ind w:firstLine="709"/>
        <w:jc w:val="both"/>
        <w:rPr>
          <w:rFonts w:ascii="Times New Roman" w:hAnsi="Times New Roman"/>
          <w:sz w:val="24"/>
          <w:szCs w:val="24"/>
        </w:rPr>
      </w:pPr>
      <w:r w:rsidRPr="002C6AE7">
        <w:rPr>
          <w:rFonts w:ascii="Times New Roman" w:hAnsi="Times New Roman"/>
          <w:sz w:val="24"/>
          <w:szCs w:val="24"/>
        </w:rPr>
        <w:t xml:space="preserve">Halaman edit </w:t>
      </w:r>
      <w:r>
        <w:rPr>
          <w:rFonts w:ascii="Times New Roman" w:hAnsi="Times New Roman"/>
          <w:sz w:val="24"/>
          <w:szCs w:val="24"/>
        </w:rPr>
        <w:t>data stok</w:t>
      </w:r>
      <w:r w:rsidR="00271B5F">
        <w:rPr>
          <w:rFonts w:ascii="Times New Roman" w:hAnsi="Times New Roman"/>
          <w:sz w:val="24"/>
          <w:szCs w:val="24"/>
        </w:rPr>
        <w:t xml:space="preserve"> </w:t>
      </w:r>
      <w:r w:rsidRPr="002C6AE7">
        <w:rPr>
          <w:rFonts w:ascii="Times New Roman" w:hAnsi="Times New Roman"/>
          <w:sz w:val="24"/>
          <w:szCs w:val="24"/>
        </w:rPr>
        <w:t>barang</w:t>
      </w:r>
      <w:r w:rsidR="00271B5F">
        <w:rPr>
          <w:rFonts w:ascii="Times New Roman" w:hAnsi="Times New Roman"/>
          <w:sz w:val="24"/>
          <w:szCs w:val="24"/>
        </w:rPr>
        <w:t xml:space="preserve"> keluar</w:t>
      </w:r>
      <w:r w:rsidRPr="002C6AE7">
        <w:rPr>
          <w:rFonts w:ascii="Times New Roman" w:hAnsi="Times New Roman"/>
          <w:sz w:val="24"/>
          <w:szCs w:val="24"/>
        </w:rPr>
        <w:t xml:space="preserve"> adalah halaman fitur untuk merubah inputan jika terjadi kesalahan maupun perubahan pada data yang telah diinput. berikut tampilan dari halaman aksi edit </w:t>
      </w:r>
      <w:r>
        <w:rPr>
          <w:rFonts w:ascii="Times New Roman" w:hAnsi="Times New Roman"/>
          <w:sz w:val="24"/>
          <w:szCs w:val="24"/>
        </w:rPr>
        <w:t>data stok</w:t>
      </w:r>
      <w:r w:rsidRPr="002C6AE7">
        <w:rPr>
          <w:rFonts w:ascii="Times New Roman" w:hAnsi="Times New Roman"/>
          <w:sz w:val="24"/>
          <w:szCs w:val="24"/>
        </w:rPr>
        <w:t xml:space="preserve"> barang</w:t>
      </w:r>
      <w:r w:rsidR="00271B5F">
        <w:rPr>
          <w:rFonts w:ascii="Times New Roman" w:hAnsi="Times New Roman"/>
          <w:sz w:val="24"/>
          <w:szCs w:val="24"/>
        </w:rPr>
        <w:t xml:space="preserve"> keluar</w:t>
      </w:r>
      <w:r w:rsidRPr="002C6AE7">
        <w:rPr>
          <w:rFonts w:ascii="Times New Roman" w:hAnsi="Times New Roman"/>
          <w:sz w:val="24"/>
          <w:szCs w:val="24"/>
        </w:rPr>
        <w:t xml:space="preserve"> pada gambar </w:t>
      </w:r>
      <w:r w:rsidR="000F3046">
        <w:rPr>
          <w:rFonts w:ascii="Times New Roman" w:hAnsi="Times New Roman"/>
          <w:sz w:val="24"/>
          <w:szCs w:val="24"/>
        </w:rPr>
        <w:t>4.15</w:t>
      </w:r>
    </w:p>
    <w:p w14:paraId="054095C5" w14:textId="77777777" w:rsidR="000F3046" w:rsidRDefault="00CF1793" w:rsidP="00B574C6">
      <w:pPr>
        <w:keepNext/>
        <w:ind w:left="284" w:firstLine="142"/>
        <w:jc w:val="center"/>
      </w:pPr>
      <w:r>
        <w:rPr>
          <w:noProof/>
          <w:lang w:val="en-US"/>
        </w:rPr>
        <w:lastRenderedPageBreak/>
        <w:drawing>
          <wp:inline distT="0" distB="0" distL="0" distR="0" wp14:anchorId="26D750B4" wp14:editId="21BDB441">
            <wp:extent cx="4586400" cy="2113200"/>
            <wp:effectExtent l="0" t="0" r="5080" b="1905"/>
            <wp:docPr id="1861316289"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1316289" name="Picture 1861316289"/>
                    <pic:cNvPicPr preferRelativeResize="0"/>
                  </pic:nvPicPr>
                  <pic:blipFill>
                    <a:blip r:embed="rId50" cstate="print">
                      <a:extLst>
                        <a:ext uri="{28A0092B-C50C-407E-A947-70E740481C1C}">
                          <a14:useLocalDpi xmlns:a14="http://schemas.microsoft.com/office/drawing/2010/main" val="0"/>
                        </a:ext>
                      </a:extLst>
                    </a:blip>
                    <a:stretch>
                      <a:fillRect/>
                    </a:stretch>
                  </pic:blipFill>
                  <pic:spPr>
                    <a:xfrm>
                      <a:off x="0" y="0"/>
                      <a:ext cx="4586400" cy="2113200"/>
                    </a:xfrm>
                    <a:prstGeom prst="rect">
                      <a:avLst/>
                    </a:prstGeom>
                  </pic:spPr>
                </pic:pic>
              </a:graphicData>
            </a:graphic>
          </wp:inline>
        </w:drawing>
      </w:r>
    </w:p>
    <w:p w14:paraId="694C037E" w14:textId="30EA7DB7" w:rsidR="000F3046" w:rsidRPr="000F3046" w:rsidRDefault="000F3046" w:rsidP="00E878E9">
      <w:pPr>
        <w:pStyle w:val="Caption"/>
        <w:ind w:left="993"/>
      </w:pPr>
      <w:bookmarkStart w:id="235" w:name="_Toc166478476"/>
      <w:bookmarkStart w:id="236" w:name="_Toc166478643"/>
      <w:bookmarkStart w:id="237" w:name="_Toc166478909"/>
      <w:bookmarkStart w:id="238" w:name="_Toc166478966"/>
      <w:bookmarkStart w:id="239" w:name="_Toc167658932"/>
      <w:r>
        <w:t xml:space="preserve">Gambar 4. </w:t>
      </w:r>
      <w:r>
        <w:fldChar w:fldCharType="begin"/>
      </w:r>
      <w:r>
        <w:instrText xml:space="preserve"> SEQ Gambar_4. \* ARABIC </w:instrText>
      </w:r>
      <w:r>
        <w:fldChar w:fldCharType="separate"/>
      </w:r>
      <w:r w:rsidR="00871F4B">
        <w:rPr>
          <w:noProof/>
        </w:rPr>
        <w:t>15</w:t>
      </w:r>
      <w:r>
        <w:fldChar w:fldCharType="end"/>
      </w:r>
      <w:bookmarkStart w:id="240" w:name="_Toc165524156"/>
      <w:r>
        <w:t xml:space="preserve"> </w:t>
      </w:r>
      <w:r w:rsidR="00271B5F">
        <w:t xml:space="preserve">Edit Data Stok </w:t>
      </w:r>
      <w:proofErr w:type="spellStart"/>
      <w:r w:rsidR="00271B5F">
        <w:t>Keluar</w:t>
      </w:r>
      <w:bookmarkEnd w:id="235"/>
      <w:bookmarkEnd w:id="236"/>
      <w:bookmarkEnd w:id="237"/>
      <w:bookmarkEnd w:id="238"/>
      <w:bookmarkEnd w:id="239"/>
      <w:bookmarkEnd w:id="240"/>
      <w:proofErr w:type="spellEnd"/>
    </w:p>
    <w:p w14:paraId="618454C7" w14:textId="21A79264" w:rsidR="000F3046" w:rsidRPr="000F3046" w:rsidRDefault="005A52E6" w:rsidP="000F3046">
      <w:pPr>
        <w:pStyle w:val="ListParagraph"/>
        <w:numPr>
          <w:ilvl w:val="1"/>
          <w:numId w:val="86"/>
        </w:numPr>
        <w:spacing w:before="100" w:beforeAutospacing="1" w:after="100" w:afterAutospacing="1"/>
        <w:ind w:left="567" w:hanging="283"/>
        <w:rPr>
          <w:rFonts w:ascii="Times New Roman" w:eastAsia="SimSun" w:hAnsi="Times New Roman"/>
          <w:sz w:val="24"/>
          <w:szCs w:val="24"/>
          <w:lang w:val="en-ID"/>
        </w:rPr>
      </w:pPr>
      <w:r w:rsidRPr="00E20833">
        <w:rPr>
          <w:rFonts w:ascii="Times New Roman" w:hAnsi="Times New Roman"/>
          <w:sz w:val="24"/>
          <w:szCs w:val="24"/>
        </w:rPr>
        <w:t xml:space="preserve">Hapus </w:t>
      </w:r>
      <w:r w:rsidRPr="00E20833">
        <w:rPr>
          <w:rFonts w:ascii="Times New Roman" w:hAnsi="Times New Roman"/>
          <w:iCs/>
          <w:sz w:val="24"/>
          <w:szCs w:val="24"/>
        </w:rPr>
        <w:t xml:space="preserve">Data Stok </w:t>
      </w:r>
      <w:r w:rsidR="00CA0222" w:rsidRPr="00E20833">
        <w:rPr>
          <w:rFonts w:ascii="Times New Roman" w:hAnsi="Times New Roman"/>
          <w:iCs/>
          <w:sz w:val="24"/>
          <w:szCs w:val="24"/>
        </w:rPr>
        <w:t>Keluar</w:t>
      </w:r>
    </w:p>
    <w:p w14:paraId="0894B6F1" w14:textId="23B5C1EC" w:rsidR="005A52E6" w:rsidRDefault="005A52E6" w:rsidP="00962992">
      <w:pPr>
        <w:spacing w:before="100" w:beforeAutospacing="1" w:after="100" w:afterAutospacing="1" w:line="480" w:lineRule="auto"/>
        <w:ind w:left="142" w:firstLine="425"/>
        <w:rPr>
          <w:rFonts w:ascii="Times New Roman" w:hAnsi="Times New Roman"/>
          <w:sz w:val="24"/>
          <w:szCs w:val="24"/>
        </w:rPr>
      </w:pPr>
      <w:r w:rsidRPr="00A3292A">
        <w:rPr>
          <w:rFonts w:ascii="Times New Roman" w:hAnsi="Times New Roman"/>
          <w:sz w:val="24"/>
          <w:szCs w:val="24"/>
        </w:rPr>
        <w:t xml:space="preserve">Halaman aksi hapus </w:t>
      </w:r>
      <w:r w:rsidRPr="00A3292A">
        <w:rPr>
          <w:rFonts w:ascii="Times New Roman" w:hAnsi="Times New Roman"/>
          <w:iCs/>
          <w:sz w:val="24"/>
          <w:szCs w:val="24"/>
        </w:rPr>
        <w:t xml:space="preserve">data </w:t>
      </w:r>
      <w:r>
        <w:rPr>
          <w:rFonts w:ascii="Times New Roman" w:hAnsi="Times New Roman"/>
          <w:iCs/>
          <w:sz w:val="24"/>
          <w:szCs w:val="24"/>
        </w:rPr>
        <w:t xml:space="preserve">stok </w:t>
      </w:r>
      <w:r w:rsidR="00CA0222">
        <w:rPr>
          <w:rFonts w:ascii="Times New Roman" w:hAnsi="Times New Roman"/>
          <w:iCs/>
          <w:sz w:val="24"/>
          <w:szCs w:val="24"/>
        </w:rPr>
        <w:t xml:space="preserve">keluar </w:t>
      </w:r>
      <w:r w:rsidRPr="00A3292A">
        <w:rPr>
          <w:rFonts w:ascii="Times New Roman" w:hAnsi="Times New Roman"/>
          <w:sz w:val="24"/>
          <w:szCs w:val="24"/>
        </w:rPr>
        <w:t xml:space="preserve">adalah fitur untuk menghapus data </w:t>
      </w:r>
      <w:r>
        <w:rPr>
          <w:rFonts w:ascii="Times New Roman" w:hAnsi="Times New Roman"/>
          <w:sz w:val="24"/>
          <w:szCs w:val="24"/>
        </w:rPr>
        <w:t xml:space="preserve">stok </w:t>
      </w:r>
      <w:r w:rsidR="00CA0222">
        <w:rPr>
          <w:rFonts w:ascii="Times New Roman" w:hAnsi="Times New Roman"/>
          <w:sz w:val="24"/>
          <w:szCs w:val="24"/>
        </w:rPr>
        <w:t xml:space="preserve">keluar </w:t>
      </w:r>
      <w:r w:rsidRPr="00A3292A">
        <w:rPr>
          <w:rFonts w:ascii="Times New Roman" w:hAnsi="Times New Roman"/>
          <w:iCs/>
          <w:sz w:val="24"/>
          <w:szCs w:val="24"/>
        </w:rPr>
        <w:t>barang</w:t>
      </w:r>
      <w:r w:rsidRPr="00A3292A">
        <w:rPr>
          <w:rFonts w:ascii="Times New Roman" w:hAnsi="Times New Roman"/>
          <w:i/>
          <w:sz w:val="24"/>
          <w:szCs w:val="24"/>
        </w:rPr>
        <w:t xml:space="preserve"> </w:t>
      </w:r>
      <w:r w:rsidRPr="00A3292A">
        <w:rPr>
          <w:rFonts w:ascii="Times New Roman" w:hAnsi="Times New Roman"/>
          <w:sz w:val="24"/>
          <w:szCs w:val="24"/>
        </w:rPr>
        <w:t xml:space="preserve">pengelola sarpras. berikut tampilan dari halaman aksi hapus </w:t>
      </w:r>
      <w:r w:rsidRPr="00A3292A">
        <w:rPr>
          <w:rFonts w:ascii="Times New Roman" w:hAnsi="Times New Roman"/>
          <w:iCs/>
          <w:sz w:val="24"/>
          <w:szCs w:val="24"/>
        </w:rPr>
        <w:t xml:space="preserve">data </w:t>
      </w:r>
      <w:r>
        <w:rPr>
          <w:rFonts w:ascii="Times New Roman" w:hAnsi="Times New Roman"/>
          <w:iCs/>
          <w:sz w:val="24"/>
          <w:szCs w:val="24"/>
        </w:rPr>
        <w:t xml:space="preserve">stok </w:t>
      </w:r>
      <w:r w:rsidR="00CA0222">
        <w:rPr>
          <w:rFonts w:ascii="Times New Roman" w:hAnsi="Times New Roman"/>
          <w:iCs/>
          <w:sz w:val="24"/>
          <w:szCs w:val="24"/>
        </w:rPr>
        <w:t>keluar</w:t>
      </w:r>
      <w:r w:rsidRPr="00A3292A">
        <w:rPr>
          <w:rFonts w:ascii="Times New Roman" w:hAnsi="Times New Roman"/>
          <w:i/>
          <w:sz w:val="24"/>
          <w:szCs w:val="24"/>
        </w:rPr>
        <w:t xml:space="preserve"> </w:t>
      </w:r>
      <w:r w:rsidRPr="00A3292A">
        <w:rPr>
          <w:rFonts w:ascii="Times New Roman" w:hAnsi="Times New Roman"/>
          <w:iCs/>
          <w:sz w:val="24"/>
          <w:szCs w:val="24"/>
        </w:rPr>
        <w:t>barang</w:t>
      </w:r>
      <w:r w:rsidRPr="00A3292A">
        <w:rPr>
          <w:rFonts w:ascii="Times New Roman" w:hAnsi="Times New Roman"/>
          <w:i/>
          <w:sz w:val="24"/>
          <w:szCs w:val="24"/>
        </w:rPr>
        <w:t xml:space="preserve"> </w:t>
      </w:r>
      <w:r w:rsidRPr="00A3292A">
        <w:rPr>
          <w:rFonts w:ascii="Times New Roman" w:hAnsi="Times New Roman"/>
          <w:sz w:val="24"/>
          <w:szCs w:val="24"/>
        </w:rPr>
        <w:t xml:space="preserve">pada gambar </w:t>
      </w:r>
      <w:r w:rsidR="000F3046">
        <w:rPr>
          <w:rFonts w:ascii="Times New Roman" w:hAnsi="Times New Roman"/>
          <w:sz w:val="24"/>
          <w:szCs w:val="24"/>
        </w:rPr>
        <w:t>4.16</w:t>
      </w:r>
    </w:p>
    <w:p w14:paraId="73C0450B" w14:textId="77777777" w:rsidR="000F3046" w:rsidRDefault="00CF1793" w:rsidP="00E878E9">
      <w:pPr>
        <w:keepNext/>
        <w:spacing w:before="100" w:beforeAutospacing="1" w:after="100" w:afterAutospacing="1"/>
        <w:ind w:left="142" w:firstLine="284"/>
        <w:jc w:val="center"/>
      </w:pPr>
      <w:r>
        <w:rPr>
          <w:rFonts w:ascii="Times New Roman" w:eastAsia="SimSun" w:hAnsi="Times New Roman"/>
          <w:b/>
          <w:bCs/>
          <w:noProof/>
          <w:sz w:val="24"/>
          <w:szCs w:val="24"/>
          <w:lang w:val="en-ID"/>
        </w:rPr>
        <w:drawing>
          <wp:inline distT="0" distB="0" distL="0" distR="0" wp14:anchorId="3644EBBE" wp14:editId="64FEE5AB">
            <wp:extent cx="4586400" cy="2113200"/>
            <wp:effectExtent l="0" t="0" r="5080" b="1905"/>
            <wp:docPr id="906525725"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6525725" name="Picture 906525725"/>
                    <pic:cNvPicPr preferRelativeResize="0"/>
                  </pic:nvPicPr>
                  <pic:blipFill>
                    <a:blip r:embed="rId51" cstate="print">
                      <a:extLst>
                        <a:ext uri="{28A0092B-C50C-407E-A947-70E740481C1C}">
                          <a14:useLocalDpi xmlns:a14="http://schemas.microsoft.com/office/drawing/2010/main" val="0"/>
                        </a:ext>
                      </a:extLst>
                    </a:blip>
                    <a:stretch>
                      <a:fillRect/>
                    </a:stretch>
                  </pic:blipFill>
                  <pic:spPr>
                    <a:xfrm>
                      <a:off x="0" y="0"/>
                      <a:ext cx="4586400" cy="2113200"/>
                    </a:xfrm>
                    <a:prstGeom prst="rect">
                      <a:avLst/>
                    </a:prstGeom>
                  </pic:spPr>
                </pic:pic>
              </a:graphicData>
            </a:graphic>
          </wp:inline>
        </w:drawing>
      </w:r>
    </w:p>
    <w:p w14:paraId="4686444A" w14:textId="278DAEAC" w:rsidR="00E20833" w:rsidRPr="00E20833" w:rsidRDefault="000F3046" w:rsidP="00E5489F">
      <w:pPr>
        <w:pStyle w:val="Caption"/>
        <w:ind w:left="709"/>
      </w:pPr>
      <w:bookmarkStart w:id="241" w:name="_Toc166478477"/>
      <w:bookmarkStart w:id="242" w:name="_Toc166478644"/>
      <w:bookmarkStart w:id="243" w:name="_Toc166478910"/>
      <w:bookmarkStart w:id="244" w:name="_Toc166478967"/>
      <w:bookmarkStart w:id="245" w:name="_Toc167658933"/>
      <w:r>
        <w:t xml:space="preserve">Gambar 4. </w:t>
      </w:r>
      <w:r>
        <w:fldChar w:fldCharType="begin"/>
      </w:r>
      <w:r>
        <w:instrText xml:space="preserve"> SEQ Gambar_4. \* ARABIC </w:instrText>
      </w:r>
      <w:r>
        <w:fldChar w:fldCharType="separate"/>
      </w:r>
      <w:r w:rsidR="00871F4B">
        <w:rPr>
          <w:noProof/>
        </w:rPr>
        <w:t>16</w:t>
      </w:r>
      <w:r>
        <w:fldChar w:fldCharType="end"/>
      </w:r>
      <w:bookmarkStart w:id="246" w:name="_Toc165524157"/>
      <w:r>
        <w:t xml:space="preserve"> </w:t>
      </w:r>
      <w:r w:rsidR="00CA0222">
        <w:t xml:space="preserve">Hapus Data Stok </w:t>
      </w:r>
      <w:proofErr w:type="spellStart"/>
      <w:r w:rsidR="00CA0222">
        <w:t>Keluar</w:t>
      </w:r>
      <w:bookmarkEnd w:id="241"/>
      <w:bookmarkEnd w:id="242"/>
      <w:bookmarkEnd w:id="243"/>
      <w:bookmarkEnd w:id="244"/>
      <w:bookmarkEnd w:id="245"/>
      <w:bookmarkEnd w:id="246"/>
      <w:proofErr w:type="spellEnd"/>
    </w:p>
    <w:p w14:paraId="0DDB778E" w14:textId="20DE95D3" w:rsidR="00E20833" w:rsidRPr="00E20833" w:rsidRDefault="00CA0222" w:rsidP="001E2950">
      <w:pPr>
        <w:pStyle w:val="ListParagraph"/>
        <w:numPr>
          <w:ilvl w:val="1"/>
          <w:numId w:val="86"/>
        </w:numPr>
        <w:spacing w:before="100" w:beforeAutospacing="1" w:after="100" w:afterAutospacing="1"/>
        <w:ind w:left="709" w:hanging="283"/>
        <w:rPr>
          <w:rFonts w:ascii="Times New Roman" w:eastAsia="SimSun" w:hAnsi="Times New Roman"/>
          <w:sz w:val="24"/>
          <w:szCs w:val="24"/>
          <w:lang w:val="en-ID"/>
        </w:rPr>
      </w:pPr>
      <w:r w:rsidRPr="00E20833">
        <w:rPr>
          <w:rFonts w:ascii="Times New Roman" w:hAnsi="Times New Roman"/>
          <w:sz w:val="24"/>
          <w:szCs w:val="24"/>
        </w:rPr>
        <w:t>Halaman Daftar Peminjaman</w:t>
      </w:r>
    </w:p>
    <w:p w14:paraId="54A9112B" w14:textId="64DE9620" w:rsidR="00CA0222" w:rsidRDefault="00CA0222" w:rsidP="00CA0222">
      <w:pPr>
        <w:spacing w:line="480" w:lineRule="auto"/>
        <w:ind w:firstLine="720"/>
        <w:jc w:val="both"/>
        <w:rPr>
          <w:rFonts w:ascii="Times New Roman" w:hAnsi="Times New Roman"/>
          <w:sz w:val="24"/>
          <w:szCs w:val="24"/>
        </w:rPr>
      </w:pPr>
      <w:r w:rsidRPr="002C6AE7">
        <w:rPr>
          <w:rFonts w:ascii="Times New Roman" w:hAnsi="Times New Roman"/>
          <w:sz w:val="24"/>
          <w:szCs w:val="24"/>
        </w:rPr>
        <w:t>Halaman</w:t>
      </w:r>
      <w:r>
        <w:rPr>
          <w:rFonts w:ascii="Times New Roman" w:hAnsi="Times New Roman"/>
          <w:sz w:val="24"/>
          <w:szCs w:val="24"/>
        </w:rPr>
        <w:t xml:space="preserve"> daftar</w:t>
      </w:r>
      <w:r w:rsidR="00962992">
        <w:rPr>
          <w:rFonts w:ascii="Times New Roman" w:hAnsi="Times New Roman"/>
          <w:sz w:val="24"/>
          <w:szCs w:val="24"/>
        </w:rPr>
        <w:t xml:space="preserve"> peminjaman </w:t>
      </w:r>
      <w:r w:rsidRPr="002C6AE7">
        <w:rPr>
          <w:rFonts w:ascii="Times New Roman" w:hAnsi="Times New Roman"/>
          <w:sz w:val="24"/>
          <w:szCs w:val="24"/>
        </w:rPr>
        <w:t xml:space="preserve">merupakan halaman yang  berfungsi untuk </w:t>
      </w:r>
      <w:r w:rsidR="00962992">
        <w:rPr>
          <w:rFonts w:ascii="Times New Roman" w:hAnsi="Times New Roman"/>
          <w:sz w:val="24"/>
          <w:szCs w:val="24"/>
        </w:rPr>
        <w:t>melihat dan</w:t>
      </w:r>
      <w:r w:rsidRPr="002C6AE7">
        <w:rPr>
          <w:rFonts w:ascii="Times New Roman" w:hAnsi="Times New Roman"/>
          <w:sz w:val="24"/>
          <w:szCs w:val="24"/>
        </w:rPr>
        <w:t xml:space="preserve"> menginputkan data</w:t>
      </w:r>
      <w:r w:rsidR="00962992">
        <w:rPr>
          <w:rFonts w:ascii="Times New Roman" w:hAnsi="Times New Roman"/>
          <w:sz w:val="24"/>
          <w:szCs w:val="24"/>
        </w:rPr>
        <w:t xml:space="preserve"> peminjaman seperti</w:t>
      </w:r>
      <w:r w:rsidRPr="002C6AE7">
        <w:rPr>
          <w:rFonts w:ascii="Times New Roman" w:hAnsi="Times New Roman"/>
          <w:sz w:val="24"/>
          <w:szCs w:val="24"/>
        </w:rPr>
        <w:t xml:space="preserve"> </w:t>
      </w:r>
      <w:r w:rsidR="00962992">
        <w:rPr>
          <w:rFonts w:ascii="Times New Roman" w:hAnsi="Times New Roman"/>
          <w:sz w:val="24"/>
          <w:szCs w:val="24"/>
        </w:rPr>
        <w:t xml:space="preserve">kode, barang, peminjam, </w:t>
      </w:r>
      <w:r w:rsidR="00962992">
        <w:rPr>
          <w:rFonts w:ascii="Times New Roman" w:hAnsi="Times New Roman"/>
          <w:sz w:val="24"/>
          <w:szCs w:val="24"/>
        </w:rPr>
        <w:lastRenderedPageBreak/>
        <w:t xml:space="preserve">jumlah, kondisi pinjam, kondisi kembali, </w:t>
      </w:r>
      <w:r w:rsidRPr="002C6AE7">
        <w:rPr>
          <w:rFonts w:ascii="Times New Roman" w:hAnsi="Times New Roman"/>
          <w:sz w:val="24"/>
          <w:szCs w:val="24"/>
        </w:rPr>
        <w:t>dan</w:t>
      </w:r>
      <w:r>
        <w:rPr>
          <w:rFonts w:ascii="Times New Roman" w:hAnsi="Times New Roman"/>
          <w:sz w:val="24"/>
          <w:szCs w:val="24"/>
        </w:rPr>
        <w:t xml:space="preserve"> </w:t>
      </w:r>
      <w:r w:rsidR="00962992">
        <w:rPr>
          <w:rFonts w:ascii="Times New Roman" w:hAnsi="Times New Roman"/>
          <w:sz w:val="24"/>
          <w:szCs w:val="24"/>
        </w:rPr>
        <w:t>status</w:t>
      </w:r>
      <w:r w:rsidRPr="002C6AE7">
        <w:rPr>
          <w:rFonts w:ascii="Times New Roman" w:hAnsi="Times New Roman"/>
          <w:sz w:val="24"/>
          <w:szCs w:val="24"/>
        </w:rPr>
        <w:t xml:space="preserve">. berikut tampilan dari halaman </w:t>
      </w:r>
      <w:r w:rsidR="00962992">
        <w:rPr>
          <w:rFonts w:ascii="Times New Roman" w:hAnsi="Times New Roman"/>
          <w:sz w:val="24"/>
          <w:szCs w:val="24"/>
        </w:rPr>
        <w:t xml:space="preserve">daftar peminjam </w:t>
      </w:r>
      <w:r w:rsidRPr="002C6AE7">
        <w:rPr>
          <w:rFonts w:ascii="Times New Roman" w:hAnsi="Times New Roman"/>
          <w:sz w:val="24"/>
          <w:szCs w:val="24"/>
        </w:rPr>
        <w:t xml:space="preserve">pada gambar </w:t>
      </w:r>
      <w:r w:rsidR="000F3046">
        <w:rPr>
          <w:rFonts w:ascii="Times New Roman" w:hAnsi="Times New Roman"/>
          <w:sz w:val="24"/>
          <w:szCs w:val="24"/>
        </w:rPr>
        <w:t>4.17</w:t>
      </w:r>
    </w:p>
    <w:p w14:paraId="095AABCE" w14:textId="77777777" w:rsidR="000F3046" w:rsidRDefault="00CA0222" w:rsidP="00E5489F">
      <w:pPr>
        <w:pStyle w:val="ListParagraph"/>
        <w:keepNext/>
        <w:ind w:left="426" w:right="851"/>
        <w:jc w:val="center"/>
      </w:pPr>
      <w:r>
        <w:rPr>
          <w:noProof/>
          <w:lang w:val="en-US"/>
        </w:rPr>
        <w:drawing>
          <wp:inline distT="0" distB="0" distL="0" distR="0" wp14:anchorId="3AFA48DF" wp14:editId="5B5B9F66">
            <wp:extent cx="4586400" cy="2113200"/>
            <wp:effectExtent l="0" t="0" r="5080" b="1905"/>
            <wp:docPr id="112165979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1659793" name="Picture 1121659793"/>
                    <pic:cNvPicPr preferRelativeResize="0"/>
                  </pic:nvPicPr>
                  <pic:blipFill>
                    <a:blip r:embed="rId52" cstate="print">
                      <a:extLst>
                        <a:ext uri="{28A0092B-C50C-407E-A947-70E740481C1C}">
                          <a14:useLocalDpi xmlns:a14="http://schemas.microsoft.com/office/drawing/2010/main" val="0"/>
                        </a:ext>
                      </a:extLst>
                    </a:blip>
                    <a:stretch>
                      <a:fillRect/>
                    </a:stretch>
                  </pic:blipFill>
                  <pic:spPr>
                    <a:xfrm>
                      <a:off x="0" y="0"/>
                      <a:ext cx="4586400" cy="2113200"/>
                    </a:xfrm>
                    <a:prstGeom prst="rect">
                      <a:avLst/>
                    </a:prstGeom>
                  </pic:spPr>
                </pic:pic>
              </a:graphicData>
            </a:graphic>
          </wp:inline>
        </w:drawing>
      </w:r>
    </w:p>
    <w:p w14:paraId="04A75693" w14:textId="0906884D" w:rsidR="005A52E6" w:rsidRDefault="000F3046" w:rsidP="00E5489F">
      <w:pPr>
        <w:pStyle w:val="Caption"/>
        <w:ind w:left="426"/>
      </w:pPr>
      <w:bookmarkStart w:id="247" w:name="_Toc166478478"/>
      <w:bookmarkStart w:id="248" w:name="_Toc166478645"/>
      <w:bookmarkStart w:id="249" w:name="_Toc166478911"/>
      <w:bookmarkStart w:id="250" w:name="_Toc166478968"/>
      <w:bookmarkStart w:id="251" w:name="_Toc167658934"/>
      <w:r>
        <w:t xml:space="preserve">Gambar 4. </w:t>
      </w:r>
      <w:r>
        <w:fldChar w:fldCharType="begin"/>
      </w:r>
      <w:r>
        <w:instrText xml:space="preserve"> SEQ Gambar_4. \* ARABIC </w:instrText>
      </w:r>
      <w:r>
        <w:fldChar w:fldCharType="separate"/>
      </w:r>
      <w:r w:rsidR="00871F4B">
        <w:rPr>
          <w:noProof/>
        </w:rPr>
        <w:t>17</w:t>
      </w:r>
      <w:r>
        <w:fldChar w:fldCharType="end"/>
      </w:r>
      <w:bookmarkStart w:id="252" w:name="_Toc165524158"/>
      <w:r>
        <w:t xml:space="preserve"> </w:t>
      </w:r>
      <w:r w:rsidR="00CA0222">
        <w:t xml:space="preserve">Daftar </w:t>
      </w:r>
      <w:proofErr w:type="spellStart"/>
      <w:r w:rsidR="00CA0222">
        <w:t>Peminjaman</w:t>
      </w:r>
      <w:bookmarkEnd w:id="247"/>
      <w:bookmarkEnd w:id="248"/>
      <w:bookmarkEnd w:id="249"/>
      <w:bookmarkEnd w:id="250"/>
      <w:bookmarkEnd w:id="251"/>
      <w:bookmarkEnd w:id="252"/>
      <w:proofErr w:type="spellEnd"/>
    </w:p>
    <w:p w14:paraId="1AB6D781" w14:textId="2C586FFB" w:rsidR="00962992" w:rsidRPr="00E20833" w:rsidRDefault="00962992" w:rsidP="001E2950">
      <w:pPr>
        <w:pStyle w:val="ListParagraph"/>
        <w:numPr>
          <w:ilvl w:val="1"/>
          <w:numId w:val="86"/>
        </w:numPr>
        <w:spacing w:before="100" w:beforeAutospacing="1" w:after="100" w:afterAutospacing="1"/>
        <w:ind w:left="709" w:hanging="283"/>
        <w:jc w:val="both"/>
        <w:rPr>
          <w:rFonts w:ascii="Times New Roman" w:eastAsia="SimSun" w:hAnsi="Times New Roman"/>
          <w:sz w:val="24"/>
          <w:szCs w:val="24"/>
          <w:lang w:val="en-ID"/>
        </w:rPr>
      </w:pPr>
      <w:r w:rsidRPr="00E20833">
        <w:rPr>
          <w:rFonts w:ascii="Times New Roman" w:hAnsi="Times New Roman"/>
          <w:sz w:val="24"/>
          <w:szCs w:val="24"/>
        </w:rPr>
        <w:t xml:space="preserve">Edit </w:t>
      </w:r>
      <w:r w:rsidRPr="00E20833">
        <w:rPr>
          <w:rFonts w:ascii="Times New Roman" w:hAnsi="Times New Roman"/>
          <w:iCs/>
          <w:sz w:val="24"/>
          <w:szCs w:val="24"/>
        </w:rPr>
        <w:t>Data Peminjaman</w:t>
      </w:r>
    </w:p>
    <w:p w14:paraId="73762F06" w14:textId="5D124D71" w:rsidR="00962992" w:rsidRDefault="00962992" w:rsidP="00962992">
      <w:pPr>
        <w:spacing w:line="480" w:lineRule="auto"/>
        <w:ind w:firstLine="709"/>
        <w:jc w:val="both"/>
        <w:rPr>
          <w:rFonts w:ascii="Times New Roman" w:hAnsi="Times New Roman"/>
          <w:sz w:val="24"/>
          <w:szCs w:val="24"/>
        </w:rPr>
      </w:pPr>
      <w:r w:rsidRPr="002C6AE7">
        <w:rPr>
          <w:rFonts w:ascii="Times New Roman" w:hAnsi="Times New Roman"/>
          <w:sz w:val="24"/>
          <w:szCs w:val="24"/>
        </w:rPr>
        <w:t xml:space="preserve">Halaman edit </w:t>
      </w:r>
      <w:r>
        <w:rPr>
          <w:rFonts w:ascii="Times New Roman" w:hAnsi="Times New Roman"/>
          <w:sz w:val="24"/>
          <w:szCs w:val="24"/>
        </w:rPr>
        <w:t>data peminjaman barang</w:t>
      </w:r>
      <w:r w:rsidRPr="002C6AE7">
        <w:rPr>
          <w:rFonts w:ascii="Times New Roman" w:hAnsi="Times New Roman"/>
          <w:sz w:val="24"/>
          <w:szCs w:val="24"/>
        </w:rPr>
        <w:t xml:space="preserve"> adalah halaman fitur untuk merubah inputan jika terjadi kesalahan maupun perubahan pada data yang telah diinput. berikut tampilan dari halaman aksi edit </w:t>
      </w:r>
      <w:r>
        <w:rPr>
          <w:rFonts w:ascii="Times New Roman" w:hAnsi="Times New Roman"/>
          <w:sz w:val="24"/>
          <w:szCs w:val="24"/>
        </w:rPr>
        <w:t xml:space="preserve">data peminjaman barang </w:t>
      </w:r>
      <w:r w:rsidRPr="002C6AE7">
        <w:rPr>
          <w:rFonts w:ascii="Times New Roman" w:hAnsi="Times New Roman"/>
          <w:sz w:val="24"/>
          <w:szCs w:val="24"/>
        </w:rPr>
        <w:t xml:space="preserve">pada gambar </w:t>
      </w:r>
      <w:r w:rsidR="000F3046">
        <w:rPr>
          <w:rFonts w:ascii="Times New Roman" w:hAnsi="Times New Roman"/>
          <w:sz w:val="24"/>
          <w:szCs w:val="24"/>
        </w:rPr>
        <w:t>4.18</w:t>
      </w:r>
    </w:p>
    <w:p w14:paraId="1287C1C9" w14:textId="77777777" w:rsidR="000F3046" w:rsidRDefault="00962992" w:rsidP="00E5489F">
      <w:pPr>
        <w:keepNext/>
        <w:ind w:left="284" w:firstLine="142"/>
        <w:jc w:val="center"/>
      </w:pPr>
      <w:r>
        <w:rPr>
          <w:rFonts w:ascii="Times New Roman" w:hAnsi="Times New Roman"/>
          <w:noProof/>
          <w:sz w:val="24"/>
          <w:szCs w:val="24"/>
        </w:rPr>
        <w:drawing>
          <wp:inline distT="0" distB="0" distL="0" distR="0" wp14:anchorId="18B54CEB" wp14:editId="1AFC47CF">
            <wp:extent cx="4586400" cy="2113200"/>
            <wp:effectExtent l="0" t="0" r="5080" b="1905"/>
            <wp:docPr id="616228187"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6228187" name="Picture 616228187"/>
                    <pic:cNvPicPr preferRelativeResize="0"/>
                  </pic:nvPicPr>
                  <pic:blipFill>
                    <a:blip r:embed="rId53" cstate="print">
                      <a:extLst>
                        <a:ext uri="{28A0092B-C50C-407E-A947-70E740481C1C}">
                          <a14:useLocalDpi xmlns:a14="http://schemas.microsoft.com/office/drawing/2010/main" val="0"/>
                        </a:ext>
                      </a:extLst>
                    </a:blip>
                    <a:stretch>
                      <a:fillRect/>
                    </a:stretch>
                  </pic:blipFill>
                  <pic:spPr>
                    <a:xfrm>
                      <a:off x="0" y="0"/>
                      <a:ext cx="4586400" cy="2113200"/>
                    </a:xfrm>
                    <a:prstGeom prst="rect">
                      <a:avLst/>
                    </a:prstGeom>
                  </pic:spPr>
                </pic:pic>
              </a:graphicData>
            </a:graphic>
          </wp:inline>
        </w:drawing>
      </w:r>
    </w:p>
    <w:p w14:paraId="171AAA66" w14:textId="4F90170C" w:rsidR="000F3046" w:rsidRDefault="000F3046" w:rsidP="000F2EFE">
      <w:pPr>
        <w:pStyle w:val="Caption"/>
        <w:ind w:left="993" w:hanging="284"/>
      </w:pPr>
      <w:bookmarkStart w:id="253" w:name="_Toc166478479"/>
      <w:bookmarkStart w:id="254" w:name="_Toc166478646"/>
      <w:bookmarkStart w:id="255" w:name="_Toc166478912"/>
      <w:bookmarkStart w:id="256" w:name="_Toc166478969"/>
      <w:bookmarkStart w:id="257" w:name="_Toc167658935"/>
      <w:r>
        <w:t xml:space="preserve">Gambar 4. </w:t>
      </w:r>
      <w:r>
        <w:fldChar w:fldCharType="begin"/>
      </w:r>
      <w:r>
        <w:instrText xml:space="preserve"> SEQ Gambar_4. \* ARABIC </w:instrText>
      </w:r>
      <w:r>
        <w:fldChar w:fldCharType="separate"/>
      </w:r>
      <w:r w:rsidR="00871F4B">
        <w:rPr>
          <w:noProof/>
        </w:rPr>
        <w:t>18</w:t>
      </w:r>
      <w:r>
        <w:fldChar w:fldCharType="end"/>
      </w:r>
      <w:bookmarkStart w:id="258" w:name="_Toc165524159"/>
      <w:r>
        <w:t xml:space="preserve"> </w:t>
      </w:r>
      <w:r w:rsidR="00962992">
        <w:t xml:space="preserve">Edit Data </w:t>
      </w:r>
      <w:proofErr w:type="spellStart"/>
      <w:r w:rsidR="00962992">
        <w:t>Peminjaman</w:t>
      </w:r>
      <w:bookmarkEnd w:id="253"/>
      <w:bookmarkEnd w:id="254"/>
      <w:bookmarkEnd w:id="255"/>
      <w:bookmarkEnd w:id="256"/>
      <w:bookmarkEnd w:id="257"/>
      <w:bookmarkEnd w:id="258"/>
      <w:proofErr w:type="spellEnd"/>
    </w:p>
    <w:p w14:paraId="142E5AE0" w14:textId="77777777" w:rsidR="0028719C" w:rsidRDefault="0028719C" w:rsidP="0028719C">
      <w:pPr>
        <w:rPr>
          <w:lang w:val="en-US"/>
        </w:rPr>
      </w:pPr>
    </w:p>
    <w:p w14:paraId="12B69AAB" w14:textId="77777777" w:rsidR="0028719C" w:rsidRDefault="0028719C" w:rsidP="0028719C">
      <w:pPr>
        <w:rPr>
          <w:lang w:val="en-US"/>
        </w:rPr>
      </w:pPr>
    </w:p>
    <w:p w14:paraId="10D4605A" w14:textId="77777777" w:rsidR="0028719C" w:rsidRPr="0028719C" w:rsidRDefault="0028719C" w:rsidP="0028719C">
      <w:pPr>
        <w:rPr>
          <w:lang w:val="en-US"/>
        </w:rPr>
      </w:pPr>
    </w:p>
    <w:p w14:paraId="5DE70EBB" w14:textId="5A31DC15" w:rsidR="00962992" w:rsidRPr="00E20833" w:rsidRDefault="00962992" w:rsidP="00E5489F">
      <w:pPr>
        <w:pStyle w:val="ListParagraph"/>
        <w:numPr>
          <w:ilvl w:val="1"/>
          <w:numId w:val="86"/>
        </w:numPr>
        <w:spacing w:before="100" w:beforeAutospacing="1" w:after="100" w:afterAutospacing="1"/>
        <w:ind w:left="709" w:hanging="283"/>
        <w:rPr>
          <w:rFonts w:ascii="Times New Roman" w:eastAsia="SimSun" w:hAnsi="Times New Roman"/>
          <w:sz w:val="24"/>
          <w:szCs w:val="24"/>
          <w:lang w:val="en-ID"/>
        </w:rPr>
      </w:pPr>
      <w:r w:rsidRPr="00E20833">
        <w:rPr>
          <w:rFonts w:ascii="Times New Roman" w:hAnsi="Times New Roman"/>
          <w:sz w:val="24"/>
          <w:szCs w:val="24"/>
        </w:rPr>
        <w:lastRenderedPageBreak/>
        <w:t xml:space="preserve">Hapus </w:t>
      </w:r>
      <w:r w:rsidRPr="00E20833">
        <w:rPr>
          <w:rFonts w:ascii="Times New Roman" w:hAnsi="Times New Roman"/>
          <w:iCs/>
          <w:sz w:val="24"/>
          <w:szCs w:val="24"/>
        </w:rPr>
        <w:t>Data Peminjam</w:t>
      </w:r>
    </w:p>
    <w:p w14:paraId="042CFED8" w14:textId="6B47653B" w:rsidR="00962992" w:rsidRDefault="00962992" w:rsidP="00E5489F">
      <w:pPr>
        <w:spacing w:before="100" w:beforeAutospacing="1" w:after="100" w:afterAutospacing="1" w:line="480" w:lineRule="auto"/>
        <w:ind w:left="142" w:firstLine="567"/>
        <w:rPr>
          <w:rFonts w:ascii="Times New Roman" w:hAnsi="Times New Roman"/>
          <w:sz w:val="24"/>
          <w:szCs w:val="24"/>
        </w:rPr>
      </w:pPr>
      <w:r w:rsidRPr="00A3292A">
        <w:rPr>
          <w:rFonts w:ascii="Times New Roman" w:hAnsi="Times New Roman"/>
          <w:sz w:val="24"/>
          <w:szCs w:val="24"/>
        </w:rPr>
        <w:t xml:space="preserve">Halaman aksi hapus </w:t>
      </w:r>
      <w:r w:rsidRPr="00A3292A">
        <w:rPr>
          <w:rFonts w:ascii="Times New Roman" w:hAnsi="Times New Roman"/>
          <w:iCs/>
          <w:sz w:val="24"/>
          <w:szCs w:val="24"/>
        </w:rPr>
        <w:t xml:space="preserve">data </w:t>
      </w:r>
      <w:r>
        <w:rPr>
          <w:rFonts w:ascii="Times New Roman" w:hAnsi="Times New Roman"/>
          <w:iCs/>
          <w:sz w:val="24"/>
          <w:szCs w:val="24"/>
        </w:rPr>
        <w:t xml:space="preserve">peminjam </w:t>
      </w:r>
      <w:r w:rsidRPr="00A3292A">
        <w:rPr>
          <w:rFonts w:ascii="Times New Roman" w:hAnsi="Times New Roman"/>
          <w:sz w:val="24"/>
          <w:szCs w:val="24"/>
        </w:rPr>
        <w:t xml:space="preserve">adalah fitur untuk menghapus data </w:t>
      </w:r>
      <w:r>
        <w:rPr>
          <w:rFonts w:ascii="Times New Roman" w:hAnsi="Times New Roman"/>
          <w:sz w:val="24"/>
          <w:szCs w:val="24"/>
        </w:rPr>
        <w:t xml:space="preserve">peminjam </w:t>
      </w:r>
      <w:r w:rsidRPr="00A3292A">
        <w:rPr>
          <w:rFonts w:ascii="Times New Roman" w:hAnsi="Times New Roman"/>
          <w:iCs/>
          <w:sz w:val="24"/>
          <w:szCs w:val="24"/>
        </w:rPr>
        <w:t>barang</w:t>
      </w:r>
      <w:r w:rsidRPr="00A3292A">
        <w:rPr>
          <w:rFonts w:ascii="Times New Roman" w:hAnsi="Times New Roman"/>
          <w:sz w:val="24"/>
          <w:szCs w:val="24"/>
        </w:rPr>
        <w:t xml:space="preserve">. berikut tampilan dari halaman aksi hapus </w:t>
      </w:r>
      <w:r w:rsidRPr="00A3292A">
        <w:rPr>
          <w:rFonts w:ascii="Times New Roman" w:hAnsi="Times New Roman"/>
          <w:iCs/>
          <w:sz w:val="24"/>
          <w:szCs w:val="24"/>
        </w:rPr>
        <w:t xml:space="preserve">data </w:t>
      </w:r>
      <w:r>
        <w:rPr>
          <w:rFonts w:ascii="Times New Roman" w:hAnsi="Times New Roman"/>
          <w:iCs/>
          <w:sz w:val="24"/>
          <w:szCs w:val="24"/>
        </w:rPr>
        <w:t>peminjam</w:t>
      </w:r>
      <w:r w:rsidRPr="00A3292A">
        <w:rPr>
          <w:rFonts w:ascii="Times New Roman" w:hAnsi="Times New Roman"/>
          <w:i/>
          <w:sz w:val="24"/>
          <w:szCs w:val="24"/>
        </w:rPr>
        <w:t xml:space="preserve"> </w:t>
      </w:r>
      <w:r w:rsidRPr="00A3292A">
        <w:rPr>
          <w:rFonts w:ascii="Times New Roman" w:hAnsi="Times New Roman"/>
          <w:iCs/>
          <w:sz w:val="24"/>
          <w:szCs w:val="24"/>
        </w:rPr>
        <w:t>barang</w:t>
      </w:r>
      <w:r w:rsidRPr="00A3292A">
        <w:rPr>
          <w:rFonts w:ascii="Times New Roman" w:hAnsi="Times New Roman"/>
          <w:i/>
          <w:sz w:val="24"/>
          <w:szCs w:val="24"/>
        </w:rPr>
        <w:t xml:space="preserve"> </w:t>
      </w:r>
      <w:r w:rsidRPr="00A3292A">
        <w:rPr>
          <w:rFonts w:ascii="Times New Roman" w:hAnsi="Times New Roman"/>
          <w:sz w:val="24"/>
          <w:szCs w:val="24"/>
        </w:rPr>
        <w:t xml:space="preserve">pada gambar </w:t>
      </w:r>
      <w:r w:rsidR="000F3046">
        <w:rPr>
          <w:rFonts w:ascii="Times New Roman" w:hAnsi="Times New Roman"/>
          <w:sz w:val="24"/>
          <w:szCs w:val="24"/>
        </w:rPr>
        <w:t>4.19</w:t>
      </w:r>
    </w:p>
    <w:p w14:paraId="5AD4D779" w14:textId="77777777" w:rsidR="000F3046" w:rsidRDefault="00962992" w:rsidP="00E878E9">
      <w:pPr>
        <w:keepNext/>
        <w:ind w:left="284" w:firstLine="142"/>
        <w:jc w:val="center"/>
      </w:pPr>
      <w:r>
        <w:rPr>
          <w:noProof/>
          <w:lang w:val="en-US"/>
        </w:rPr>
        <w:drawing>
          <wp:inline distT="0" distB="0" distL="0" distR="0" wp14:anchorId="46EB8A98" wp14:editId="28A3478A">
            <wp:extent cx="4586400" cy="2113200"/>
            <wp:effectExtent l="0" t="0" r="5080" b="1905"/>
            <wp:docPr id="758979419"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8979419" name="Picture 758979419"/>
                    <pic:cNvPicPr preferRelativeResize="0"/>
                  </pic:nvPicPr>
                  <pic:blipFill>
                    <a:blip r:embed="rId54" cstate="print">
                      <a:extLst>
                        <a:ext uri="{28A0092B-C50C-407E-A947-70E740481C1C}">
                          <a14:useLocalDpi xmlns:a14="http://schemas.microsoft.com/office/drawing/2010/main" val="0"/>
                        </a:ext>
                      </a:extLst>
                    </a:blip>
                    <a:stretch>
                      <a:fillRect/>
                    </a:stretch>
                  </pic:blipFill>
                  <pic:spPr>
                    <a:xfrm>
                      <a:off x="0" y="0"/>
                      <a:ext cx="4586400" cy="2113200"/>
                    </a:xfrm>
                    <a:prstGeom prst="rect">
                      <a:avLst/>
                    </a:prstGeom>
                  </pic:spPr>
                </pic:pic>
              </a:graphicData>
            </a:graphic>
          </wp:inline>
        </w:drawing>
      </w:r>
    </w:p>
    <w:p w14:paraId="5A8FE8E9" w14:textId="2451ABCC" w:rsidR="00962992" w:rsidRDefault="000F3046" w:rsidP="00E5489F">
      <w:pPr>
        <w:pStyle w:val="Caption"/>
        <w:ind w:left="567"/>
      </w:pPr>
      <w:bookmarkStart w:id="259" w:name="_Toc166478480"/>
      <w:bookmarkStart w:id="260" w:name="_Toc166478647"/>
      <w:bookmarkStart w:id="261" w:name="_Toc166478913"/>
      <w:bookmarkStart w:id="262" w:name="_Toc166478970"/>
      <w:bookmarkStart w:id="263" w:name="_Toc167658936"/>
      <w:r>
        <w:t xml:space="preserve">Gambar 4. </w:t>
      </w:r>
      <w:r>
        <w:fldChar w:fldCharType="begin"/>
      </w:r>
      <w:r>
        <w:instrText xml:space="preserve"> SEQ Gambar_4. \* ARABIC </w:instrText>
      </w:r>
      <w:r>
        <w:fldChar w:fldCharType="separate"/>
      </w:r>
      <w:r w:rsidR="00871F4B">
        <w:rPr>
          <w:noProof/>
        </w:rPr>
        <w:t>19</w:t>
      </w:r>
      <w:r>
        <w:fldChar w:fldCharType="end"/>
      </w:r>
      <w:bookmarkStart w:id="264" w:name="_Toc165524160"/>
      <w:r>
        <w:t xml:space="preserve"> </w:t>
      </w:r>
      <w:r w:rsidR="00066FD6">
        <w:t xml:space="preserve">Hapus Data </w:t>
      </w:r>
      <w:proofErr w:type="spellStart"/>
      <w:r w:rsidR="00066FD6">
        <w:t>Peminjam</w:t>
      </w:r>
      <w:bookmarkEnd w:id="259"/>
      <w:bookmarkEnd w:id="260"/>
      <w:bookmarkEnd w:id="261"/>
      <w:bookmarkEnd w:id="262"/>
      <w:bookmarkEnd w:id="263"/>
      <w:bookmarkEnd w:id="264"/>
      <w:proofErr w:type="spellEnd"/>
    </w:p>
    <w:p w14:paraId="4E349521" w14:textId="77777777" w:rsidR="000F2EFE" w:rsidRDefault="000F2EFE" w:rsidP="000F2EFE">
      <w:pPr>
        <w:rPr>
          <w:lang w:val="en-US"/>
        </w:rPr>
      </w:pPr>
    </w:p>
    <w:p w14:paraId="7A9C00D6" w14:textId="77777777" w:rsidR="000F2EFE" w:rsidRPr="000F2EFE" w:rsidRDefault="000F2EFE" w:rsidP="000F2EFE">
      <w:pPr>
        <w:rPr>
          <w:lang w:val="en-US"/>
        </w:rPr>
      </w:pPr>
    </w:p>
    <w:p w14:paraId="11941F80" w14:textId="222338BF" w:rsidR="00E20833" w:rsidRPr="007A236E" w:rsidRDefault="007A236E" w:rsidP="00E20833">
      <w:pPr>
        <w:pStyle w:val="ListParagraph"/>
        <w:numPr>
          <w:ilvl w:val="0"/>
          <w:numId w:val="118"/>
        </w:numPr>
        <w:spacing w:before="100" w:beforeAutospacing="1" w:after="100" w:afterAutospacing="1" w:line="480" w:lineRule="auto"/>
        <w:ind w:left="470" w:hanging="328"/>
        <w:jc w:val="both"/>
        <w:rPr>
          <w:rFonts w:ascii="Times New Roman" w:hAnsi="Times New Roman" w:cs="Times New Roman"/>
          <w:b/>
          <w:iCs/>
          <w:sz w:val="24"/>
          <w:szCs w:val="24"/>
        </w:rPr>
      </w:pPr>
      <w:r w:rsidRPr="007A236E">
        <w:rPr>
          <w:rFonts w:ascii="Times New Roman" w:hAnsi="Times New Roman" w:cs="Times New Roman"/>
          <w:b/>
          <w:iCs/>
          <w:sz w:val="24"/>
          <w:szCs w:val="24"/>
        </w:rPr>
        <w:t>Peminjam</w:t>
      </w:r>
      <w:r>
        <w:rPr>
          <w:rFonts w:ascii="Times New Roman" w:hAnsi="Times New Roman" w:cs="Times New Roman"/>
          <w:b/>
          <w:iCs/>
          <w:sz w:val="24"/>
          <w:szCs w:val="24"/>
        </w:rPr>
        <w:t>an</w:t>
      </w:r>
      <w:r w:rsidRPr="007A236E">
        <w:rPr>
          <w:rFonts w:ascii="Times New Roman" w:hAnsi="Times New Roman" w:cs="Times New Roman"/>
          <w:b/>
          <w:iCs/>
          <w:sz w:val="24"/>
          <w:szCs w:val="24"/>
        </w:rPr>
        <w:t xml:space="preserve"> Sarpras</w:t>
      </w:r>
    </w:p>
    <w:p w14:paraId="1387DEC5" w14:textId="4118970C" w:rsidR="00066FD6" w:rsidRPr="007A236E" w:rsidRDefault="00066FD6" w:rsidP="007A236E">
      <w:pPr>
        <w:pStyle w:val="ListParagraph"/>
        <w:numPr>
          <w:ilvl w:val="0"/>
          <w:numId w:val="120"/>
        </w:numPr>
        <w:spacing w:before="100" w:beforeAutospacing="1" w:after="100" w:afterAutospacing="1"/>
        <w:ind w:left="709" w:hanging="283"/>
        <w:rPr>
          <w:rFonts w:ascii="Times New Roman" w:hAnsi="Times New Roman"/>
          <w:i/>
          <w:sz w:val="24"/>
          <w:szCs w:val="24"/>
        </w:rPr>
      </w:pPr>
      <w:r w:rsidRPr="007A236E">
        <w:rPr>
          <w:rFonts w:ascii="Times New Roman" w:hAnsi="Times New Roman"/>
          <w:i/>
          <w:sz w:val="24"/>
          <w:szCs w:val="24"/>
        </w:rPr>
        <w:t xml:space="preserve">Registrasi </w:t>
      </w:r>
    </w:p>
    <w:p w14:paraId="5E79E2F0" w14:textId="075B5DF6" w:rsidR="00066FD6" w:rsidRDefault="00066FD6" w:rsidP="00066FD6">
      <w:pPr>
        <w:spacing w:line="480" w:lineRule="auto"/>
        <w:ind w:firstLine="709"/>
        <w:jc w:val="both"/>
        <w:rPr>
          <w:rFonts w:ascii="Times New Roman" w:hAnsi="Times New Roman"/>
          <w:sz w:val="24"/>
          <w:szCs w:val="24"/>
        </w:rPr>
      </w:pPr>
      <w:r w:rsidRPr="001A560B">
        <w:rPr>
          <w:rFonts w:ascii="Times New Roman" w:hAnsi="Times New Roman"/>
          <w:sz w:val="24"/>
          <w:szCs w:val="24"/>
        </w:rPr>
        <w:t xml:space="preserve">Halaman </w:t>
      </w:r>
      <w:r>
        <w:rPr>
          <w:rFonts w:ascii="Times New Roman" w:hAnsi="Times New Roman"/>
          <w:i/>
          <w:sz w:val="24"/>
          <w:szCs w:val="24"/>
        </w:rPr>
        <w:t>registrasi</w:t>
      </w:r>
      <w:r w:rsidRPr="00066FD6">
        <w:rPr>
          <w:rFonts w:ascii="Times New Roman" w:hAnsi="Times New Roman"/>
          <w:iCs/>
          <w:sz w:val="24"/>
          <w:szCs w:val="24"/>
        </w:rPr>
        <w:t xml:space="preserve"> peminjam</w:t>
      </w:r>
      <w:r>
        <w:rPr>
          <w:rFonts w:ascii="Times New Roman" w:hAnsi="Times New Roman"/>
          <w:i/>
          <w:sz w:val="24"/>
          <w:szCs w:val="24"/>
        </w:rPr>
        <w:t xml:space="preserve"> </w:t>
      </w:r>
      <w:r w:rsidRPr="001A560B">
        <w:rPr>
          <w:rFonts w:ascii="Times New Roman" w:hAnsi="Times New Roman"/>
          <w:sz w:val="24"/>
          <w:szCs w:val="24"/>
        </w:rPr>
        <w:t xml:space="preserve">berfungsi sebagai pengenalan </w:t>
      </w:r>
      <w:r w:rsidRPr="001A560B">
        <w:rPr>
          <w:rFonts w:ascii="Times New Roman" w:hAnsi="Times New Roman"/>
          <w:i/>
          <w:sz w:val="24"/>
          <w:szCs w:val="24"/>
        </w:rPr>
        <w:t>user</w:t>
      </w:r>
      <w:r w:rsidRPr="001A560B">
        <w:rPr>
          <w:rFonts w:ascii="Times New Roman" w:hAnsi="Times New Roman"/>
          <w:sz w:val="24"/>
          <w:szCs w:val="24"/>
        </w:rPr>
        <w:t xml:space="preserve"> agar dapat masuk kedalam sistem </w:t>
      </w:r>
      <w:r>
        <w:rPr>
          <w:rFonts w:ascii="Times New Roman" w:hAnsi="Times New Roman"/>
          <w:sz w:val="24"/>
          <w:szCs w:val="24"/>
        </w:rPr>
        <w:t>login</w:t>
      </w:r>
      <w:r w:rsidRPr="001A560B">
        <w:rPr>
          <w:rFonts w:ascii="Times New Roman" w:hAnsi="Times New Roman"/>
          <w:sz w:val="24"/>
          <w:szCs w:val="24"/>
        </w:rPr>
        <w:t>, dengan inputan</w:t>
      </w:r>
      <w:r w:rsidR="009E5BC0">
        <w:rPr>
          <w:rFonts w:ascii="Times New Roman" w:hAnsi="Times New Roman"/>
          <w:sz w:val="24"/>
          <w:szCs w:val="24"/>
        </w:rPr>
        <w:t xml:space="preserve"> username, </w:t>
      </w:r>
      <w:r w:rsidRPr="001A560B">
        <w:rPr>
          <w:rFonts w:ascii="Times New Roman" w:hAnsi="Times New Roman"/>
          <w:i/>
          <w:sz w:val="24"/>
          <w:szCs w:val="24"/>
        </w:rPr>
        <w:t>email</w:t>
      </w:r>
      <w:r w:rsidRPr="001A560B">
        <w:rPr>
          <w:rFonts w:ascii="Times New Roman" w:hAnsi="Times New Roman"/>
          <w:sz w:val="24"/>
          <w:szCs w:val="24"/>
        </w:rPr>
        <w:t xml:space="preserve"> dan </w:t>
      </w:r>
      <w:r w:rsidRPr="001A560B">
        <w:rPr>
          <w:rFonts w:ascii="Times New Roman" w:hAnsi="Times New Roman"/>
          <w:i/>
          <w:sz w:val="24"/>
          <w:szCs w:val="24"/>
        </w:rPr>
        <w:t>password</w:t>
      </w:r>
      <w:r w:rsidRPr="001A560B">
        <w:rPr>
          <w:rFonts w:ascii="Times New Roman" w:hAnsi="Times New Roman"/>
          <w:sz w:val="24"/>
          <w:szCs w:val="24"/>
        </w:rPr>
        <w:t xml:space="preserve"> berikut tampilan dari halaman login pengelola sarpras  pada gambar </w:t>
      </w:r>
      <w:r w:rsidR="000F3046">
        <w:rPr>
          <w:rFonts w:ascii="Times New Roman" w:hAnsi="Times New Roman"/>
          <w:sz w:val="24"/>
          <w:szCs w:val="24"/>
        </w:rPr>
        <w:t>4.20</w:t>
      </w:r>
    </w:p>
    <w:p w14:paraId="7EBC6239" w14:textId="77777777" w:rsidR="000F3046" w:rsidRDefault="00066FD6" w:rsidP="000F3046">
      <w:pPr>
        <w:keepNext/>
        <w:ind w:firstLine="567"/>
        <w:jc w:val="center"/>
      </w:pPr>
      <w:r>
        <w:rPr>
          <w:rFonts w:ascii="Times New Roman" w:hAnsi="Times New Roman"/>
          <w:noProof/>
          <w:sz w:val="24"/>
          <w:szCs w:val="24"/>
        </w:rPr>
        <w:lastRenderedPageBreak/>
        <w:drawing>
          <wp:inline distT="0" distB="0" distL="0" distR="0" wp14:anchorId="3A7CBF30" wp14:editId="13996B54">
            <wp:extent cx="4586400" cy="2113200"/>
            <wp:effectExtent l="0" t="0" r="5080" b="1905"/>
            <wp:docPr id="629187690"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9187690" name="Picture 629187690"/>
                    <pic:cNvPicPr preferRelativeResize="0"/>
                  </pic:nvPicPr>
                  <pic:blipFill>
                    <a:blip r:embed="rId55" cstate="print">
                      <a:extLst>
                        <a:ext uri="{28A0092B-C50C-407E-A947-70E740481C1C}">
                          <a14:useLocalDpi xmlns:a14="http://schemas.microsoft.com/office/drawing/2010/main" val="0"/>
                        </a:ext>
                      </a:extLst>
                    </a:blip>
                    <a:stretch>
                      <a:fillRect/>
                    </a:stretch>
                  </pic:blipFill>
                  <pic:spPr>
                    <a:xfrm>
                      <a:off x="0" y="0"/>
                      <a:ext cx="4586400" cy="2113200"/>
                    </a:xfrm>
                    <a:prstGeom prst="rect">
                      <a:avLst/>
                    </a:prstGeom>
                  </pic:spPr>
                </pic:pic>
              </a:graphicData>
            </a:graphic>
          </wp:inline>
        </w:drawing>
      </w:r>
    </w:p>
    <w:p w14:paraId="43ED65C1" w14:textId="45358617" w:rsidR="00066FD6" w:rsidRPr="000F3046" w:rsidRDefault="000F3046" w:rsidP="00E5489F">
      <w:pPr>
        <w:pStyle w:val="Caption"/>
        <w:ind w:left="567"/>
      </w:pPr>
      <w:bookmarkStart w:id="265" w:name="_Toc166478481"/>
      <w:bookmarkStart w:id="266" w:name="_Toc166478648"/>
      <w:bookmarkStart w:id="267" w:name="_Toc166478914"/>
      <w:bookmarkStart w:id="268" w:name="_Toc166478971"/>
      <w:bookmarkStart w:id="269" w:name="_Toc167658937"/>
      <w:r>
        <w:t xml:space="preserve">Gambar 4. </w:t>
      </w:r>
      <w:r>
        <w:fldChar w:fldCharType="begin"/>
      </w:r>
      <w:r>
        <w:instrText xml:space="preserve"> SEQ Gambar_4. \* ARABIC </w:instrText>
      </w:r>
      <w:r>
        <w:fldChar w:fldCharType="separate"/>
      </w:r>
      <w:r w:rsidR="00871F4B">
        <w:rPr>
          <w:noProof/>
        </w:rPr>
        <w:t>20</w:t>
      </w:r>
      <w:r>
        <w:fldChar w:fldCharType="end"/>
      </w:r>
      <w:bookmarkStart w:id="270" w:name="_Toc165524161"/>
      <w:r>
        <w:t xml:space="preserve"> </w:t>
      </w:r>
      <w:proofErr w:type="spellStart"/>
      <w:r w:rsidR="00066FD6">
        <w:t>Registrasi</w:t>
      </w:r>
      <w:proofErr w:type="spellEnd"/>
      <w:r w:rsidR="00066FD6">
        <w:t xml:space="preserve"> </w:t>
      </w:r>
      <w:proofErr w:type="spellStart"/>
      <w:r w:rsidR="00066FD6">
        <w:t>Peminjam</w:t>
      </w:r>
      <w:bookmarkEnd w:id="265"/>
      <w:bookmarkEnd w:id="266"/>
      <w:bookmarkEnd w:id="267"/>
      <w:bookmarkEnd w:id="268"/>
      <w:bookmarkEnd w:id="269"/>
      <w:bookmarkEnd w:id="270"/>
      <w:proofErr w:type="spellEnd"/>
    </w:p>
    <w:p w14:paraId="44141005" w14:textId="55CA7E00" w:rsidR="009E5BC0" w:rsidRPr="007A236E" w:rsidRDefault="009E5BC0" w:rsidP="007A236E">
      <w:pPr>
        <w:pStyle w:val="ListParagraph"/>
        <w:numPr>
          <w:ilvl w:val="0"/>
          <w:numId w:val="120"/>
        </w:numPr>
        <w:spacing w:before="100" w:beforeAutospacing="1" w:after="100" w:afterAutospacing="1"/>
        <w:ind w:left="426" w:firstLine="0"/>
        <w:jc w:val="both"/>
        <w:rPr>
          <w:rFonts w:ascii="Times New Roman" w:hAnsi="Times New Roman"/>
          <w:i/>
          <w:sz w:val="24"/>
          <w:szCs w:val="24"/>
        </w:rPr>
      </w:pPr>
      <w:r w:rsidRPr="007A236E">
        <w:rPr>
          <w:rFonts w:ascii="Times New Roman" w:hAnsi="Times New Roman"/>
          <w:i/>
          <w:sz w:val="24"/>
          <w:szCs w:val="24"/>
        </w:rPr>
        <w:t xml:space="preserve">Login </w:t>
      </w:r>
    </w:p>
    <w:p w14:paraId="50B76D40" w14:textId="3E5EC2A5" w:rsidR="009E5BC0" w:rsidRDefault="009E5BC0" w:rsidP="009E5BC0">
      <w:pPr>
        <w:spacing w:line="480" w:lineRule="auto"/>
        <w:ind w:firstLine="709"/>
        <w:jc w:val="both"/>
        <w:rPr>
          <w:rFonts w:ascii="Times New Roman" w:hAnsi="Times New Roman"/>
          <w:sz w:val="24"/>
          <w:szCs w:val="24"/>
        </w:rPr>
      </w:pPr>
      <w:r w:rsidRPr="001A560B">
        <w:rPr>
          <w:rFonts w:ascii="Times New Roman" w:hAnsi="Times New Roman"/>
          <w:sz w:val="24"/>
          <w:szCs w:val="24"/>
        </w:rPr>
        <w:t xml:space="preserve">Halaman </w:t>
      </w:r>
      <w:r w:rsidRPr="001A560B">
        <w:rPr>
          <w:rFonts w:ascii="Times New Roman" w:hAnsi="Times New Roman"/>
          <w:i/>
          <w:sz w:val="24"/>
          <w:szCs w:val="24"/>
        </w:rPr>
        <w:t xml:space="preserve">login </w:t>
      </w:r>
      <w:r>
        <w:rPr>
          <w:rFonts w:ascii="Times New Roman" w:hAnsi="Times New Roman"/>
          <w:iCs/>
          <w:sz w:val="24"/>
          <w:szCs w:val="24"/>
        </w:rPr>
        <w:t>peminjam</w:t>
      </w:r>
      <w:r w:rsidRPr="001A560B">
        <w:rPr>
          <w:rFonts w:ascii="Times New Roman" w:hAnsi="Times New Roman"/>
          <w:i/>
          <w:sz w:val="24"/>
          <w:szCs w:val="24"/>
        </w:rPr>
        <w:t xml:space="preserve"> </w:t>
      </w:r>
      <w:r w:rsidRPr="001A560B">
        <w:rPr>
          <w:rFonts w:ascii="Times New Roman" w:hAnsi="Times New Roman"/>
          <w:sz w:val="24"/>
          <w:szCs w:val="24"/>
        </w:rPr>
        <w:t xml:space="preserve"> berfungsi sebagai pengenalan </w:t>
      </w:r>
      <w:r w:rsidRPr="001A560B">
        <w:rPr>
          <w:rFonts w:ascii="Times New Roman" w:hAnsi="Times New Roman"/>
          <w:i/>
          <w:sz w:val="24"/>
          <w:szCs w:val="24"/>
        </w:rPr>
        <w:t>user</w:t>
      </w:r>
      <w:r w:rsidRPr="001A560B">
        <w:rPr>
          <w:rFonts w:ascii="Times New Roman" w:hAnsi="Times New Roman"/>
          <w:sz w:val="24"/>
          <w:szCs w:val="24"/>
        </w:rPr>
        <w:t xml:space="preserve"> agar dapat masuk kedalam sistem untuk menggunakan fitur-fitur yang berada dalam sistem, dengan inputan </w:t>
      </w:r>
      <w:r w:rsidRPr="001A560B">
        <w:rPr>
          <w:rFonts w:ascii="Times New Roman" w:hAnsi="Times New Roman"/>
          <w:i/>
          <w:sz w:val="24"/>
          <w:szCs w:val="24"/>
        </w:rPr>
        <w:t>email</w:t>
      </w:r>
      <w:r w:rsidRPr="001A560B">
        <w:rPr>
          <w:rFonts w:ascii="Times New Roman" w:hAnsi="Times New Roman"/>
          <w:sz w:val="24"/>
          <w:szCs w:val="24"/>
        </w:rPr>
        <w:t xml:space="preserve"> dan </w:t>
      </w:r>
      <w:r w:rsidRPr="001A560B">
        <w:rPr>
          <w:rFonts w:ascii="Times New Roman" w:hAnsi="Times New Roman"/>
          <w:i/>
          <w:sz w:val="24"/>
          <w:szCs w:val="24"/>
        </w:rPr>
        <w:t>password</w:t>
      </w:r>
      <w:r w:rsidRPr="001A560B">
        <w:rPr>
          <w:rFonts w:ascii="Times New Roman" w:hAnsi="Times New Roman"/>
          <w:sz w:val="24"/>
          <w:szCs w:val="24"/>
        </w:rPr>
        <w:t xml:space="preserve"> berikut tampilan dari halaman login </w:t>
      </w:r>
      <w:r>
        <w:rPr>
          <w:rFonts w:ascii="Times New Roman" w:hAnsi="Times New Roman"/>
          <w:sz w:val="24"/>
          <w:szCs w:val="24"/>
        </w:rPr>
        <w:t>peminjam</w:t>
      </w:r>
      <w:r w:rsidRPr="001A560B">
        <w:rPr>
          <w:rFonts w:ascii="Times New Roman" w:hAnsi="Times New Roman"/>
          <w:sz w:val="24"/>
          <w:szCs w:val="24"/>
        </w:rPr>
        <w:t xml:space="preserve">  pada gambar </w:t>
      </w:r>
      <w:r w:rsidR="000F3046">
        <w:rPr>
          <w:rFonts w:ascii="Times New Roman" w:hAnsi="Times New Roman"/>
          <w:sz w:val="24"/>
          <w:szCs w:val="24"/>
        </w:rPr>
        <w:t>4.21</w:t>
      </w:r>
    </w:p>
    <w:p w14:paraId="167FEAC5" w14:textId="77777777" w:rsidR="000F3046" w:rsidRDefault="009E5BC0" w:rsidP="000F3046">
      <w:pPr>
        <w:keepNext/>
        <w:ind w:firstLine="709"/>
        <w:jc w:val="both"/>
      </w:pPr>
      <w:r>
        <w:rPr>
          <w:rFonts w:ascii="Times New Roman" w:hAnsi="Times New Roman"/>
          <w:noProof/>
          <w:sz w:val="24"/>
          <w:szCs w:val="24"/>
        </w:rPr>
        <w:drawing>
          <wp:inline distT="0" distB="0" distL="0" distR="0" wp14:anchorId="122347C1" wp14:editId="54BA3C27">
            <wp:extent cx="4586400" cy="2113200"/>
            <wp:effectExtent l="0" t="0" r="5080" b="1905"/>
            <wp:docPr id="2039736533"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39736533" name="Picture 2039736533"/>
                    <pic:cNvPicPr preferRelativeResize="0"/>
                  </pic:nvPicPr>
                  <pic:blipFill>
                    <a:blip r:embed="rId56" cstate="print">
                      <a:extLst>
                        <a:ext uri="{28A0092B-C50C-407E-A947-70E740481C1C}">
                          <a14:useLocalDpi xmlns:a14="http://schemas.microsoft.com/office/drawing/2010/main" val="0"/>
                        </a:ext>
                      </a:extLst>
                    </a:blip>
                    <a:stretch>
                      <a:fillRect/>
                    </a:stretch>
                  </pic:blipFill>
                  <pic:spPr>
                    <a:xfrm>
                      <a:off x="0" y="0"/>
                      <a:ext cx="4586400" cy="2113200"/>
                    </a:xfrm>
                    <a:prstGeom prst="rect">
                      <a:avLst/>
                    </a:prstGeom>
                  </pic:spPr>
                </pic:pic>
              </a:graphicData>
            </a:graphic>
          </wp:inline>
        </w:drawing>
      </w:r>
    </w:p>
    <w:p w14:paraId="527BDEF6" w14:textId="5B348511" w:rsidR="007A236E" w:rsidRPr="007A236E" w:rsidRDefault="000F3046" w:rsidP="000F2EFE">
      <w:pPr>
        <w:pStyle w:val="Caption"/>
      </w:pPr>
      <w:bookmarkStart w:id="271" w:name="_Toc166478482"/>
      <w:bookmarkStart w:id="272" w:name="_Toc166478649"/>
      <w:bookmarkStart w:id="273" w:name="_Toc166478915"/>
      <w:bookmarkStart w:id="274" w:name="_Toc166478972"/>
      <w:bookmarkStart w:id="275" w:name="_Toc167658938"/>
      <w:r>
        <w:t xml:space="preserve">Gambar 4. </w:t>
      </w:r>
      <w:r>
        <w:fldChar w:fldCharType="begin"/>
      </w:r>
      <w:r>
        <w:instrText xml:space="preserve"> SEQ Gambar_4. \* ARABIC </w:instrText>
      </w:r>
      <w:r>
        <w:fldChar w:fldCharType="separate"/>
      </w:r>
      <w:r w:rsidR="00871F4B">
        <w:rPr>
          <w:noProof/>
        </w:rPr>
        <w:t>21</w:t>
      </w:r>
      <w:r>
        <w:fldChar w:fldCharType="end"/>
      </w:r>
      <w:bookmarkStart w:id="276" w:name="_Toc165524162"/>
      <w:r>
        <w:t xml:space="preserve"> </w:t>
      </w:r>
      <w:r w:rsidR="009E5BC0" w:rsidRPr="009E5BC0">
        <w:rPr>
          <w:i/>
          <w:iCs w:val="0"/>
        </w:rPr>
        <w:t>Login</w:t>
      </w:r>
      <w:r w:rsidR="009E5BC0">
        <w:t xml:space="preserve"> </w:t>
      </w:r>
      <w:proofErr w:type="spellStart"/>
      <w:r w:rsidR="009E5BC0">
        <w:t>Peminjam</w:t>
      </w:r>
      <w:bookmarkEnd w:id="271"/>
      <w:bookmarkEnd w:id="272"/>
      <w:bookmarkEnd w:id="273"/>
      <w:bookmarkEnd w:id="274"/>
      <w:bookmarkEnd w:id="275"/>
      <w:bookmarkEnd w:id="276"/>
      <w:proofErr w:type="spellEnd"/>
    </w:p>
    <w:p w14:paraId="56DC3A94" w14:textId="77777777" w:rsidR="004909E8" w:rsidRPr="007A236E" w:rsidRDefault="004909E8" w:rsidP="007A236E">
      <w:pPr>
        <w:pStyle w:val="ListParagraph"/>
        <w:numPr>
          <w:ilvl w:val="0"/>
          <w:numId w:val="120"/>
        </w:numPr>
        <w:spacing w:before="100" w:beforeAutospacing="1" w:after="100" w:afterAutospacing="1"/>
        <w:ind w:left="709" w:hanging="283"/>
        <w:jc w:val="both"/>
        <w:rPr>
          <w:rFonts w:ascii="Times New Roman" w:eastAsia="SimSun" w:hAnsi="Times New Roman"/>
          <w:bCs/>
          <w:sz w:val="24"/>
          <w:szCs w:val="24"/>
          <w:lang w:val="en-ID"/>
        </w:rPr>
      </w:pPr>
      <w:r w:rsidRPr="007A236E">
        <w:rPr>
          <w:rFonts w:ascii="Times New Roman" w:hAnsi="Times New Roman"/>
          <w:bCs/>
          <w:sz w:val="24"/>
          <w:szCs w:val="24"/>
        </w:rPr>
        <w:t>Beranda Peminjam Barang</w:t>
      </w:r>
    </w:p>
    <w:p w14:paraId="59C0340E" w14:textId="1A24CB1D" w:rsidR="004909E8" w:rsidRDefault="004909E8" w:rsidP="004909E8">
      <w:pPr>
        <w:spacing w:before="100" w:beforeAutospacing="1" w:after="100" w:afterAutospacing="1" w:line="480" w:lineRule="auto"/>
        <w:ind w:firstLine="720"/>
        <w:jc w:val="both"/>
        <w:rPr>
          <w:rFonts w:ascii="Times New Roman" w:hAnsi="Times New Roman"/>
          <w:sz w:val="24"/>
          <w:szCs w:val="24"/>
        </w:rPr>
      </w:pPr>
      <w:r w:rsidRPr="00825462">
        <w:rPr>
          <w:rFonts w:ascii="Times New Roman" w:hAnsi="Times New Roman"/>
          <w:sz w:val="24"/>
          <w:szCs w:val="24"/>
        </w:rPr>
        <w:t xml:space="preserve">Halaman beranda </w:t>
      </w:r>
      <w:r>
        <w:rPr>
          <w:rFonts w:ascii="Times New Roman" w:hAnsi="Times New Roman"/>
          <w:sz w:val="24"/>
          <w:szCs w:val="24"/>
        </w:rPr>
        <w:t>peminjam barang</w:t>
      </w:r>
      <w:r w:rsidRPr="00825462">
        <w:rPr>
          <w:rFonts w:ascii="Times New Roman" w:hAnsi="Times New Roman"/>
          <w:sz w:val="24"/>
          <w:szCs w:val="24"/>
        </w:rPr>
        <w:t xml:space="preserve"> merupakan halaman awal setelah melakukan </w:t>
      </w:r>
      <w:r w:rsidRPr="00825462">
        <w:rPr>
          <w:rFonts w:ascii="Times New Roman" w:hAnsi="Times New Roman"/>
          <w:i/>
          <w:sz w:val="24"/>
          <w:szCs w:val="24"/>
        </w:rPr>
        <w:t>login</w:t>
      </w:r>
      <w:r w:rsidRPr="00825462">
        <w:rPr>
          <w:rFonts w:ascii="Times New Roman" w:hAnsi="Times New Roman"/>
          <w:sz w:val="24"/>
          <w:szCs w:val="24"/>
        </w:rPr>
        <w:t xml:space="preserve"> dan berhasil masuk sebagai </w:t>
      </w:r>
      <w:r>
        <w:rPr>
          <w:rFonts w:ascii="Times New Roman" w:hAnsi="Times New Roman"/>
          <w:sz w:val="24"/>
          <w:szCs w:val="24"/>
        </w:rPr>
        <w:t>peminjam</w:t>
      </w:r>
      <w:r w:rsidRPr="00825462">
        <w:rPr>
          <w:rFonts w:ascii="Times New Roman" w:hAnsi="Times New Roman"/>
          <w:sz w:val="24"/>
          <w:szCs w:val="24"/>
        </w:rPr>
        <w:t xml:space="preserve"> untuk dapat melakukan aksi </w:t>
      </w:r>
      <w:r w:rsidRPr="00825462">
        <w:rPr>
          <w:rFonts w:ascii="Times New Roman" w:hAnsi="Times New Roman"/>
          <w:sz w:val="24"/>
          <w:szCs w:val="24"/>
        </w:rPr>
        <w:lastRenderedPageBreak/>
        <w:t xml:space="preserve">yang berada di dalam sistem </w:t>
      </w:r>
      <w:r>
        <w:rPr>
          <w:rFonts w:ascii="Times New Roman" w:hAnsi="Times New Roman"/>
          <w:sz w:val="24"/>
          <w:szCs w:val="24"/>
        </w:rPr>
        <w:t>peminjaman barang</w:t>
      </w:r>
      <w:r w:rsidRPr="00825462">
        <w:rPr>
          <w:rFonts w:ascii="Times New Roman" w:hAnsi="Times New Roman"/>
          <w:sz w:val="24"/>
          <w:szCs w:val="24"/>
        </w:rPr>
        <w:t xml:space="preserve">, berikut tampilan dari halaman beranda </w:t>
      </w:r>
      <w:r>
        <w:rPr>
          <w:rFonts w:ascii="Times New Roman" w:hAnsi="Times New Roman"/>
          <w:sz w:val="24"/>
          <w:szCs w:val="24"/>
        </w:rPr>
        <w:t>peminjam barang</w:t>
      </w:r>
      <w:r w:rsidRPr="00825462">
        <w:rPr>
          <w:rFonts w:ascii="Times New Roman" w:hAnsi="Times New Roman"/>
          <w:sz w:val="24"/>
          <w:szCs w:val="24"/>
        </w:rPr>
        <w:t xml:space="preserve"> pada gambar </w:t>
      </w:r>
      <w:r w:rsidR="000F3046">
        <w:rPr>
          <w:rFonts w:ascii="Times New Roman" w:hAnsi="Times New Roman"/>
          <w:sz w:val="24"/>
          <w:szCs w:val="24"/>
        </w:rPr>
        <w:t>4.22</w:t>
      </w:r>
    </w:p>
    <w:p w14:paraId="5FCAE05E" w14:textId="77777777" w:rsidR="000F3046" w:rsidRDefault="004909E8" w:rsidP="000F3046">
      <w:pPr>
        <w:keepNext/>
        <w:jc w:val="center"/>
      </w:pPr>
      <w:r>
        <w:rPr>
          <w:noProof/>
          <w:lang w:val="en-US"/>
        </w:rPr>
        <w:drawing>
          <wp:inline distT="0" distB="0" distL="0" distR="0" wp14:anchorId="15EA6B35" wp14:editId="526FDDF8">
            <wp:extent cx="4586400" cy="2113200"/>
            <wp:effectExtent l="0" t="0" r="5080" b="1905"/>
            <wp:docPr id="169653330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6533309" name="Picture 1696533309"/>
                    <pic:cNvPicPr preferRelativeResize="0"/>
                  </pic:nvPicPr>
                  <pic:blipFill>
                    <a:blip r:embed="rId57" cstate="print">
                      <a:extLst>
                        <a:ext uri="{28A0092B-C50C-407E-A947-70E740481C1C}">
                          <a14:useLocalDpi xmlns:a14="http://schemas.microsoft.com/office/drawing/2010/main" val="0"/>
                        </a:ext>
                      </a:extLst>
                    </a:blip>
                    <a:stretch>
                      <a:fillRect/>
                    </a:stretch>
                  </pic:blipFill>
                  <pic:spPr>
                    <a:xfrm>
                      <a:off x="0" y="0"/>
                      <a:ext cx="4586400" cy="2113200"/>
                    </a:xfrm>
                    <a:prstGeom prst="rect">
                      <a:avLst/>
                    </a:prstGeom>
                  </pic:spPr>
                </pic:pic>
              </a:graphicData>
            </a:graphic>
          </wp:inline>
        </w:drawing>
      </w:r>
    </w:p>
    <w:p w14:paraId="0D44A67A" w14:textId="41FA662B" w:rsidR="004909E8" w:rsidRPr="004909E8" w:rsidRDefault="000F3046" w:rsidP="000F3046">
      <w:pPr>
        <w:pStyle w:val="Caption"/>
      </w:pPr>
      <w:bookmarkStart w:id="277" w:name="_Toc166478483"/>
      <w:bookmarkStart w:id="278" w:name="_Toc166478650"/>
      <w:bookmarkStart w:id="279" w:name="_Toc166478916"/>
      <w:bookmarkStart w:id="280" w:name="_Toc166478973"/>
      <w:bookmarkStart w:id="281" w:name="_Toc167658939"/>
      <w:r>
        <w:t xml:space="preserve">Gambar 4. </w:t>
      </w:r>
      <w:r>
        <w:fldChar w:fldCharType="begin"/>
      </w:r>
      <w:r>
        <w:instrText xml:space="preserve"> SEQ Gambar_4. \* ARABIC </w:instrText>
      </w:r>
      <w:r>
        <w:fldChar w:fldCharType="separate"/>
      </w:r>
      <w:r w:rsidR="00871F4B">
        <w:rPr>
          <w:noProof/>
        </w:rPr>
        <w:t>22</w:t>
      </w:r>
      <w:r>
        <w:fldChar w:fldCharType="end"/>
      </w:r>
      <w:bookmarkStart w:id="282" w:name="_Toc165524163"/>
      <w:r>
        <w:t xml:space="preserve"> </w:t>
      </w:r>
      <w:r w:rsidR="004909E8">
        <w:t xml:space="preserve">Beranda </w:t>
      </w:r>
      <w:proofErr w:type="spellStart"/>
      <w:r w:rsidR="004909E8">
        <w:t>Peminjam</w:t>
      </w:r>
      <w:bookmarkEnd w:id="277"/>
      <w:bookmarkEnd w:id="278"/>
      <w:bookmarkEnd w:id="279"/>
      <w:bookmarkEnd w:id="280"/>
      <w:bookmarkEnd w:id="281"/>
      <w:bookmarkEnd w:id="282"/>
      <w:proofErr w:type="spellEnd"/>
    </w:p>
    <w:p w14:paraId="58EBBCA8" w14:textId="08BE2BCB" w:rsidR="009E5BC0" w:rsidRPr="007A236E" w:rsidRDefault="009E5BC0" w:rsidP="007A236E">
      <w:pPr>
        <w:pStyle w:val="ListParagraph"/>
        <w:numPr>
          <w:ilvl w:val="0"/>
          <w:numId w:val="120"/>
        </w:numPr>
        <w:spacing w:before="100" w:beforeAutospacing="1" w:after="100" w:afterAutospacing="1"/>
        <w:ind w:left="709"/>
        <w:rPr>
          <w:rFonts w:ascii="Times New Roman" w:eastAsia="SimSun" w:hAnsi="Times New Roman"/>
          <w:sz w:val="24"/>
          <w:szCs w:val="24"/>
          <w:lang w:val="en-ID"/>
        </w:rPr>
      </w:pPr>
      <w:r w:rsidRPr="007A236E">
        <w:rPr>
          <w:rFonts w:ascii="Times New Roman" w:hAnsi="Times New Roman"/>
          <w:sz w:val="24"/>
          <w:szCs w:val="24"/>
        </w:rPr>
        <w:t>P</w:t>
      </w:r>
      <w:r w:rsidR="007A236E" w:rsidRPr="007A236E">
        <w:rPr>
          <w:rFonts w:ascii="Times New Roman" w:hAnsi="Times New Roman"/>
          <w:sz w:val="24"/>
          <w:szCs w:val="24"/>
        </w:rPr>
        <w:t xml:space="preserve">injam </w:t>
      </w:r>
      <w:r w:rsidRPr="007A236E">
        <w:rPr>
          <w:rFonts w:ascii="Times New Roman" w:hAnsi="Times New Roman"/>
          <w:sz w:val="24"/>
          <w:szCs w:val="24"/>
        </w:rPr>
        <w:t>Barang</w:t>
      </w:r>
    </w:p>
    <w:p w14:paraId="66B16F7E" w14:textId="18325F4A" w:rsidR="009E5BC0" w:rsidRDefault="009E5BC0" w:rsidP="009E5BC0">
      <w:pPr>
        <w:spacing w:line="480" w:lineRule="auto"/>
        <w:ind w:firstLine="720"/>
        <w:jc w:val="both"/>
        <w:rPr>
          <w:rFonts w:ascii="Times New Roman" w:hAnsi="Times New Roman"/>
          <w:sz w:val="24"/>
          <w:szCs w:val="24"/>
        </w:rPr>
      </w:pPr>
      <w:r w:rsidRPr="002C6AE7">
        <w:rPr>
          <w:rFonts w:ascii="Times New Roman" w:hAnsi="Times New Roman"/>
          <w:sz w:val="24"/>
          <w:szCs w:val="24"/>
        </w:rPr>
        <w:t>Halaman</w:t>
      </w:r>
      <w:r>
        <w:rPr>
          <w:rFonts w:ascii="Times New Roman" w:hAnsi="Times New Roman"/>
          <w:sz w:val="24"/>
          <w:szCs w:val="24"/>
        </w:rPr>
        <w:t xml:space="preserve"> p</w:t>
      </w:r>
      <w:r w:rsidR="007A236E">
        <w:rPr>
          <w:rFonts w:ascii="Times New Roman" w:hAnsi="Times New Roman"/>
          <w:sz w:val="24"/>
          <w:szCs w:val="24"/>
        </w:rPr>
        <w:t xml:space="preserve">injam </w:t>
      </w:r>
      <w:r>
        <w:rPr>
          <w:rFonts w:ascii="Times New Roman" w:hAnsi="Times New Roman"/>
          <w:sz w:val="24"/>
          <w:szCs w:val="24"/>
        </w:rPr>
        <w:t xml:space="preserve">barang </w:t>
      </w:r>
      <w:r w:rsidRPr="002C6AE7">
        <w:rPr>
          <w:rFonts w:ascii="Times New Roman" w:hAnsi="Times New Roman"/>
          <w:sz w:val="24"/>
          <w:szCs w:val="24"/>
        </w:rPr>
        <w:t xml:space="preserve">merupakan halaman yang  berfungsi untuk </w:t>
      </w:r>
      <w:r>
        <w:rPr>
          <w:rFonts w:ascii="Times New Roman" w:hAnsi="Times New Roman"/>
          <w:sz w:val="24"/>
          <w:szCs w:val="24"/>
        </w:rPr>
        <w:t>melihat dan</w:t>
      </w:r>
      <w:r w:rsidRPr="002C6AE7">
        <w:rPr>
          <w:rFonts w:ascii="Times New Roman" w:hAnsi="Times New Roman"/>
          <w:sz w:val="24"/>
          <w:szCs w:val="24"/>
        </w:rPr>
        <w:t xml:space="preserve"> menginputkan data</w:t>
      </w:r>
      <w:r>
        <w:rPr>
          <w:rFonts w:ascii="Times New Roman" w:hAnsi="Times New Roman"/>
          <w:sz w:val="24"/>
          <w:szCs w:val="24"/>
        </w:rPr>
        <w:t xml:space="preserve"> peminjaman seperti</w:t>
      </w:r>
      <w:r w:rsidRPr="002C6AE7">
        <w:rPr>
          <w:rFonts w:ascii="Times New Roman" w:hAnsi="Times New Roman"/>
          <w:sz w:val="24"/>
          <w:szCs w:val="24"/>
        </w:rPr>
        <w:t xml:space="preserve"> </w:t>
      </w:r>
      <w:r w:rsidR="004909E8">
        <w:rPr>
          <w:rFonts w:ascii="Times New Roman" w:hAnsi="Times New Roman"/>
          <w:sz w:val="24"/>
          <w:szCs w:val="24"/>
        </w:rPr>
        <w:t>gambar</w:t>
      </w:r>
      <w:r>
        <w:rPr>
          <w:rFonts w:ascii="Times New Roman" w:hAnsi="Times New Roman"/>
          <w:sz w:val="24"/>
          <w:szCs w:val="24"/>
        </w:rPr>
        <w:t xml:space="preserve">, </w:t>
      </w:r>
      <w:r w:rsidR="004909E8">
        <w:rPr>
          <w:rFonts w:ascii="Times New Roman" w:hAnsi="Times New Roman"/>
          <w:sz w:val="24"/>
          <w:szCs w:val="24"/>
        </w:rPr>
        <w:t>kode barang</w:t>
      </w:r>
      <w:r>
        <w:rPr>
          <w:rFonts w:ascii="Times New Roman" w:hAnsi="Times New Roman"/>
          <w:sz w:val="24"/>
          <w:szCs w:val="24"/>
        </w:rPr>
        <w:t xml:space="preserve">, </w:t>
      </w:r>
      <w:r w:rsidR="004909E8">
        <w:rPr>
          <w:rFonts w:ascii="Times New Roman" w:hAnsi="Times New Roman"/>
          <w:sz w:val="24"/>
          <w:szCs w:val="24"/>
        </w:rPr>
        <w:t>nama barang</w:t>
      </w:r>
      <w:r>
        <w:rPr>
          <w:rFonts w:ascii="Times New Roman" w:hAnsi="Times New Roman"/>
          <w:sz w:val="24"/>
          <w:szCs w:val="24"/>
        </w:rPr>
        <w:t>, jumlah</w:t>
      </w:r>
      <w:r w:rsidR="004909E8">
        <w:rPr>
          <w:rFonts w:ascii="Times New Roman" w:hAnsi="Times New Roman"/>
          <w:sz w:val="24"/>
          <w:szCs w:val="24"/>
        </w:rPr>
        <w:t xml:space="preserve"> pinjam </w:t>
      </w:r>
      <w:r w:rsidRPr="002C6AE7">
        <w:rPr>
          <w:rFonts w:ascii="Times New Roman" w:hAnsi="Times New Roman"/>
          <w:sz w:val="24"/>
          <w:szCs w:val="24"/>
        </w:rPr>
        <w:t>dan</w:t>
      </w:r>
      <w:r>
        <w:rPr>
          <w:rFonts w:ascii="Times New Roman" w:hAnsi="Times New Roman"/>
          <w:sz w:val="24"/>
          <w:szCs w:val="24"/>
        </w:rPr>
        <w:t xml:space="preserve"> status</w:t>
      </w:r>
      <w:r w:rsidRPr="002C6AE7">
        <w:rPr>
          <w:rFonts w:ascii="Times New Roman" w:hAnsi="Times New Roman"/>
          <w:sz w:val="24"/>
          <w:szCs w:val="24"/>
        </w:rPr>
        <w:t>. berikut tampilan dari halaman</w:t>
      </w:r>
      <w:r>
        <w:rPr>
          <w:rFonts w:ascii="Times New Roman" w:hAnsi="Times New Roman"/>
          <w:sz w:val="24"/>
          <w:szCs w:val="24"/>
        </w:rPr>
        <w:t xml:space="preserve"> p</w:t>
      </w:r>
      <w:r w:rsidR="007A236E">
        <w:rPr>
          <w:rFonts w:ascii="Times New Roman" w:hAnsi="Times New Roman"/>
          <w:sz w:val="24"/>
          <w:szCs w:val="24"/>
        </w:rPr>
        <w:t>injam</w:t>
      </w:r>
      <w:r w:rsidR="004909E8">
        <w:rPr>
          <w:rFonts w:ascii="Times New Roman" w:hAnsi="Times New Roman"/>
          <w:sz w:val="24"/>
          <w:szCs w:val="24"/>
        </w:rPr>
        <w:t xml:space="preserve"> barang</w:t>
      </w:r>
      <w:r>
        <w:rPr>
          <w:rFonts w:ascii="Times New Roman" w:hAnsi="Times New Roman"/>
          <w:sz w:val="24"/>
          <w:szCs w:val="24"/>
        </w:rPr>
        <w:t xml:space="preserve"> </w:t>
      </w:r>
      <w:r w:rsidRPr="002C6AE7">
        <w:rPr>
          <w:rFonts w:ascii="Times New Roman" w:hAnsi="Times New Roman"/>
          <w:sz w:val="24"/>
          <w:szCs w:val="24"/>
        </w:rPr>
        <w:t xml:space="preserve">pada gambar </w:t>
      </w:r>
      <w:r w:rsidR="000F3046">
        <w:rPr>
          <w:rFonts w:ascii="Times New Roman" w:hAnsi="Times New Roman"/>
          <w:sz w:val="24"/>
          <w:szCs w:val="24"/>
        </w:rPr>
        <w:t>4.23</w:t>
      </w:r>
    </w:p>
    <w:p w14:paraId="4B9C626F" w14:textId="77777777" w:rsidR="000F3046" w:rsidRDefault="009E5BC0" w:rsidP="000F3046">
      <w:pPr>
        <w:keepNext/>
        <w:ind w:firstLine="142"/>
        <w:jc w:val="center"/>
      </w:pPr>
      <w:r>
        <w:rPr>
          <w:rFonts w:ascii="Times New Roman" w:hAnsi="Times New Roman"/>
          <w:noProof/>
          <w:sz w:val="24"/>
          <w:szCs w:val="24"/>
        </w:rPr>
        <w:drawing>
          <wp:inline distT="0" distB="0" distL="0" distR="0" wp14:anchorId="5247BF6A" wp14:editId="6564431F">
            <wp:extent cx="4586400" cy="2113200"/>
            <wp:effectExtent l="0" t="0" r="5080" b="1905"/>
            <wp:docPr id="148883945"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883945" name="Picture 148883945"/>
                    <pic:cNvPicPr preferRelativeResize="0"/>
                  </pic:nvPicPr>
                  <pic:blipFill>
                    <a:blip r:embed="rId58" cstate="print">
                      <a:extLst>
                        <a:ext uri="{28A0092B-C50C-407E-A947-70E740481C1C}">
                          <a14:useLocalDpi xmlns:a14="http://schemas.microsoft.com/office/drawing/2010/main" val="0"/>
                        </a:ext>
                      </a:extLst>
                    </a:blip>
                    <a:stretch>
                      <a:fillRect/>
                    </a:stretch>
                  </pic:blipFill>
                  <pic:spPr>
                    <a:xfrm>
                      <a:off x="0" y="0"/>
                      <a:ext cx="4586400" cy="2113200"/>
                    </a:xfrm>
                    <a:prstGeom prst="rect">
                      <a:avLst/>
                    </a:prstGeom>
                  </pic:spPr>
                </pic:pic>
              </a:graphicData>
            </a:graphic>
          </wp:inline>
        </w:drawing>
      </w:r>
    </w:p>
    <w:p w14:paraId="4E531715" w14:textId="04CDD0FD" w:rsidR="000F3046" w:rsidRDefault="000F3046" w:rsidP="000F2EFE">
      <w:pPr>
        <w:pStyle w:val="Caption"/>
        <w:ind w:left="2410" w:hanging="2410"/>
      </w:pPr>
      <w:bookmarkStart w:id="283" w:name="_Toc166478484"/>
      <w:bookmarkStart w:id="284" w:name="_Toc166478651"/>
      <w:bookmarkStart w:id="285" w:name="_Toc166478917"/>
      <w:bookmarkStart w:id="286" w:name="_Toc166478974"/>
      <w:bookmarkStart w:id="287" w:name="_Toc167658940"/>
      <w:r>
        <w:t xml:space="preserve">Gambar 4. </w:t>
      </w:r>
      <w:r>
        <w:fldChar w:fldCharType="begin"/>
      </w:r>
      <w:r>
        <w:instrText xml:space="preserve"> SEQ Gambar_4. \* ARABIC </w:instrText>
      </w:r>
      <w:r>
        <w:fldChar w:fldCharType="separate"/>
      </w:r>
      <w:r w:rsidR="00871F4B">
        <w:rPr>
          <w:noProof/>
        </w:rPr>
        <w:t>23</w:t>
      </w:r>
      <w:r>
        <w:fldChar w:fldCharType="end"/>
      </w:r>
      <w:bookmarkStart w:id="288" w:name="_Toc165524164"/>
      <w:r>
        <w:t xml:space="preserve"> </w:t>
      </w:r>
      <w:proofErr w:type="spellStart"/>
      <w:r w:rsidR="009E5BC0">
        <w:t>P</w:t>
      </w:r>
      <w:r w:rsidR="007A236E">
        <w:t>injam</w:t>
      </w:r>
      <w:proofErr w:type="spellEnd"/>
      <w:r w:rsidR="007A236E">
        <w:t xml:space="preserve"> </w:t>
      </w:r>
      <w:r w:rsidR="009E5BC0">
        <w:t>Barang</w:t>
      </w:r>
      <w:bookmarkEnd w:id="283"/>
      <w:bookmarkEnd w:id="284"/>
      <w:bookmarkEnd w:id="285"/>
      <w:bookmarkEnd w:id="286"/>
      <w:bookmarkEnd w:id="287"/>
      <w:bookmarkEnd w:id="288"/>
    </w:p>
    <w:p w14:paraId="649DF738" w14:textId="77777777" w:rsidR="000F2EFE" w:rsidRPr="000F2EFE" w:rsidRDefault="000F2EFE" w:rsidP="000F2EFE">
      <w:pPr>
        <w:rPr>
          <w:lang w:val="en-US"/>
        </w:rPr>
      </w:pPr>
    </w:p>
    <w:p w14:paraId="40BA6211" w14:textId="02DB391B" w:rsidR="003B01D7" w:rsidRPr="003B01D7" w:rsidRDefault="003B01D7" w:rsidP="003B01D7">
      <w:pPr>
        <w:pStyle w:val="ListParagraph"/>
        <w:numPr>
          <w:ilvl w:val="0"/>
          <w:numId w:val="118"/>
        </w:numPr>
        <w:spacing w:before="100" w:beforeAutospacing="1" w:after="100" w:afterAutospacing="1" w:line="480" w:lineRule="auto"/>
        <w:ind w:left="470" w:hanging="328"/>
        <w:jc w:val="both"/>
        <w:rPr>
          <w:rFonts w:ascii="Times New Roman" w:hAnsi="Times New Roman" w:cs="Times New Roman"/>
          <w:b/>
          <w:iCs/>
          <w:sz w:val="24"/>
          <w:szCs w:val="24"/>
        </w:rPr>
      </w:pPr>
      <w:r>
        <w:rPr>
          <w:rFonts w:ascii="Times New Roman" w:hAnsi="Times New Roman" w:cs="Times New Roman"/>
          <w:b/>
          <w:iCs/>
          <w:sz w:val="24"/>
          <w:szCs w:val="24"/>
        </w:rPr>
        <w:lastRenderedPageBreak/>
        <w:t xml:space="preserve">Laporan </w:t>
      </w:r>
    </w:p>
    <w:p w14:paraId="14F2B9F3" w14:textId="634C4522" w:rsidR="00BE1877" w:rsidRPr="003B01D7" w:rsidRDefault="00BE1877" w:rsidP="003B01D7">
      <w:pPr>
        <w:pStyle w:val="ListParagraph"/>
        <w:numPr>
          <w:ilvl w:val="0"/>
          <w:numId w:val="122"/>
        </w:numPr>
        <w:spacing w:before="100" w:beforeAutospacing="1" w:after="100" w:afterAutospacing="1"/>
        <w:ind w:left="709" w:hanging="283"/>
        <w:rPr>
          <w:rFonts w:ascii="Times New Roman" w:eastAsia="SimSun" w:hAnsi="Times New Roman"/>
          <w:sz w:val="24"/>
          <w:szCs w:val="24"/>
          <w:lang w:val="en-ID"/>
        </w:rPr>
      </w:pPr>
      <w:r w:rsidRPr="003B01D7">
        <w:rPr>
          <w:rFonts w:ascii="Times New Roman" w:hAnsi="Times New Roman"/>
          <w:sz w:val="24"/>
          <w:szCs w:val="24"/>
        </w:rPr>
        <w:t xml:space="preserve">Laporan </w:t>
      </w:r>
      <w:r w:rsidR="00EB1D22" w:rsidRPr="003B01D7">
        <w:rPr>
          <w:rFonts w:ascii="Times New Roman" w:hAnsi="Times New Roman"/>
          <w:sz w:val="24"/>
          <w:szCs w:val="24"/>
        </w:rPr>
        <w:t>Stok Barang</w:t>
      </w:r>
    </w:p>
    <w:p w14:paraId="6D741E2F" w14:textId="3255B84E" w:rsidR="00962992" w:rsidRPr="003B01D7" w:rsidRDefault="00BE1877" w:rsidP="00BE1877">
      <w:pPr>
        <w:spacing w:line="480" w:lineRule="auto"/>
        <w:ind w:firstLine="709"/>
        <w:jc w:val="both"/>
        <w:rPr>
          <w:rFonts w:ascii="Times New Roman" w:eastAsia="SimSun" w:hAnsi="Times New Roman"/>
          <w:sz w:val="24"/>
          <w:szCs w:val="24"/>
          <w:lang w:val="en-ID"/>
        </w:rPr>
      </w:pPr>
      <w:r w:rsidRPr="003B01D7">
        <w:rPr>
          <w:rFonts w:ascii="Times New Roman" w:hAnsi="Times New Roman"/>
          <w:sz w:val="24"/>
          <w:szCs w:val="24"/>
        </w:rPr>
        <w:t xml:space="preserve">Laporan </w:t>
      </w:r>
      <w:r w:rsidR="003B01D7">
        <w:rPr>
          <w:rFonts w:ascii="Times New Roman" w:hAnsi="Times New Roman"/>
          <w:sz w:val="24"/>
          <w:szCs w:val="24"/>
        </w:rPr>
        <w:t>stok barang</w:t>
      </w:r>
      <w:r w:rsidRPr="003B01D7">
        <w:rPr>
          <w:rFonts w:ascii="Times New Roman" w:hAnsi="Times New Roman"/>
          <w:sz w:val="24"/>
          <w:szCs w:val="24"/>
        </w:rPr>
        <w:t xml:space="preserve"> merupakah halaman laporan simpanan </w:t>
      </w:r>
      <w:r w:rsidR="003B01D7">
        <w:rPr>
          <w:rFonts w:ascii="Times New Roman" w:hAnsi="Times New Roman"/>
          <w:sz w:val="24"/>
          <w:szCs w:val="24"/>
        </w:rPr>
        <w:t xml:space="preserve">stok barang </w:t>
      </w:r>
      <w:r w:rsidRPr="003B01D7">
        <w:rPr>
          <w:rFonts w:ascii="Times New Roman" w:hAnsi="Times New Roman"/>
          <w:sz w:val="24"/>
          <w:szCs w:val="24"/>
        </w:rPr>
        <w:t xml:space="preserve">yang sudah dipilih oleh </w:t>
      </w:r>
      <w:r w:rsidR="003B01D7">
        <w:rPr>
          <w:rFonts w:ascii="Times New Roman" w:hAnsi="Times New Roman"/>
          <w:sz w:val="24"/>
          <w:szCs w:val="24"/>
        </w:rPr>
        <w:t>pengelola sarpras dan</w:t>
      </w:r>
      <w:r w:rsidRPr="003B01D7">
        <w:rPr>
          <w:rFonts w:ascii="Times New Roman" w:hAnsi="Times New Roman"/>
          <w:sz w:val="24"/>
          <w:szCs w:val="24"/>
        </w:rPr>
        <w:t xml:space="preserve"> berhasil</w:t>
      </w:r>
      <w:r w:rsidR="003B01D7">
        <w:rPr>
          <w:rFonts w:ascii="Times New Roman" w:hAnsi="Times New Roman"/>
          <w:sz w:val="24"/>
          <w:szCs w:val="24"/>
        </w:rPr>
        <w:t xml:space="preserve"> disimpan</w:t>
      </w:r>
      <w:r w:rsidRPr="003B01D7">
        <w:rPr>
          <w:rFonts w:ascii="Times New Roman" w:hAnsi="Times New Roman"/>
          <w:sz w:val="24"/>
          <w:szCs w:val="24"/>
        </w:rPr>
        <w:t xml:space="preserve"> maka akan tampil laporan dengan format pdf. Berikut tampilan halaman laporan </w:t>
      </w:r>
      <w:r w:rsidR="003B01D7">
        <w:rPr>
          <w:rFonts w:ascii="Times New Roman" w:hAnsi="Times New Roman"/>
          <w:sz w:val="24"/>
          <w:szCs w:val="24"/>
        </w:rPr>
        <w:t>stok barang</w:t>
      </w:r>
      <w:r w:rsidRPr="003B01D7">
        <w:rPr>
          <w:rFonts w:ascii="Times New Roman" w:hAnsi="Times New Roman"/>
          <w:sz w:val="24"/>
          <w:szCs w:val="24"/>
        </w:rPr>
        <w:t xml:space="preserve"> pada gambar </w:t>
      </w:r>
      <w:r w:rsidR="000F3046">
        <w:rPr>
          <w:rFonts w:ascii="Times New Roman" w:hAnsi="Times New Roman"/>
          <w:sz w:val="24"/>
          <w:szCs w:val="24"/>
        </w:rPr>
        <w:t>4.24</w:t>
      </w:r>
    </w:p>
    <w:p w14:paraId="59C31BE6" w14:textId="339E3404" w:rsidR="000F3046" w:rsidRDefault="00405EFE" w:rsidP="000F2EFE">
      <w:pPr>
        <w:keepNext/>
        <w:spacing w:before="100" w:beforeAutospacing="1" w:after="100" w:afterAutospacing="1"/>
        <w:ind w:right="425" w:firstLine="426"/>
        <w:jc w:val="center"/>
      </w:pPr>
      <w:r>
        <w:rPr>
          <w:noProof/>
        </w:rPr>
        <w:drawing>
          <wp:inline distT="0" distB="0" distL="0" distR="0" wp14:anchorId="573E3A85" wp14:editId="14F5B23D">
            <wp:extent cx="5040630" cy="4584065"/>
            <wp:effectExtent l="0" t="0" r="7620" b="6985"/>
            <wp:docPr id="17731035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103540" name="Picture 1773103540"/>
                    <pic:cNvPicPr/>
                  </pic:nvPicPr>
                  <pic:blipFill>
                    <a:blip r:embed="rId59">
                      <a:extLst>
                        <a:ext uri="{28A0092B-C50C-407E-A947-70E740481C1C}">
                          <a14:useLocalDpi xmlns:a14="http://schemas.microsoft.com/office/drawing/2010/main" val="0"/>
                        </a:ext>
                      </a:extLst>
                    </a:blip>
                    <a:stretch>
                      <a:fillRect/>
                    </a:stretch>
                  </pic:blipFill>
                  <pic:spPr>
                    <a:xfrm>
                      <a:off x="0" y="0"/>
                      <a:ext cx="5040630" cy="4584065"/>
                    </a:xfrm>
                    <a:prstGeom prst="rect">
                      <a:avLst/>
                    </a:prstGeom>
                  </pic:spPr>
                </pic:pic>
              </a:graphicData>
            </a:graphic>
          </wp:inline>
        </w:drawing>
      </w:r>
    </w:p>
    <w:p w14:paraId="3EE28453" w14:textId="2FE1F162" w:rsidR="00664F19" w:rsidRDefault="000F3046" w:rsidP="00405EFE">
      <w:pPr>
        <w:pStyle w:val="Caption"/>
        <w:spacing w:line="276" w:lineRule="auto"/>
        <w:ind w:left="2410" w:hanging="1560"/>
      </w:pPr>
      <w:bookmarkStart w:id="289" w:name="_Toc166478485"/>
      <w:bookmarkStart w:id="290" w:name="_Toc166478652"/>
      <w:bookmarkStart w:id="291" w:name="_Toc166478918"/>
      <w:bookmarkStart w:id="292" w:name="_Toc166478975"/>
      <w:bookmarkStart w:id="293" w:name="_Toc167658941"/>
      <w:r>
        <w:t xml:space="preserve">Gambar 4. </w:t>
      </w:r>
      <w:r>
        <w:fldChar w:fldCharType="begin"/>
      </w:r>
      <w:r>
        <w:instrText xml:space="preserve"> SEQ Gambar_4. \* ARABIC </w:instrText>
      </w:r>
      <w:r>
        <w:fldChar w:fldCharType="separate"/>
      </w:r>
      <w:r w:rsidR="00871F4B">
        <w:rPr>
          <w:noProof/>
        </w:rPr>
        <w:t>24</w:t>
      </w:r>
      <w:r>
        <w:fldChar w:fldCharType="end"/>
      </w:r>
      <w:bookmarkStart w:id="294" w:name="_Toc165524165"/>
      <w:r>
        <w:t xml:space="preserve"> </w:t>
      </w:r>
      <w:proofErr w:type="spellStart"/>
      <w:r w:rsidR="00CE1302">
        <w:t>Laporan</w:t>
      </w:r>
      <w:proofErr w:type="spellEnd"/>
      <w:r w:rsidR="00CE1302">
        <w:t xml:space="preserve"> Stok Barang</w:t>
      </w:r>
      <w:bookmarkEnd w:id="289"/>
      <w:bookmarkEnd w:id="290"/>
      <w:bookmarkEnd w:id="291"/>
      <w:bookmarkEnd w:id="292"/>
      <w:bookmarkEnd w:id="293"/>
      <w:bookmarkEnd w:id="294"/>
    </w:p>
    <w:p w14:paraId="56AD4342" w14:textId="77777777" w:rsidR="00405EFE" w:rsidRDefault="00405EFE" w:rsidP="00405EFE">
      <w:pPr>
        <w:rPr>
          <w:lang w:val="en-US"/>
        </w:rPr>
      </w:pPr>
    </w:p>
    <w:p w14:paraId="48A1403A" w14:textId="77777777" w:rsidR="00405EFE" w:rsidRDefault="00405EFE" w:rsidP="00405EFE">
      <w:pPr>
        <w:rPr>
          <w:lang w:val="en-US"/>
        </w:rPr>
      </w:pPr>
    </w:p>
    <w:p w14:paraId="7693C73D" w14:textId="77777777" w:rsidR="00405EFE" w:rsidRDefault="00405EFE" w:rsidP="00405EFE">
      <w:pPr>
        <w:rPr>
          <w:lang w:val="en-US"/>
        </w:rPr>
      </w:pPr>
    </w:p>
    <w:p w14:paraId="65007C1B" w14:textId="77777777" w:rsidR="00405EFE" w:rsidRPr="00405EFE" w:rsidRDefault="00405EFE" w:rsidP="00405EFE">
      <w:pPr>
        <w:rPr>
          <w:lang w:val="en-US"/>
        </w:rPr>
      </w:pPr>
    </w:p>
    <w:p w14:paraId="076AEF1A" w14:textId="7D68C3A3" w:rsidR="00EB1D22" w:rsidRPr="00664F19" w:rsidRDefault="00EB1D22" w:rsidP="00664F19">
      <w:pPr>
        <w:pStyle w:val="ListParagraph"/>
        <w:numPr>
          <w:ilvl w:val="0"/>
          <w:numId w:val="122"/>
        </w:numPr>
        <w:spacing w:before="100" w:beforeAutospacing="1" w:after="100" w:afterAutospacing="1"/>
        <w:ind w:left="284" w:firstLine="0"/>
        <w:rPr>
          <w:rFonts w:ascii="Times New Roman" w:eastAsia="SimSun" w:hAnsi="Times New Roman"/>
          <w:sz w:val="24"/>
          <w:szCs w:val="24"/>
          <w:lang w:val="en-ID"/>
        </w:rPr>
      </w:pPr>
      <w:r w:rsidRPr="00664F19">
        <w:rPr>
          <w:rFonts w:ascii="Times New Roman" w:hAnsi="Times New Roman"/>
          <w:sz w:val="24"/>
          <w:szCs w:val="24"/>
        </w:rPr>
        <w:lastRenderedPageBreak/>
        <w:t>Laporan Pinjaman</w:t>
      </w:r>
    </w:p>
    <w:p w14:paraId="2B7954EC" w14:textId="68BBB80D" w:rsidR="000F2EFE" w:rsidRDefault="00EB1D22" w:rsidP="000F2EFE">
      <w:pPr>
        <w:spacing w:line="480" w:lineRule="auto"/>
        <w:ind w:firstLine="709"/>
        <w:jc w:val="both"/>
        <w:rPr>
          <w:rFonts w:ascii="Times New Roman" w:hAnsi="Times New Roman"/>
          <w:sz w:val="24"/>
          <w:szCs w:val="24"/>
        </w:rPr>
      </w:pPr>
      <w:r w:rsidRPr="00CE1302">
        <w:rPr>
          <w:rFonts w:ascii="Times New Roman" w:hAnsi="Times New Roman"/>
          <w:sz w:val="24"/>
          <w:szCs w:val="24"/>
        </w:rPr>
        <w:t xml:space="preserve">Laporan pinjaman </w:t>
      </w:r>
      <w:r w:rsidR="00CE1302">
        <w:rPr>
          <w:rFonts w:ascii="Times New Roman" w:hAnsi="Times New Roman"/>
          <w:sz w:val="24"/>
          <w:szCs w:val="24"/>
        </w:rPr>
        <w:t xml:space="preserve">barang </w:t>
      </w:r>
      <w:r w:rsidRPr="00CE1302">
        <w:rPr>
          <w:rFonts w:ascii="Times New Roman" w:hAnsi="Times New Roman"/>
          <w:sz w:val="24"/>
          <w:szCs w:val="24"/>
        </w:rPr>
        <w:t xml:space="preserve">merupakah halaman laporan pinjaman yang sudah dipilih oleh </w:t>
      </w:r>
      <w:r w:rsidR="00CE1302">
        <w:rPr>
          <w:rFonts w:ascii="Times New Roman" w:hAnsi="Times New Roman"/>
          <w:sz w:val="24"/>
          <w:szCs w:val="24"/>
        </w:rPr>
        <w:t>pengelola sarpras</w:t>
      </w:r>
      <w:r w:rsidRPr="00CE1302">
        <w:rPr>
          <w:rFonts w:ascii="Times New Roman" w:hAnsi="Times New Roman"/>
          <w:sz w:val="24"/>
          <w:szCs w:val="24"/>
        </w:rPr>
        <w:t>. Dan berhasil</w:t>
      </w:r>
      <w:r w:rsidR="00CE1302">
        <w:rPr>
          <w:rFonts w:ascii="Times New Roman" w:hAnsi="Times New Roman"/>
          <w:sz w:val="24"/>
          <w:szCs w:val="24"/>
        </w:rPr>
        <w:t xml:space="preserve"> disimpan</w:t>
      </w:r>
      <w:r w:rsidRPr="00CE1302">
        <w:rPr>
          <w:rFonts w:ascii="Times New Roman" w:hAnsi="Times New Roman"/>
          <w:sz w:val="24"/>
          <w:szCs w:val="24"/>
        </w:rPr>
        <w:t xml:space="preserve"> maka akan tampil laporan dengan format pdf. Berikut tampilan halaman laporan pinjaman pada gambar</w:t>
      </w:r>
      <w:r w:rsidR="000F2EFE">
        <w:rPr>
          <w:rFonts w:ascii="Times New Roman" w:hAnsi="Times New Roman"/>
          <w:sz w:val="24"/>
          <w:szCs w:val="24"/>
        </w:rPr>
        <w:t xml:space="preserve"> </w:t>
      </w:r>
      <w:r w:rsidR="000F3046">
        <w:rPr>
          <w:rFonts w:ascii="Times New Roman" w:hAnsi="Times New Roman"/>
          <w:sz w:val="24"/>
          <w:szCs w:val="24"/>
        </w:rPr>
        <w:t>4.25</w:t>
      </w:r>
    </w:p>
    <w:p w14:paraId="5B5DCD62" w14:textId="3AC6983C" w:rsidR="000F2EFE" w:rsidRPr="000F2EFE" w:rsidRDefault="00405EFE" w:rsidP="00EC2740">
      <w:pPr>
        <w:spacing w:line="360" w:lineRule="auto"/>
        <w:ind w:left="567" w:hanging="141"/>
        <w:jc w:val="center"/>
        <w:rPr>
          <w:rFonts w:ascii="Times New Roman" w:hAnsi="Times New Roman" w:cs="Times New Roman"/>
          <w:sz w:val="24"/>
          <w:szCs w:val="24"/>
        </w:rPr>
        <w:sectPr w:rsidR="000F2EFE" w:rsidRPr="000F2EFE" w:rsidSect="001E1C7E">
          <w:pgSz w:w="11907" w:h="16839" w:code="9"/>
          <w:pgMar w:top="1701" w:right="1701" w:bottom="1701" w:left="2268" w:header="1134" w:footer="1134" w:gutter="0"/>
          <w:cols w:space="720"/>
          <w:titlePg/>
          <w:docGrid w:linePitch="360"/>
        </w:sectPr>
      </w:pPr>
      <w:bookmarkStart w:id="295" w:name="_Toc166478486"/>
      <w:bookmarkStart w:id="296" w:name="_Toc166478653"/>
      <w:bookmarkStart w:id="297" w:name="_Toc166478919"/>
      <w:bookmarkStart w:id="298" w:name="_Toc166478976"/>
      <w:bookmarkStart w:id="299" w:name="_Toc167658942"/>
      <w:r>
        <w:rPr>
          <w:rFonts w:ascii="Times New Roman" w:hAnsi="Times New Roman" w:cs="Times New Roman"/>
          <w:noProof/>
          <w:sz w:val="24"/>
          <w:szCs w:val="24"/>
        </w:rPr>
        <w:drawing>
          <wp:inline distT="0" distB="0" distL="0" distR="0" wp14:anchorId="0D49381B" wp14:editId="64686968">
            <wp:extent cx="5040630" cy="4244340"/>
            <wp:effectExtent l="0" t="0" r="7620" b="3810"/>
            <wp:docPr id="11267627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62777" name="Picture 1126762777"/>
                    <pic:cNvPicPr/>
                  </pic:nvPicPr>
                  <pic:blipFill>
                    <a:blip r:embed="rId60">
                      <a:extLst>
                        <a:ext uri="{28A0092B-C50C-407E-A947-70E740481C1C}">
                          <a14:useLocalDpi xmlns:a14="http://schemas.microsoft.com/office/drawing/2010/main" val="0"/>
                        </a:ext>
                      </a:extLst>
                    </a:blip>
                    <a:stretch>
                      <a:fillRect/>
                    </a:stretch>
                  </pic:blipFill>
                  <pic:spPr>
                    <a:xfrm>
                      <a:off x="0" y="0"/>
                      <a:ext cx="5040630" cy="4244340"/>
                    </a:xfrm>
                    <a:prstGeom prst="rect">
                      <a:avLst/>
                    </a:prstGeom>
                  </pic:spPr>
                </pic:pic>
              </a:graphicData>
            </a:graphic>
          </wp:inline>
        </w:drawing>
      </w:r>
      <w:r>
        <w:rPr>
          <w:rFonts w:ascii="Times New Roman" w:hAnsi="Times New Roman" w:cs="Times New Roman"/>
          <w:sz w:val="24"/>
          <w:szCs w:val="24"/>
        </w:rPr>
        <w:tab/>
      </w:r>
      <w:r>
        <w:rPr>
          <w:rFonts w:ascii="Times New Roman" w:hAnsi="Times New Roman" w:cs="Times New Roman"/>
          <w:sz w:val="24"/>
          <w:szCs w:val="24"/>
        </w:rPr>
        <w:tab/>
      </w:r>
      <w:r w:rsidR="000F2EFE" w:rsidRPr="000F2EFE">
        <w:rPr>
          <w:rFonts w:ascii="Times New Roman" w:hAnsi="Times New Roman" w:cs="Times New Roman"/>
          <w:sz w:val="24"/>
          <w:szCs w:val="24"/>
        </w:rPr>
        <w:t xml:space="preserve">Gambar 4. </w:t>
      </w:r>
      <w:r w:rsidR="000F2EFE" w:rsidRPr="000F2EFE">
        <w:rPr>
          <w:rFonts w:ascii="Times New Roman" w:hAnsi="Times New Roman" w:cs="Times New Roman"/>
          <w:sz w:val="24"/>
          <w:szCs w:val="24"/>
        </w:rPr>
        <w:fldChar w:fldCharType="begin"/>
      </w:r>
      <w:r w:rsidR="000F2EFE" w:rsidRPr="000F2EFE">
        <w:rPr>
          <w:rFonts w:ascii="Times New Roman" w:hAnsi="Times New Roman" w:cs="Times New Roman"/>
          <w:sz w:val="24"/>
          <w:szCs w:val="24"/>
        </w:rPr>
        <w:instrText xml:space="preserve"> SEQ Gambar_4. \* ARABIC </w:instrText>
      </w:r>
      <w:r w:rsidR="000F2EFE" w:rsidRPr="000F2EFE">
        <w:rPr>
          <w:rFonts w:ascii="Times New Roman" w:hAnsi="Times New Roman" w:cs="Times New Roman"/>
          <w:sz w:val="24"/>
          <w:szCs w:val="24"/>
        </w:rPr>
        <w:fldChar w:fldCharType="separate"/>
      </w:r>
      <w:r w:rsidR="00871F4B">
        <w:rPr>
          <w:rFonts w:ascii="Times New Roman" w:hAnsi="Times New Roman" w:cs="Times New Roman"/>
          <w:noProof/>
          <w:sz w:val="24"/>
          <w:szCs w:val="24"/>
        </w:rPr>
        <w:t>25</w:t>
      </w:r>
      <w:r w:rsidR="000F2EFE" w:rsidRPr="000F2EFE">
        <w:rPr>
          <w:rFonts w:ascii="Times New Roman" w:hAnsi="Times New Roman" w:cs="Times New Roman"/>
          <w:sz w:val="24"/>
          <w:szCs w:val="24"/>
        </w:rPr>
        <w:fldChar w:fldCharType="end"/>
      </w:r>
      <w:bookmarkStart w:id="300" w:name="_Toc165524166"/>
      <w:r w:rsidR="000F2EFE" w:rsidRPr="000F2EFE">
        <w:rPr>
          <w:rFonts w:ascii="Times New Roman" w:hAnsi="Times New Roman" w:cs="Times New Roman"/>
          <w:sz w:val="24"/>
          <w:szCs w:val="24"/>
        </w:rPr>
        <w:t xml:space="preserve"> Laporan Pinjaman</w:t>
      </w:r>
      <w:bookmarkEnd w:id="295"/>
      <w:bookmarkEnd w:id="296"/>
      <w:bookmarkEnd w:id="297"/>
      <w:bookmarkEnd w:id="298"/>
      <w:bookmarkEnd w:id="299"/>
      <w:bookmarkEnd w:id="300"/>
    </w:p>
    <w:p w14:paraId="132452D6" w14:textId="54F2CC08" w:rsidR="000068AE" w:rsidRPr="00D851E6" w:rsidRDefault="00D97DC5" w:rsidP="00CE5D13">
      <w:pPr>
        <w:pStyle w:val="Heading1"/>
        <w:numPr>
          <w:ilvl w:val="0"/>
          <w:numId w:val="0"/>
        </w:numPr>
        <w:jc w:val="center"/>
        <w:rPr>
          <w:lang w:val="en-US"/>
        </w:rPr>
      </w:pPr>
      <w:bookmarkStart w:id="301" w:name="_Toc167658805"/>
      <w:r>
        <w:rPr>
          <w:lang w:val="en-US"/>
        </w:rPr>
        <w:lastRenderedPageBreak/>
        <w:t>BAB V</w:t>
      </w:r>
      <w:r w:rsidR="003430C2">
        <w:rPr>
          <w:lang w:val="en-US"/>
        </w:rPr>
        <w:t xml:space="preserve"> </w:t>
      </w:r>
      <w:r w:rsidR="003430C2">
        <w:rPr>
          <w:lang w:val="en-US"/>
        </w:rPr>
        <w:br/>
      </w:r>
      <w:r w:rsidR="000068AE">
        <w:rPr>
          <w:lang w:val="en-US"/>
        </w:rPr>
        <w:t>KESIMPULAN DAN SARAN</w:t>
      </w:r>
      <w:bookmarkEnd w:id="301"/>
    </w:p>
    <w:p w14:paraId="738A98A8" w14:textId="77777777" w:rsidR="00125D13" w:rsidRPr="00C80A5E" w:rsidRDefault="00125D13" w:rsidP="00E21974">
      <w:pPr>
        <w:pStyle w:val="Heading1"/>
        <w:numPr>
          <w:ilvl w:val="0"/>
          <w:numId w:val="20"/>
        </w:numPr>
        <w:ind w:hanging="720"/>
        <w:rPr>
          <w:sz w:val="24"/>
          <w:szCs w:val="24"/>
          <w:lang w:val="en-US"/>
        </w:rPr>
      </w:pPr>
      <w:bookmarkStart w:id="302" w:name="_Toc167658806"/>
      <w:r w:rsidRPr="00C80A5E">
        <w:rPr>
          <w:sz w:val="24"/>
          <w:szCs w:val="24"/>
          <w:lang w:val="en-US"/>
        </w:rPr>
        <w:t>Kesimpulan</w:t>
      </w:r>
      <w:bookmarkEnd w:id="302"/>
    </w:p>
    <w:p w14:paraId="7DAD2163" w14:textId="5961FCE8" w:rsidR="00D851E6" w:rsidRDefault="00D851E6" w:rsidP="00D851E6">
      <w:pPr>
        <w:spacing w:line="480" w:lineRule="auto"/>
        <w:ind w:firstLine="720"/>
        <w:jc w:val="both"/>
        <w:rPr>
          <w:rFonts w:ascii="Times New Roman" w:hAnsi="Times New Roman" w:cs="Times New Roman"/>
          <w:sz w:val="24"/>
          <w:lang w:val="en-US"/>
        </w:rPr>
      </w:pPr>
      <w:proofErr w:type="spellStart"/>
      <w:r w:rsidRPr="00D851E6">
        <w:rPr>
          <w:rFonts w:ascii="Times New Roman" w:hAnsi="Times New Roman" w:cs="Times New Roman"/>
          <w:sz w:val="24"/>
          <w:lang w:val="en-US"/>
        </w:rPr>
        <w:t>Berdasarkan</w:t>
      </w:r>
      <w:proofErr w:type="spellEnd"/>
      <w:r w:rsidRPr="00D851E6">
        <w:rPr>
          <w:rFonts w:ascii="Times New Roman" w:hAnsi="Times New Roman" w:cs="Times New Roman"/>
          <w:sz w:val="24"/>
          <w:lang w:val="en-US"/>
        </w:rPr>
        <w:t xml:space="preserve"> </w:t>
      </w:r>
      <w:proofErr w:type="spellStart"/>
      <w:r w:rsidRPr="00D851E6">
        <w:rPr>
          <w:rFonts w:ascii="Times New Roman" w:hAnsi="Times New Roman" w:cs="Times New Roman"/>
          <w:sz w:val="24"/>
          <w:lang w:val="en-US"/>
        </w:rPr>
        <w:t>analisis</w:t>
      </w:r>
      <w:proofErr w:type="spellEnd"/>
      <w:r w:rsidRPr="00D851E6">
        <w:rPr>
          <w:rFonts w:ascii="Times New Roman" w:hAnsi="Times New Roman" w:cs="Times New Roman"/>
          <w:sz w:val="24"/>
          <w:lang w:val="en-US"/>
        </w:rPr>
        <w:t xml:space="preserve"> dan </w:t>
      </w:r>
      <w:proofErr w:type="spellStart"/>
      <w:r w:rsidRPr="00D851E6">
        <w:rPr>
          <w:rFonts w:ascii="Times New Roman" w:hAnsi="Times New Roman" w:cs="Times New Roman"/>
          <w:sz w:val="24"/>
          <w:lang w:val="en-US"/>
        </w:rPr>
        <w:t>perancangan</w:t>
      </w:r>
      <w:proofErr w:type="spellEnd"/>
      <w:r w:rsidRPr="00D851E6">
        <w:rPr>
          <w:rFonts w:ascii="Times New Roman" w:hAnsi="Times New Roman" w:cs="Times New Roman"/>
          <w:sz w:val="24"/>
          <w:lang w:val="en-US"/>
        </w:rPr>
        <w:t xml:space="preserve"> </w:t>
      </w:r>
      <w:proofErr w:type="spellStart"/>
      <w:r w:rsidRPr="00D851E6">
        <w:rPr>
          <w:rFonts w:ascii="Times New Roman" w:hAnsi="Times New Roman" w:cs="Times New Roman"/>
          <w:sz w:val="24"/>
          <w:lang w:val="en-US"/>
        </w:rPr>
        <w:t>Sistem</w:t>
      </w:r>
      <w:proofErr w:type="spellEnd"/>
      <w:r w:rsidRPr="00D851E6">
        <w:rPr>
          <w:rFonts w:ascii="Times New Roman" w:hAnsi="Times New Roman" w:cs="Times New Roman"/>
          <w:sz w:val="24"/>
          <w:lang w:val="en-US"/>
        </w:rPr>
        <w:t xml:space="preserve"> </w:t>
      </w:r>
      <w:proofErr w:type="spellStart"/>
      <w:r w:rsidRPr="00D851E6">
        <w:rPr>
          <w:rFonts w:ascii="Times New Roman" w:hAnsi="Times New Roman" w:cs="Times New Roman"/>
          <w:sz w:val="24"/>
          <w:lang w:val="en-US"/>
        </w:rPr>
        <w:t>Informasi</w:t>
      </w:r>
      <w:proofErr w:type="spellEnd"/>
      <w:r w:rsidRPr="00D851E6">
        <w:rPr>
          <w:rFonts w:ascii="Times New Roman" w:hAnsi="Times New Roman" w:cs="Times New Roman"/>
          <w:sz w:val="24"/>
          <w:lang w:val="en-US"/>
        </w:rPr>
        <w:t xml:space="preserve"> </w:t>
      </w:r>
      <w:proofErr w:type="spellStart"/>
      <w:r>
        <w:rPr>
          <w:rFonts w:ascii="Times New Roman" w:hAnsi="Times New Roman" w:cs="Times New Roman"/>
          <w:sz w:val="24"/>
          <w:lang w:val="en-US"/>
        </w:rPr>
        <w:t>Pengolahan</w:t>
      </w:r>
      <w:proofErr w:type="spellEnd"/>
      <w:r>
        <w:rPr>
          <w:rFonts w:ascii="Times New Roman" w:hAnsi="Times New Roman" w:cs="Times New Roman"/>
          <w:sz w:val="24"/>
          <w:lang w:val="en-US"/>
        </w:rPr>
        <w:t xml:space="preserve"> Data </w:t>
      </w:r>
      <w:proofErr w:type="spellStart"/>
      <w:r>
        <w:rPr>
          <w:rFonts w:ascii="Times New Roman" w:hAnsi="Times New Roman" w:cs="Times New Roman"/>
          <w:sz w:val="24"/>
          <w:lang w:val="en-US"/>
        </w:rPr>
        <w:t>Peminjaman</w:t>
      </w:r>
      <w:proofErr w:type="spellEnd"/>
      <w:r>
        <w:rPr>
          <w:rFonts w:ascii="Times New Roman" w:hAnsi="Times New Roman" w:cs="Times New Roman"/>
          <w:sz w:val="24"/>
          <w:lang w:val="en-US"/>
        </w:rPr>
        <w:t xml:space="preserve"> Sarana dan </w:t>
      </w:r>
      <w:proofErr w:type="spellStart"/>
      <w:r>
        <w:rPr>
          <w:rFonts w:ascii="Times New Roman" w:hAnsi="Times New Roman" w:cs="Times New Roman"/>
          <w:sz w:val="24"/>
          <w:lang w:val="en-US"/>
        </w:rPr>
        <w:t>Prasarana</w:t>
      </w:r>
      <w:proofErr w:type="spellEnd"/>
      <w:r>
        <w:rPr>
          <w:rFonts w:ascii="Times New Roman" w:hAnsi="Times New Roman" w:cs="Times New Roman"/>
          <w:sz w:val="24"/>
          <w:lang w:val="en-US"/>
        </w:rPr>
        <w:t xml:space="preserve"> </w:t>
      </w:r>
      <w:proofErr w:type="spellStart"/>
      <w:r w:rsidRPr="00D851E6">
        <w:rPr>
          <w:rFonts w:ascii="Times New Roman" w:hAnsi="Times New Roman" w:cs="Times New Roman"/>
          <w:sz w:val="24"/>
          <w:lang w:val="en-US"/>
        </w:rPr>
        <w:t>Berbasis</w:t>
      </w:r>
      <w:proofErr w:type="spellEnd"/>
      <w:r w:rsidRPr="00D851E6">
        <w:rPr>
          <w:rFonts w:ascii="Times New Roman" w:hAnsi="Times New Roman" w:cs="Times New Roman"/>
          <w:sz w:val="24"/>
          <w:lang w:val="en-US"/>
        </w:rPr>
        <w:t xml:space="preserve"> Web Pada </w:t>
      </w:r>
      <w:bookmarkStart w:id="303" w:name="_Toc135974558"/>
      <w:bookmarkStart w:id="304" w:name="_Toc135974629"/>
      <w:r w:rsidRPr="00D851E6">
        <w:rPr>
          <w:rFonts w:ascii="Times New Roman" w:hAnsi="Times New Roman" w:cs="Times New Roman"/>
          <w:sz w:val="24"/>
          <w:lang w:val="en-US"/>
        </w:rPr>
        <w:t xml:space="preserve">STMIK PPKIA Pradnya Paramita Malang, </w:t>
      </w:r>
      <w:proofErr w:type="spellStart"/>
      <w:r w:rsidRPr="00D851E6">
        <w:rPr>
          <w:rFonts w:ascii="Times New Roman" w:hAnsi="Times New Roman" w:cs="Times New Roman"/>
          <w:sz w:val="24"/>
          <w:lang w:val="en-US"/>
        </w:rPr>
        <w:t>maka</w:t>
      </w:r>
      <w:proofErr w:type="spellEnd"/>
      <w:r w:rsidRPr="00D851E6">
        <w:rPr>
          <w:rFonts w:ascii="Times New Roman" w:hAnsi="Times New Roman" w:cs="Times New Roman"/>
          <w:sz w:val="24"/>
          <w:lang w:val="en-US"/>
        </w:rPr>
        <w:t xml:space="preserve"> </w:t>
      </w:r>
      <w:proofErr w:type="spellStart"/>
      <w:r w:rsidRPr="00D851E6">
        <w:rPr>
          <w:rFonts w:ascii="Times New Roman" w:hAnsi="Times New Roman" w:cs="Times New Roman"/>
          <w:sz w:val="24"/>
          <w:lang w:val="en-US"/>
        </w:rPr>
        <w:t>dapat</w:t>
      </w:r>
      <w:proofErr w:type="spellEnd"/>
      <w:r w:rsidRPr="00D851E6">
        <w:rPr>
          <w:rFonts w:ascii="Times New Roman" w:hAnsi="Times New Roman" w:cs="Times New Roman"/>
          <w:sz w:val="24"/>
          <w:lang w:val="en-US"/>
        </w:rPr>
        <w:t xml:space="preserve"> </w:t>
      </w:r>
      <w:proofErr w:type="spellStart"/>
      <w:r w:rsidRPr="00D851E6">
        <w:rPr>
          <w:rFonts w:ascii="Times New Roman" w:hAnsi="Times New Roman" w:cs="Times New Roman"/>
          <w:sz w:val="24"/>
          <w:lang w:val="en-US"/>
        </w:rPr>
        <w:t>disimpulkan</w:t>
      </w:r>
      <w:proofErr w:type="spellEnd"/>
      <w:r w:rsidRPr="00D851E6">
        <w:rPr>
          <w:rFonts w:ascii="Times New Roman" w:hAnsi="Times New Roman" w:cs="Times New Roman"/>
          <w:sz w:val="24"/>
          <w:lang w:val="en-US"/>
        </w:rPr>
        <w:t xml:space="preserve"> </w:t>
      </w:r>
      <w:proofErr w:type="spellStart"/>
      <w:r w:rsidRPr="00D851E6">
        <w:rPr>
          <w:rFonts w:ascii="Times New Roman" w:hAnsi="Times New Roman" w:cs="Times New Roman"/>
          <w:sz w:val="24"/>
          <w:lang w:val="en-US"/>
        </w:rPr>
        <w:t>sebagai</w:t>
      </w:r>
      <w:proofErr w:type="spellEnd"/>
      <w:r w:rsidRPr="00D851E6">
        <w:rPr>
          <w:rFonts w:ascii="Times New Roman" w:hAnsi="Times New Roman" w:cs="Times New Roman"/>
          <w:sz w:val="24"/>
          <w:lang w:val="en-US"/>
        </w:rPr>
        <w:t xml:space="preserve"> </w:t>
      </w:r>
      <w:proofErr w:type="spellStart"/>
      <w:r w:rsidRPr="00D851E6">
        <w:rPr>
          <w:rFonts w:ascii="Times New Roman" w:hAnsi="Times New Roman" w:cs="Times New Roman"/>
          <w:sz w:val="24"/>
          <w:lang w:val="en-US"/>
        </w:rPr>
        <w:t>berikut</w:t>
      </w:r>
      <w:proofErr w:type="spellEnd"/>
      <w:r w:rsidRPr="00D851E6">
        <w:rPr>
          <w:rFonts w:ascii="Times New Roman" w:hAnsi="Times New Roman" w:cs="Times New Roman"/>
          <w:sz w:val="24"/>
          <w:lang w:val="en-US"/>
        </w:rPr>
        <w:t>:</w:t>
      </w:r>
      <w:bookmarkEnd w:id="303"/>
      <w:bookmarkEnd w:id="304"/>
    </w:p>
    <w:p w14:paraId="17EF8EE6" w14:textId="77777777" w:rsidR="00D851E6" w:rsidRPr="00041FDC" w:rsidRDefault="00D851E6" w:rsidP="00D851E6">
      <w:pPr>
        <w:pStyle w:val="ListParagraph"/>
        <w:numPr>
          <w:ilvl w:val="0"/>
          <w:numId w:val="80"/>
        </w:numPr>
        <w:spacing w:line="480" w:lineRule="auto"/>
        <w:ind w:left="1134" w:hanging="283"/>
        <w:jc w:val="both"/>
        <w:rPr>
          <w:rFonts w:ascii="Times New Roman" w:hAnsi="Times New Roman" w:cs="Times New Roman"/>
          <w:sz w:val="24"/>
          <w:lang w:val="en-US"/>
        </w:rPr>
      </w:pPr>
      <w:bookmarkStart w:id="305" w:name="_Toc135974560"/>
      <w:bookmarkStart w:id="306" w:name="_Toc135974631"/>
      <w:proofErr w:type="spellStart"/>
      <w:r w:rsidRPr="00041FDC">
        <w:rPr>
          <w:rFonts w:ascii="Times New Roman" w:hAnsi="Times New Roman" w:cs="Times New Roman"/>
          <w:sz w:val="24"/>
          <w:lang w:val="en-US"/>
        </w:rPr>
        <w:t>Penelitian</w:t>
      </w:r>
      <w:proofErr w:type="spellEnd"/>
      <w:r w:rsidRPr="00041FDC">
        <w:rPr>
          <w:rFonts w:ascii="Times New Roman" w:hAnsi="Times New Roman" w:cs="Times New Roman"/>
          <w:sz w:val="24"/>
          <w:lang w:val="en-US"/>
        </w:rPr>
        <w:t xml:space="preserve"> </w:t>
      </w:r>
      <w:proofErr w:type="spellStart"/>
      <w:r w:rsidRPr="00041FDC">
        <w:rPr>
          <w:rFonts w:ascii="Times New Roman" w:hAnsi="Times New Roman" w:cs="Times New Roman"/>
          <w:sz w:val="24"/>
          <w:lang w:val="en-US"/>
        </w:rPr>
        <w:t>ini</w:t>
      </w:r>
      <w:proofErr w:type="spellEnd"/>
      <w:r w:rsidRPr="00041FDC">
        <w:rPr>
          <w:rFonts w:ascii="Times New Roman" w:hAnsi="Times New Roman" w:cs="Times New Roman"/>
          <w:sz w:val="24"/>
          <w:lang w:val="en-US"/>
        </w:rPr>
        <w:t xml:space="preserve"> </w:t>
      </w:r>
      <w:proofErr w:type="spellStart"/>
      <w:r w:rsidRPr="00041FDC">
        <w:rPr>
          <w:rFonts w:ascii="Times New Roman" w:hAnsi="Times New Roman" w:cs="Times New Roman"/>
          <w:sz w:val="24"/>
          <w:lang w:val="en-US"/>
        </w:rPr>
        <w:t>menggunakan</w:t>
      </w:r>
      <w:proofErr w:type="spellEnd"/>
      <w:r w:rsidRPr="00041FDC">
        <w:rPr>
          <w:rFonts w:ascii="Times New Roman" w:hAnsi="Times New Roman" w:cs="Times New Roman"/>
          <w:sz w:val="24"/>
          <w:lang w:val="en-US"/>
        </w:rPr>
        <w:t xml:space="preserve"> </w:t>
      </w:r>
      <w:proofErr w:type="spellStart"/>
      <w:r w:rsidRPr="00041FDC">
        <w:rPr>
          <w:rFonts w:ascii="Times New Roman" w:hAnsi="Times New Roman" w:cs="Times New Roman"/>
          <w:sz w:val="24"/>
          <w:lang w:val="en-US"/>
        </w:rPr>
        <w:t>alat</w:t>
      </w:r>
      <w:proofErr w:type="spellEnd"/>
      <w:r w:rsidRPr="00041FDC">
        <w:rPr>
          <w:rFonts w:ascii="Times New Roman" w:hAnsi="Times New Roman" w:cs="Times New Roman"/>
          <w:sz w:val="24"/>
          <w:lang w:val="en-US"/>
        </w:rPr>
        <w:t xml:space="preserve"> </w:t>
      </w:r>
      <w:proofErr w:type="spellStart"/>
      <w:r w:rsidRPr="00041FDC">
        <w:rPr>
          <w:rFonts w:ascii="Times New Roman" w:hAnsi="Times New Roman" w:cs="Times New Roman"/>
          <w:sz w:val="24"/>
          <w:lang w:val="en-US"/>
        </w:rPr>
        <w:t>bantu</w:t>
      </w:r>
      <w:proofErr w:type="spellEnd"/>
      <w:r w:rsidRPr="00041FDC">
        <w:rPr>
          <w:rFonts w:ascii="Times New Roman" w:hAnsi="Times New Roman" w:cs="Times New Roman"/>
          <w:sz w:val="24"/>
          <w:lang w:val="en-US"/>
        </w:rPr>
        <w:t xml:space="preserve"> UML</w:t>
      </w:r>
      <w:r>
        <w:rPr>
          <w:rFonts w:ascii="Times New Roman" w:hAnsi="Times New Roman" w:cs="Times New Roman"/>
          <w:sz w:val="24"/>
          <w:lang w:val="en-US"/>
        </w:rPr>
        <w:t xml:space="preserve"> (</w:t>
      </w:r>
      <w:r w:rsidRPr="000164AC">
        <w:rPr>
          <w:rFonts w:ascii="Times New Roman" w:hAnsi="Times New Roman" w:cs="Times New Roman"/>
          <w:i/>
          <w:sz w:val="24"/>
          <w:szCs w:val="24"/>
          <w:lang w:val="en-US"/>
        </w:rPr>
        <w:t>Unified Modelling Language</w:t>
      </w:r>
      <w:r>
        <w:rPr>
          <w:rFonts w:ascii="Times New Roman" w:hAnsi="Times New Roman" w:cs="Times New Roman"/>
          <w:sz w:val="24"/>
          <w:lang w:val="en-US"/>
        </w:rPr>
        <w:t>)</w:t>
      </w:r>
      <w:r w:rsidRPr="00041FDC">
        <w:rPr>
          <w:rFonts w:ascii="Times New Roman" w:hAnsi="Times New Roman" w:cs="Times New Roman"/>
          <w:sz w:val="24"/>
          <w:lang w:val="en-US"/>
        </w:rPr>
        <w:t xml:space="preserve"> </w:t>
      </w:r>
      <w:proofErr w:type="spellStart"/>
      <w:r w:rsidRPr="00041FDC">
        <w:rPr>
          <w:rFonts w:ascii="Times New Roman" w:hAnsi="Times New Roman" w:cs="Times New Roman"/>
          <w:sz w:val="24"/>
          <w:lang w:val="en-US"/>
        </w:rPr>
        <w:t>untuk</w:t>
      </w:r>
      <w:proofErr w:type="spellEnd"/>
      <w:r w:rsidRPr="00041FDC">
        <w:rPr>
          <w:rFonts w:ascii="Times New Roman" w:hAnsi="Times New Roman" w:cs="Times New Roman"/>
          <w:sz w:val="24"/>
          <w:lang w:val="en-US"/>
        </w:rPr>
        <w:t xml:space="preserve"> </w:t>
      </w:r>
      <w:proofErr w:type="spellStart"/>
      <w:r w:rsidRPr="00041FDC">
        <w:rPr>
          <w:rFonts w:ascii="Times New Roman" w:hAnsi="Times New Roman" w:cs="Times New Roman"/>
          <w:sz w:val="24"/>
          <w:lang w:val="en-US"/>
        </w:rPr>
        <w:t>menjelaskan</w:t>
      </w:r>
      <w:proofErr w:type="spellEnd"/>
      <w:r w:rsidRPr="00041FDC">
        <w:rPr>
          <w:rFonts w:ascii="Times New Roman" w:hAnsi="Times New Roman" w:cs="Times New Roman"/>
          <w:sz w:val="24"/>
          <w:lang w:val="en-US"/>
        </w:rPr>
        <w:t xml:space="preserve"> </w:t>
      </w:r>
      <w:proofErr w:type="spellStart"/>
      <w:r w:rsidRPr="00041FDC">
        <w:rPr>
          <w:rFonts w:ascii="Times New Roman" w:hAnsi="Times New Roman" w:cs="Times New Roman"/>
          <w:sz w:val="24"/>
          <w:lang w:val="en-US"/>
        </w:rPr>
        <w:t>berbagai</w:t>
      </w:r>
      <w:proofErr w:type="spellEnd"/>
      <w:r w:rsidRPr="00041FDC">
        <w:rPr>
          <w:rFonts w:ascii="Times New Roman" w:hAnsi="Times New Roman" w:cs="Times New Roman"/>
          <w:sz w:val="24"/>
          <w:lang w:val="en-US"/>
        </w:rPr>
        <w:t xml:space="preserve"> </w:t>
      </w:r>
      <w:proofErr w:type="spellStart"/>
      <w:r w:rsidRPr="00041FDC">
        <w:rPr>
          <w:rFonts w:ascii="Times New Roman" w:hAnsi="Times New Roman" w:cs="Times New Roman"/>
          <w:sz w:val="24"/>
          <w:lang w:val="en-US"/>
        </w:rPr>
        <w:t>fungsi</w:t>
      </w:r>
      <w:proofErr w:type="spellEnd"/>
      <w:r w:rsidRPr="00041FDC">
        <w:rPr>
          <w:rFonts w:ascii="Times New Roman" w:hAnsi="Times New Roman" w:cs="Times New Roman"/>
          <w:sz w:val="24"/>
          <w:lang w:val="en-US"/>
        </w:rPr>
        <w:t xml:space="preserve"> </w:t>
      </w:r>
      <w:proofErr w:type="spellStart"/>
      <w:r w:rsidRPr="00041FDC">
        <w:rPr>
          <w:rFonts w:ascii="Times New Roman" w:hAnsi="Times New Roman" w:cs="Times New Roman"/>
          <w:sz w:val="24"/>
          <w:lang w:val="en-US"/>
        </w:rPr>
        <w:t>dari</w:t>
      </w:r>
      <w:proofErr w:type="spellEnd"/>
      <w:r w:rsidRPr="00041FDC">
        <w:rPr>
          <w:rFonts w:ascii="Times New Roman" w:hAnsi="Times New Roman" w:cs="Times New Roman"/>
          <w:sz w:val="24"/>
          <w:lang w:val="en-US"/>
        </w:rPr>
        <w:t xml:space="preserve"> </w:t>
      </w:r>
      <w:proofErr w:type="spellStart"/>
      <w:r w:rsidRPr="00041FDC">
        <w:rPr>
          <w:rFonts w:ascii="Times New Roman" w:hAnsi="Times New Roman" w:cs="Times New Roman"/>
          <w:sz w:val="24"/>
          <w:lang w:val="en-US"/>
        </w:rPr>
        <w:t>sistem</w:t>
      </w:r>
      <w:proofErr w:type="spellEnd"/>
      <w:r w:rsidRPr="00041FDC">
        <w:rPr>
          <w:rFonts w:ascii="Times New Roman" w:hAnsi="Times New Roman" w:cs="Times New Roman"/>
          <w:sz w:val="24"/>
          <w:lang w:val="en-US"/>
        </w:rPr>
        <w:t xml:space="preserve"> dan </w:t>
      </w:r>
      <w:proofErr w:type="spellStart"/>
      <w:r w:rsidRPr="00041FDC">
        <w:rPr>
          <w:rFonts w:ascii="Times New Roman" w:hAnsi="Times New Roman" w:cs="Times New Roman"/>
          <w:sz w:val="24"/>
          <w:lang w:val="en-US"/>
        </w:rPr>
        <w:t>menghasilkan</w:t>
      </w:r>
      <w:proofErr w:type="spellEnd"/>
      <w:r w:rsidRPr="00041FDC">
        <w:rPr>
          <w:rFonts w:ascii="Times New Roman" w:hAnsi="Times New Roman" w:cs="Times New Roman"/>
          <w:sz w:val="24"/>
          <w:lang w:val="en-US"/>
        </w:rPr>
        <w:t xml:space="preserve"> </w:t>
      </w:r>
      <w:proofErr w:type="spellStart"/>
      <w:r w:rsidRPr="00041FDC">
        <w:rPr>
          <w:rFonts w:ascii="Times New Roman" w:hAnsi="Times New Roman" w:cs="Times New Roman"/>
          <w:sz w:val="24"/>
          <w:lang w:val="en-US"/>
        </w:rPr>
        <w:t>sebuah</w:t>
      </w:r>
      <w:proofErr w:type="spellEnd"/>
      <w:r w:rsidRPr="00041FDC">
        <w:rPr>
          <w:rFonts w:ascii="Times New Roman" w:hAnsi="Times New Roman" w:cs="Times New Roman"/>
          <w:sz w:val="24"/>
          <w:lang w:val="en-US"/>
        </w:rPr>
        <w:t xml:space="preserve"> prototype </w:t>
      </w:r>
      <w:proofErr w:type="spellStart"/>
      <w:r w:rsidRPr="00041FDC">
        <w:rPr>
          <w:rFonts w:ascii="Times New Roman" w:hAnsi="Times New Roman" w:cs="Times New Roman"/>
          <w:sz w:val="24"/>
          <w:lang w:val="en-US"/>
        </w:rPr>
        <w:t>sehingga</w:t>
      </w:r>
      <w:proofErr w:type="spellEnd"/>
      <w:r w:rsidRPr="00041FDC">
        <w:rPr>
          <w:rFonts w:ascii="Times New Roman" w:hAnsi="Times New Roman" w:cs="Times New Roman"/>
          <w:sz w:val="24"/>
          <w:lang w:val="en-US"/>
        </w:rPr>
        <w:t xml:space="preserve"> </w:t>
      </w:r>
      <w:proofErr w:type="spellStart"/>
      <w:r w:rsidRPr="00041FDC">
        <w:rPr>
          <w:rFonts w:ascii="Times New Roman" w:hAnsi="Times New Roman" w:cs="Times New Roman"/>
          <w:sz w:val="24"/>
          <w:lang w:val="en-US"/>
        </w:rPr>
        <w:t>memudahkan</w:t>
      </w:r>
      <w:proofErr w:type="spellEnd"/>
      <w:r w:rsidRPr="00041FDC">
        <w:rPr>
          <w:rFonts w:ascii="Times New Roman" w:hAnsi="Times New Roman" w:cs="Times New Roman"/>
          <w:sz w:val="24"/>
          <w:lang w:val="en-US"/>
        </w:rPr>
        <w:t xml:space="preserve"> </w:t>
      </w:r>
      <w:proofErr w:type="spellStart"/>
      <w:r w:rsidRPr="00041FDC">
        <w:rPr>
          <w:rFonts w:ascii="Times New Roman" w:hAnsi="Times New Roman" w:cs="Times New Roman"/>
          <w:sz w:val="24"/>
          <w:lang w:val="en-US"/>
        </w:rPr>
        <w:t>dalam</w:t>
      </w:r>
      <w:proofErr w:type="spellEnd"/>
      <w:r w:rsidRPr="00041FDC">
        <w:rPr>
          <w:rFonts w:ascii="Times New Roman" w:hAnsi="Times New Roman" w:cs="Times New Roman"/>
          <w:sz w:val="24"/>
          <w:lang w:val="en-US"/>
        </w:rPr>
        <w:t xml:space="preserve"> </w:t>
      </w:r>
      <w:proofErr w:type="spellStart"/>
      <w:r w:rsidRPr="00041FDC">
        <w:rPr>
          <w:rFonts w:ascii="Times New Roman" w:hAnsi="Times New Roman" w:cs="Times New Roman"/>
          <w:sz w:val="24"/>
          <w:lang w:val="en-US"/>
        </w:rPr>
        <w:t>pengembangan</w:t>
      </w:r>
      <w:proofErr w:type="spellEnd"/>
      <w:r w:rsidRPr="00041FDC">
        <w:rPr>
          <w:rFonts w:ascii="Times New Roman" w:hAnsi="Times New Roman" w:cs="Times New Roman"/>
          <w:sz w:val="24"/>
          <w:lang w:val="en-US"/>
        </w:rPr>
        <w:t xml:space="preserve"> </w:t>
      </w:r>
      <w:proofErr w:type="spellStart"/>
      <w:r w:rsidRPr="00041FDC">
        <w:rPr>
          <w:rFonts w:ascii="Times New Roman" w:hAnsi="Times New Roman" w:cs="Times New Roman"/>
          <w:sz w:val="24"/>
          <w:lang w:val="en-US"/>
        </w:rPr>
        <w:t>aplikasi</w:t>
      </w:r>
      <w:proofErr w:type="spellEnd"/>
      <w:r w:rsidRPr="00041FDC">
        <w:rPr>
          <w:rFonts w:ascii="Times New Roman" w:hAnsi="Times New Roman" w:cs="Times New Roman"/>
          <w:sz w:val="24"/>
          <w:lang w:val="en-US"/>
        </w:rPr>
        <w:t>.</w:t>
      </w:r>
      <w:bookmarkEnd w:id="305"/>
      <w:bookmarkEnd w:id="306"/>
    </w:p>
    <w:p w14:paraId="5C49D9E8" w14:textId="4EE4165A" w:rsidR="00D851E6" w:rsidRDefault="00D851E6" w:rsidP="00D851E6">
      <w:pPr>
        <w:pStyle w:val="ListParagraph"/>
        <w:numPr>
          <w:ilvl w:val="0"/>
          <w:numId w:val="80"/>
        </w:numPr>
        <w:spacing w:line="480" w:lineRule="auto"/>
        <w:ind w:left="1134" w:hanging="283"/>
        <w:jc w:val="both"/>
        <w:rPr>
          <w:rFonts w:ascii="Times New Roman" w:hAnsi="Times New Roman" w:cs="Times New Roman"/>
          <w:sz w:val="24"/>
          <w:lang w:val="en-US"/>
        </w:rPr>
      </w:pPr>
      <w:bookmarkStart w:id="307" w:name="_Toc135974561"/>
      <w:bookmarkStart w:id="308" w:name="_Toc135974632"/>
      <w:proofErr w:type="spellStart"/>
      <w:r w:rsidRPr="00041FDC">
        <w:rPr>
          <w:rFonts w:ascii="Times New Roman" w:hAnsi="Times New Roman" w:cs="Times New Roman"/>
          <w:sz w:val="24"/>
          <w:lang w:val="en-US"/>
        </w:rPr>
        <w:t>Sistem</w:t>
      </w:r>
      <w:proofErr w:type="spellEnd"/>
      <w:r w:rsidRPr="00041FDC">
        <w:rPr>
          <w:rFonts w:ascii="Times New Roman" w:hAnsi="Times New Roman" w:cs="Times New Roman"/>
          <w:sz w:val="24"/>
          <w:lang w:val="en-US"/>
        </w:rPr>
        <w:t xml:space="preserve"> </w:t>
      </w:r>
      <w:proofErr w:type="spellStart"/>
      <w:r w:rsidRPr="00041FDC">
        <w:rPr>
          <w:rFonts w:ascii="Times New Roman" w:hAnsi="Times New Roman" w:cs="Times New Roman"/>
          <w:sz w:val="24"/>
          <w:lang w:val="en-US"/>
        </w:rPr>
        <w:t>Informasi</w:t>
      </w:r>
      <w:proofErr w:type="spellEnd"/>
      <w:r w:rsidRPr="00041FDC">
        <w:rPr>
          <w:rFonts w:ascii="Times New Roman" w:hAnsi="Times New Roman" w:cs="Times New Roman"/>
          <w:sz w:val="24"/>
          <w:lang w:val="en-US"/>
        </w:rPr>
        <w:t xml:space="preserve"> </w:t>
      </w:r>
      <w:proofErr w:type="spellStart"/>
      <w:r w:rsidR="008A32BD">
        <w:rPr>
          <w:rFonts w:ascii="Times New Roman" w:hAnsi="Times New Roman" w:cs="Times New Roman"/>
          <w:sz w:val="24"/>
          <w:lang w:val="en-US"/>
        </w:rPr>
        <w:t>Pengolahan</w:t>
      </w:r>
      <w:proofErr w:type="spellEnd"/>
      <w:r w:rsidR="008A32BD">
        <w:rPr>
          <w:rFonts w:ascii="Times New Roman" w:hAnsi="Times New Roman" w:cs="Times New Roman"/>
          <w:sz w:val="24"/>
          <w:lang w:val="en-US"/>
        </w:rPr>
        <w:t xml:space="preserve"> Data </w:t>
      </w:r>
      <w:proofErr w:type="spellStart"/>
      <w:r w:rsidR="008A32BD">
        <w:rPr>
          <w:rFonts w:ascii="Times New Roman" w:hAnsi="Times New Roman" w:cs="Times New Roman"/>
          <w:sz w:val="24"/>
          <w:lang w:val="en-US"/>
        </w:rPr>
        <w:t>Peminjaman</w:t>
      </w:r>
      <w:proofErr w:type="spellEnd"/>
      <w:r w:rsidR="008A32BD">
        <w:rPr>
          <w:rFonts w:ascii="Times New Roman" w:hAnsi="Times New Roman" w:cs="Times New Roman"/>
          <w:sz w:val="24"/>
          <w:lang w:val="en-US"/>
        </w:rPr>
        <w:t xml:space="preserve"> Sarana dan </w:t>
      </w:r>
      <w:proofErr w:type="spellStart"/>
      <w:r w:rsidR="008A32BD">
        <w:rPr>
          <w:rFonts w:ascii="Times New Roman" w:hAnsi="Times New Roman" w:cs="Times New Roman"/>
          <w:sz w:val="24"/>
          <w:lang w:val="en-US"/>
        </w:rPr>
        <w:t>Prasarana</w:t>
      </w:r>
      <w:proofErr w:type="spellEnd"/>
      <w:r w:rsidR="008A32BD">
        <w:rPr>
          <w:rFonts w:ascii="Times New Roman" w:hAnsi="Times New Roman" w:cs="Times New Roman"/>
          <w:sz w:val="24"/>
          <w:lang w:val="en-US"/>
        </w:rPr>
        <w:t xml:space="preserve"> </w:t>
      </w:r>
      <w:proofErr w:type="spellStart"/>
      <w:r w:rsidRPr="00041FDC">
        <w:rPr>
          <w:rFonts w:ascii="Times New Roman" w:hAnsi="Times New Roman" w:cs="Times New Roman"/>
          <w:sz w:val="24"/>
          <w:lang w:val="en-US"/>
        </w:rPr>
        <w:t>Berbasis</w:t>
      </w:r>
      <w:proofErr w:type="spellEnd"/>
      <w:r w:rsidRPr="00041FDC">
        <w:rPr>
          <w:rFonts w:ascii="Times New Roman" w:hAnsi="Times New Roman" w:cs="Times New Roman"/>
          <w:sz w:val="24"/>
          <w:lang w:val="en-US"/>
        </w:rPr>
        <w:t xml:space="preserve"> Web Pada </w:t>
      </w:r>
      <w:r>
        <w:rPr>
          <w:rFonts w:ascii="Times New Roman" w:hAnsi="Times New Roman" w:cs="Times New Roman"/>
          <w:sz w:val="24"/>
          <w:lang w:val="en-US"/>
        </w:rPr>
        <w:t>STMIK PPKIA</w:t>
      </w:r>
      <w:r w:rsidRPr="00041FDC">
        <w:rPr>
          <w:rFonts w:ascii="Times New Roman" w:hAnsi="Times New Roman" w:cs="Times New Roman"/>
          <w:sz w:val="24"/>
          <w:lang w:val="en-US"/>
        </w:rPr>
        <w:t xml:space="preserve"> Pradnya Paramita Malang, </w:t>
      </w:r>
      <w:proofErr w:type="spellStart"/>
      <w:r w:rsidRPr="00041FDC">
        <w:rPr>
          <w:rFonts w:ascii="Times New Roman" w:hAnsi="Times New Roman" w:cs="Times New Roman"/>
          <w:sz w:val="24"/>
          <w:lang w:val="en-US"/>
        </w:rPr>
        <w:t>dapat</w:t>
      </w:r>
      <w:proofErr w:type="spellEnd"/>
      <w:r w:rsidRPr="00041FDC">
        <w:rPr>
          <w:rFonts w:ascii="Times New Roman" w:hAnsi="Times New Roman" w:cs="Times New Roman"/>
          <w:sz w:val="24"/>
          <w:lang w:val="en-US"/>
        </w:rPr>
        <w:t xml:space="preserve"> </w:t>
      </w:r>
      <w:proofErr w:type="spellStart"/>
      <w:r w:rsidRPr="00041FDC">
        <w:rPr>
          <w:rFonts w:ascii="Times New Roman" w:hAnsi="Times New Roman" w:cs="Times New Roman"/>
          <w:sz w:val="24"/>
          <w:lang w:val="en-US"/>
        </w:rPr>
        <w:t>digunakan</w:t>
      </w:r>
      <w:proofErr w:type="spellEnd"/>
      <w:r w:rsidRPr="00041FDC">
        <w:rPr>
          <w:rFonts w:ascii="Times New Roman" w:hAnsi="Times New Roman" w:cs="Times New Roman"/>
          <w:sz w:val="24"/>
          <w:lang w:val="en-US"/>
        </w:rPr>
        <w:t xml:space="preserve"> </w:t>
      </w:r>
      <w:proofErr w:type="spellStart"/>
      <w:r w:rsidRPr="00041FDC">
        <w:rPr>
          <w:rFonts w:ascii="Times New Roman" w:hAnsi="Times New Roman" w:cs="Times New Roman"/>
          <w:sz w:val="24"/>
          <w:lang w:val="en-US"/>
        </w:rPr>
        <w:t>untuk</w:t>
      </w:r>
      <w:proofErr w:type="spellEnd"/>
      <w:r w:rsidRPr="00041FDC">
        <w:rPr>
          <w:rFonts w:ascii="Times New Roman" w:hAnsi="Times New Roman" w:cs="Times New Roman"/>
          <w:sz w:val="24"/>
          <w:lang w:val="en-US"/>
        </w:rPr>
        <w:t xml:space="preserve"> </w:t>
      </w:r>
      <w:proofErr w:type="spellStart"/>
      <w:r w:rsidR="00161B9C">
        <w:rPr>
          <w:rFonts w:ascii="Times New Roman" w:hAnsi="Times New Roman" w:cs="Times New Roman"/>
          <w:sz w:val="24"/>
          <w:lang w:val="en-US"/>
        </w:rPr>
        <w:t>mengelola</w:t>
      </w:r>
      <w:proofErr w:type="spellEnd"/>
      <w:r w:rsidR="00161B9C">
        <w:rPr>
          <w:rFonts w:ascii="Times New Roman" w:hAnsi="Times New Roman" w:cs="Times New Roman"/>
          <w:sz w:val="24"/>
          <w:lang w:val="en-US"/>
        </w:rPr>
        <w:t xml:space="preserve"> </w:t>
      </w:r>
      <w:proofErr w:type="spellStart"/>
      <w:r w:rsidR="00161B9C">
        <w:rPr>
          <w:rFonts w:ascii="Times New Roman" w:hAnsi="Times New Roman" w:cs="Times New Roman"/>
          <w:sz w:val="24"/>
          <w:lang w:val="en-US"/>
        </w:rPr>
        <w:t>peminjaman</w:t>
      </w:r>
      <w:proofErr w:type="spellEnd"/>
      <w:r w:rsidR="008A32BD">
        <w:rPr>
          <w:rFonts w:ascii="Times New Roman" w:hAnsi="Times New Roman" w:cs="Times New Roman"/>
          <w:sz w:val="24"/>
          <w:lang w:val="en-US"/>
        </w:rPr>
        <w:t xml:space="preserve"> </w:t>
      </w:r>
      <w:proofErr w:type="spellStart"/>
      <w:r w:rsidR="008A32BD">
        <w:rPr>
          <w:rFonts w:ascii="Times New Roman" w:hAnsi="Times New Roman" w:cs="Times New Roman"/>
          <w:sz w:val="24"/>
          <w:lang w:val="en-US"/>
        </w:rPr>
        <w:t>sarpras</w:t>
      </w:r>
      <w:bookmarkEnd w:id="307"/>
      <w:bookmarkEnd w:id="308"/>
      <w:proofErr w:type="spellEnd"/>
      <w:r w:rsidR="00161B9C">
        <w:rPr>
          <w:rFonts w:ascii="Times New Roman" w:hAnsi="Times New Roman" w:cs="Times New Roman"/>
          <w:sz w:val="24"/>
          <w:lang w:val="en-US"/>
        </w:rPr>
        <w:t>.</w:t>
      </w:r>
    </w:p>
    <w:p w14:paraId="79D26813" w14:textId="1F4AB518" w:rsidR="00D851E6" w:rsidRPr="00D851E6" w:rsidRDefault="00B468AF" w:rsidP="00D851E6">
      <w:pPr>
        <w:pStyle w:val="ListParagraph"/>
        <w:numPr>
          <w:ilvl w:val="0"/>
          <w:numId w:val="80"/>
        </w:numPr>
        <w:spacing w:line="480" w:lineRule="auto"/>
        <w:ind w:left="1134" w:hanging="283"/>
        <w:jc w:val="both"/>
        <w:rPr>
          <w:rFonts w:ascii="Times New Roman" w:hAnsi="Times New Roman" w:cs="Times New Roman"/>
          <w:sz w:val="24"/>
          <w:lang w:val="en-US"/>
        </w:rPr>
      </w:pPr>
      <w:r w:rsidRPr="00B468AF">
        <w:rPr>
          <w:rFonts w:ascii="Times New Roman" w:hAnsi="Times New Roman" w:cs="Times New Roman"/>
          <w:sz w:val="24"/>
          <w:lang w:val="en-US"/>
        </w:rPr>
        <w:t xml:space="preserve">Didalam </w:t>
      </w:r>
      <w:proofErr w:type="spellStart"/>
      <w:r w:rsidRPr="00B468AF">
        <w:rPr>
          <w:rFonts w:ascii="Times New Roman" w:hAnsi="Times New Roman" w:cs="Times New Roman"/>
          <w:sz w:val="24"/>
          <w:lang w:val="en-US"/>
        </w:rPr>
        <w:t>Sistem</w:t>
      </w:r>
      <w:proofErr w:type="spellEnd"/>
      <w:r w:rsidRPr="00B468AF">
        <w:rPr>
          <w:rFonts w:ascii="Times New Roman" w:hAnsi="Times New Roman" w:cs="Times New Roman"/>
          <w:sz w:val="24"/>
          <w:lang w:val="en-US"/>
        </w:rPr>
        <w:t xml:space="preserve"> </w:t>
      </w:r>
      <w:proofErr w:type="spellStart"/>
      <w:r w:rsidRPr="00B468AF">
        <w:rPr>
          <w:rFonts w:ascii="Times New Roman" w:hAnsi="Times New Roman" w:cs="Times New Roman"/>
          <w:sz w:val="24"/>
          <w:lang w:val="en-US"/>
        </w:rPr>
        <w:t>Informasi</w:t>
      </w:r>
      <w:proofErr w:type="spellEnd"/>
      <w:r w:rsidRPr="00B468AF">
        <w:rPr>
          <w:rFonts w:ascii="Times New Roman" w:hAnsi="Times New Roman" w:cs="Times New Roman"/>
          <w:sz w:val="24"/>
          <w:lang w:val="en-US"/>
        </w:rPr>
        <w:t xml:space="preserve"> </w:t>
      </w:r>
      <w:proofErr w:type="spellStart"/>
      <w:r w:rsidRPr="00B468AF">
        <w:rPr>
          <w:rFonts w:ascii="Times New Roman" w:hAnsi="Times New Roman" w:cs="Times New Roman"/>
          <w:sz w:val="24"/>
          <w:lang w:val="en-US"/>
        </w:rPr>
        <w:t>Pengolahan</w:t>
      </w:r>
      <w:proofErr w:type="spellEnd"/>
      <w:r w:rsidRPr="00B468AF">
        <w:rPr>
          <w:rFonts w:ascii="Times New Roman" w:hAnsi="Times New Roman" w:cs="Times New Roman"/>
          <w:sz w:val="24"/>
          <w:lang w:val="en-US"/>
        </w:rPr>
        <w:t xml:space="preserve"> Data </w:t>
      </w:r>
      <w:proofErr w:type="spellStart"/>
      <w:r w:rsidRPr="00B468AF">
        <w:rPr>
          <w:rFonts w:ascii="Times New Roman" w:hAnsi="Times New Roman" w:cs="Times New Roman"/>
          <w:sz w:val="24"/>
          <w:lang w:val="en-US"/>
        </w:rPr>
        <w:t>Peminjaman</w:t>
      </w:r>
      <w:proofErr w:type="spellEnd"/>
      <w:r w:rsidRPr="00B468AF">
        <w:rPr>
          <w:rFonts w:ascii="Times New Roman" w:hAnsi="Times New Roman" w:cs="Times New Roman"/>
          <w:sz w:val="24"/>
          <w:lang w:val="en-US"/>
        </w:rPr>
        <w:t xml:space="preserve"> Sarana dan </w:t>
      </w:r>
      <w:proofErr w:type="spellStart"/>
      <w:r w:rsidRPr="00B468AF">
        <w:rPr>
          <w:rFonts w:ascii="Times New Roman" w:hAnsi="Times New Roman" w:cs="Times New Roman"/>
          <w:sz w:val="24"/>
          <w:lang w:val="en-US"/>
        </w:rPr>
        <w:t>Prasarana</w:t>
      </w:r>
      <w:proofErr w:type="spellEnd"/>
      <w:r w:rsidRPr="00B468AF">
        <w:rPr>
          <w:rFonts w:ascii="Times New Roman" w:hAnsi="Times New Roman" w:cs="Times New Roman"/>
          <w:sz w:val="24"/>
          <w:lang w:val="en-US"/>
        </w:rPr>
        <w:t xml:space="preserve"> </w:t>
      </w:r>
      <w:proofErr w:type="spellStart"/>
      <w:r w:rsidRPr="00B468AF">
        <w:rPr>
          <w:rFonts w:ascii="Times New Roman" w:hAnsi="Times New Roman" w:cs="Times New Roman"/>
          <w:sz w:val="24"/>
          <w:lang w:val="en-US"/>
        </w:rPr>
        <w:t>Berbasis</w:t>
      </w:r>
      <w:proofErr w:type="spellEnd"/>
      <w:r w:rsidRPr="00B468AF">
        <w:rPr>
          <w:rFonts w:ascii="Times New Roman" w:hAnsi="Times New Roman" w:cs="Times New Roman"/>
          <w:sz w:val="24"/>
          <w:lang w:val="en-US"/>
        </w:rPr>
        <w:t xml:space="preserve"> Web pada STMIK PPKIA Pradnya Paramita Malang </w:t>
      </w:r>
      <w:proofErr w:type="spellStart"/>
      <w:r w:rsidRPr="00B468AF">
        <w:rPr>
          <w:rFonts w:ascii="Times New Roman" w:hAnsi="Times New Roman" w:cs="Times New Roman"/>
          <w:sz w:val="24"/>
          <w:lang w:val="en-US"/>
        </w:rPr>
        <w:t>dapat</w:t>
      </w:r>
      <w:proofErr w:type="spellEnd"/>
      <w:r w:rsidRPr="00B468AF">
        <w:rPr>
          <w:rFonts w:ascii="Times New Roman" w:hAnsi="Times New Roman" w:cs="Times New Roman"/>
          <w:sz w:val="24"/>
          <w:lang w:val="en-US"/>
        </w:rPr>
        <w:t xml:space="preserve"> </w:t>
      </w:r>
      <w:proofErr w:type="spellStart"/>
      <w:r w:rsidRPr="00B468AF">
        <w:rPr>
          <w:rFonts w:ascii="Times New Roman" w:hAnsi="Times New Roman" w:cs="Times New Roman"/>
          <w:sz w:val="24"/>
          <w:lang w:val="en-US"/>
        </w:rPr>
        <w:t>digunakan</w:t>
      </w:r>
      <w:proofErr w:type="spellEnd"/>
      <w:r w:rsidRPr="00B468AF">
        <w:rPr>
          <w:rFonts w:ascii="Times New Roman" w:hAnsi="Times New Roman" w:cs="Times New Roman"/>
          <w:sz w:val="24"/>
          <w:lang w:val="en-US"/>
        </w:rPr>
        <w:t xml:space="preserve"> </w:t>
      </w:r>
      <w:proofErr w:type="spellStart"/>
      <w:r w:rsidRPr="00B468AF">
        <w:rPr>
          <w:rFonts w:ascii="Times New Roman" w:hAnsi="Times New Roman" w:cs="Times New Roman"/>
          <w:sz w:val="24"/>
          <w:lang w:val="en-US"/>
        </w:rPr>
        <w:t>untuk</w:t>
      </w:r>
      <w:proofErr w:type="spellEnd"/>
      <w:r w:rsidRPr="00B468AF">
        <w:rPr>
          <w:rFonts w:ascii="Times New Roman" w:hAnsi="Times New Roman" w:cs="Times New Roman"/>
          <w:sz w:val="24"/>
          <w:lang w:val="en-US"/>
        </w:rPr>
        <w:t xml:space="preserve"> </w:t>
      </w:r>
      <w:proofErr w:type="spellStart"/>
      <w:r w:rsidRPr="00B468AF">
        <w:rPr>
          <w:rFonts w:ascii="Times New Roman" w:hAnsi="Times New Roman" w:cs="Times New Roman"/>
          <w:sz w:val="24"/>
          <w:lang w:val="en-US"/>
        </w:rPr>
        <w:t>pengolahan</w:t>
      </w:r>
      <w:proofErr w:type="spellEnd"/>
      <w:r w:rsidRPr="00B468AF">
        <w:rPr>
          <w:rFonts w:ascii="Times New Roman" w:hAnsi="Times New Roman" w:cs="Times New Roman"/>
          <w:sz w:val="24"/>
          <w:lang w:val="en-US"/>
        </w:rPr>
        <w:t xml:space="preserve"> data </w:t>
      </w:r>
      <w:proofErr w:type="spellStart"/>
      <w:r w:rsidRPr="00B468AF">
        <w:rPr>
          <w:rFonts w:ascii="Times New Roman" w:hAnsi="Times New Roman" w:cs="Times New Roman"/>
          <w:sz w:val="24"/>
          <w:lang w:val="en-US"/>
        </w:rPr>
        <w:t>peminjaman</w:t>
      </w:r>
      <w:proofErr w:type="spellEnd"/>
      <w:r w:rsidRPr="00B468AF">
        <w:rPr>
          <w:rFonts w:ascii="Times New Roman" w:hAnsi="Times New Roman" w:cs="Times New Roman"/>
          <w:sz w:val="24"/>
          <w:lang w:val="en-US"/>
        </w:rPr>
        <w:t xml:space="preserve">, data </w:t>
      </w:r>
      <w:proofErr w:type="spellStart"/>
      <w:r w:rsidRPr="00B468AF">
        <w:rPr>
          <w:rFonts w:ascii="Times New Roman" w:hAnsi="Times New Roman" w:cs="Times New Roman"/>
          <w:sz w:val="24"/>
          <w:lang w:val="en-US"/>
        </w:rPr>
        <w:t>stok</w:t>
      </w:r>
      <w:proofErr w:type="spellEnd"/>
      <w:r w:rsidRPr="00B468AF">
        <w:rPr>
          <w:rFonts w:ascii="Times New Roman" w:hAnsi="Times New Roman" w:cs="Times New Roman"/>
          <w:sz w:val="24"/>
          <w:lang w:val="en-US"/>
        </w:rPr>
        <w:t xml:space="preserve"> </w:t>
      </w:r>
      <w:proofErr w:type="spellStart"/>
      <w:r w:rsidRPr="00B468AF">
        <w:rPr>
          <w:rFonts w:ascii="Times New Roman" w:hAnsi="Times New Roman" w:cs="Times New Roman"/>
          <w:sz w:val="24"/>
          <w:lang w:val="en-US"/>
        </w:rPr>
        <w:t>barang</w:t>
      </w:r>
      <w:proofErr w:type="spellEnd"/>
      <w:r w:rsidRPr="00B468AF">
        <w:rPr>
          <w:rFonts w:ascii="Times New Roman" w:hAnsi="Times New Roman" w:cs="Times New Roman"/>
          <w:sz w:val="24"/>
          <w:lang w:val="en-US"/>
        </w:rPr>
        <w:t xml:space="preserve"> dan data </w:t>
      </w:r>
      <w:proofErr w:type="spellStart"/>
      <w:r w:rsidRPr="00B468AF">
        <w:rPr>
          <w:rFonts w:ascii="Times New Roman" w:hAnsi="Times New Roman" w:cs="Times New Roman"/>
          <w:sz w:val="24"/>
          <w:lang w:val="en-US"/>
        </w:rPr>
        <w:t>lapora</w:t>
      </w:r>
      <w:r w:rsidR="00161B9C">
        <w:rPr>
          <w:rFonts w:ascii="Times New Roman" w:hAnsi="Times New Roman" w:cs="Times New Roman"/>
          <w:sz w:val="24"/>
          <w:lang w:val="en-US"/>
        </w:rPr>
        <w:t>n</w:t>
      </w:r>
      <w:proofErr w:type="spellEnd"/>
      <w:r w:rsidR="00161B9C">
        <w:rPr>
          <w:rFonts w:ascii="Times New Roman" w:hAnsi="Times New Roman" w:cs="Times New Roman"/>
          <w:sz w:val="24"/>
          <w:lang w:val="en-US"/>
        </w:rPr>
        <w:t>.</w:t>
      </w:r>
    </w:p>
    <w:p w14:paraId="12CB7612" w14:textId="77777777" w:rsidR="00125D13" w:rsidRPr="00C80A5E" w:rsidRDefault="00125D13" w:rsidP="00E21974">
      <w:pPr>
        <w:pStyle w:val="Heading1"/>
        <w:numPr>
          <w:ilvl w:val="0"/>
          <w:numId w:val="20"/>
        </w:numPr>
        <w:ind w:hanging="720"/>
        <w:rPr>
          <w:sz w:val="24"/>
          <w:szCs w:val="24"/>
          <w:lang w:val="en-US"/>
        </w:rPr>
      </w:pPr>
      <w:bookmarkStart w:id="309" w:name="_Toc167658807"/>
      <w:r w:rsidRPr="00C80A5E">
        <w:rPr>
          <w:sz w:val="24"/>
          <w:szCs w:val="24"/>
          <w:lang w:val="en-US"/>
        </w:rPr>
        <w:t>Saran</w:t>
      </w:r>
      <w:bookmarkEnd w:id="309"/>
    </w:p>
    <w:p w14:paraId="28300B56" w14:textId="10121F55" w:rsidR="000508D9" w:rsidRPr="000508D9" w:rsidRDefault="00B468AF" w:rsidP="000508D9">
      <w:pPr>
        <w:spacing w:line="480" w:lineRule="auto"/>
        <w:ind w:firstLine="720"/>
        <w:jc w:val="both"/>
        <w:rPr>
          <w:rFonts w:ascii="Times New Roman" w:hAnsi="Times New Roman" w:cs="Times New Roman"/>
          <w:sz w:val="24"/>
          <w:szCs w:val="24"/>
        </w:rPr>
      </w:pPr>
      <w:proofErr w:type="spellStart"/>
      <w:r w:rsidRPr="00B468AF">
        <w:rPr>
          <w:rFonts w:ascii="Times New Roman" w:hAnsi="Times New Roman" w:cs="Times New Roman"/>
          <w:sz w:val="24"/>
          <w:szCs w:val="24"/>
          <w:lang w:val="en-US"/>
        </w:rPr>
        <w:t>Untuk</w:t>
      </w:r>
      <w:proofErr w:type="spellEnd"/>
      <w:r w:rsidRPr="00B468AF">
        <w:rPr>
          <w:rFonts w:ascii="Times New Roman" w:hAnsi="Times New Roman" w:cs="Times New Roman"/>
          <w:sz w:val="24"/>
          <w:szCs w:val="24"/>
          <w:lang w:val="en-US"/>
        </w:rPr>
        <w:t xml:space="preserve"> </w:t>
      </w:r>
      <w:proofErr w:type="spellStart"/>
      <w:r w:rsidRPr="00B468AF">
        <w:rPr>
          <w:rFonts w:ascii="Times New Roman" w:hAnsi="Times New Roman" w:cs="Times New Roman"/>
          <w:sz w:val="24"/>
          <w:szCs w:val="24"/>
          <w:lang w:val="en-US"/>
        </w:rPr>
        <w:t>penerapan</w:t>
      </w:r>
      <w:proofErr w:type="spellEnd"/>
      <w:r w:rsidRPr="00B468AF">
        <w:rPr>
          <w:rFonts w:ascii="Times New Roman" w:hAnsi="Times New Roman" w:cs="Times New Roman"/>
          <w:sz w:val="24"/>
          <w:szCs w:val="24"/>
          <w:lang w:val="en-US"/>
        </w:rPr>
        <w:t xml:space="preserve"> dan </w:t>
      </w:r>
      <w:proofErr w:type="spellStart"/>
      <w:r w:rsidRPr="00B468AF">
        <w:rPr>
          <w:rFonts w:ascii="Times New Roman" w:hAnsi="Times New Roman" w:cs="Times New Roman"/>
          <w:sz w:val="24"/>
          <w:szCs w:val="24"/>
          <w:lang w:val="en-US"/>
        </w:rPr>
        <w:t>pelaksanaan</w:t>
      </w:r>
      <w:proofErr w:type="spellEnd"/>
      <w:r w:rsidRPr="00B468AF">
        <w:rPr>
          <w:rFonts w:ascii="Times New Roman" w:hAnsi="Times New Roman" w:cs="Times New Roman"/>
          <w:sz w:val="24"/>
          <w:szCs w:val="24"/>
          <w:lang w:val="en-US"/>
        </w:rPr>
        <w:t xml:space="preserve"> </w:t>
      </w:r>
      <w:proofErr w:type="spellStart"/>
      <w:r w:rsidRPr="00B468AF">
        <w:rPr>
          <w:rFonts w:ascii="Times New Roman" w:hAnsi="Times New Roman" w:cs="Times New Roman"/>
          <w:sz w:val="24"/>
          <w:szCs w:val="24"/>
          <w:lang w:val="en-US"/>
        </w:rPr>
        <w:t>sistem</w:t>
      </w:r>
      <w:proofErr w:type="spellEnd"/>
      <w:r w:rsidRPr="00B468AF">
        <w:rPr>
          <w:rFonts w:ascii="Times New Roman" w:hAnsi="Times New Roman" w:cs="Times New Roman"/>
          <w:sz w:val="24"/>
          <w:szCs w:val="24"/>
          <w:lang w:val="en-US"/>
        </w:rPr>
        <w:t xml:space="preserve"> </w:t>
      </w:r>
      <w:proofErr w:type="spellStart"/>
      <w:r w:rsidRPr="00B468AF">
        <w:rPr>
          <w:rFonts w:ascii="Times New Roman" w:hAnsi="Times New Roman" w:cs="Times New Roman"/>
          <w:sz w:val="24"/>
          <w:szCs w:val="24"/>
          <w:lang w:val="en-US"/>
        </w:rPr>
        <w:t>informasi</w:t>
      </w:r>
      <w:proofErr w:type="spellEnd"/>
      <w:r w:rsidRPr="00B468AF">
        <w:rPr>
          <w:rFonts w:ascii="Times New Roman" w:hAnsi="Times New Roman" w:cs="Times New Roman"/>
          <w:sz w:val="24"/>
          <w:szCs w:val="24"/>
          <w:lang w:val="en-US"/>
        </w:rPr>
        <w:t xml:space="preserve"> </w:t>
      </w:r>
      <w:proofErr w:type="spellStart"/>
      <w:r w:rsidRPr="00B468AF">
        <w:rPr>
          <w:rFonts w:ascii="Times New Roman" w:hAnsi="Times New Roman" w:cs="Times New Roman"/>
          <w:sz w:val="24"/>
          <w:szCs w:val="24"/>
          <w:lang w:val="en-US"/>
        </w:rPr>
        <w:t>ini</w:t>
      </w:r>
      <w:proofErr w:type="spellEnd"/>
      <w:r w:rsidRPr="00B468AF">
        <w:rPr>
          <w:rFonts w:ascii="Times New Roman" w:hAnsi="Times New Roman" w:cs="Times New Roman"/>
          <w:sz w:val="24"/>
          <w:szCs w:val="24"/>
          <w:lang w:val="en-US"/>
        </w:rPr>
        <w:t xml:space="preserve">, </w:t>
      </w:r>
      <w:proofErr w:type="spellStart"/>
      <w:r w:rsidRPr="00B468AF">
        <w:rPr>
          <w:rFonts w:ascii="Times New Roman" w:hAnsi="Times New Roman" w:cs="Times New Roman"/>
          <w:sz w:val="24"/>
          <w:szCs w:val="24"/>
          <w:lang w:val="en-US"/>
        </w:rPr>
        <w:t>ada</w:t>
      </w:r>
      <w:proofErr w:type="spellEnd"/>
      <w:r w:rsidRPr="00B468AF">
        <w:rPr>
          <w:rFonts w:ascii="Times New Roman" w:hAnsi="Times New Roman" w:cs="Times New Roman"/>
          <w:sz w:val="24"/>
          <w:szCs w:val="24"/>
          <w:lang w:val="en-US"/>
        </w:rPr>
        <w:t xml:space="preserve"> saran-saran yang </w:t>
      </w:r>
      <w:proofErr w:type="spellStart"/>
      <w:r w:rsidRPr="00B468AF">
        <w:rPr>
          <w:rFonts w:ascii="Times New Roman" w:hAnsi="Times New Roman" w:cs="Times New Roman"/>
          <w:sz w:val="24"/>
          <w:szCs w:val="24"/>
          <w:lang w:val="en-US"/>
        </w:rPr>
        <w:t>dapat</w:t>
      </w:r>
      <w:proofErr w:type="spellEnd"/>
      <w:r w:rsidRPr="00B468AF">
        <w:rPr>
          <w:rFonts w:ascii="Times New Roman" w:hAnsi="Times New Roman" w:cs="Times New Roman"/>
          <w:sz w:val="24"/>
          <w:szCs w:val="24"/>
          <w:lang w:val="en-US"/>
        </w:rPr>
        <w:t xml:space="preserve"> </w:t>
      </w:r>
      <w:proofErr w:type="spellStart"/>
      <w:r w:rsidRPr="00B468AF">
        <w:rPr>
          <w:rFonts w:ascii="Times New Roman" w:hAnsi="Times New Roman" w:cs="Times New Roman"/>
          <w:sz w:val="24"/>
          <w:szCs w:val="24"/>
          <w:lang w:val="en-US"/>
        </w:rPr>
        <w:t>berguna</w:t>
      </w:r>
      <w:proofErr w:type="spellEnd"/>
      <w:r w:rsidRPr="00B468AF">
        <w:rPr>
          <w:rFonts w:ascii="Times New Roman" w:hAnsi="Times New Roman" w:cs="Times New Roman"/>
          <w:sz w:val="24"/>
          <w:szCs w:val="24"/>
          <w:lang w:val="en-US"/>
        </w:rPr>
        <w:t xml:space="preserve"> dan </w:t>
      </w:r>
      <w:proofErr w:type="spellStart"/>
      <w:r w:rsidRPr="00B468AF">
        <w:rPr>
          <w:rFonts w:ascii="Times New Roman" w:hAnsi="Times New Roman" w:cs="Times New Roman"/>
          <w:sz w:val="24"/>
          <w:szCs w:val="24"/>
          <w:lang w:val="en-US"/>
        </w:rPr>
        <w:t>diterapkan</w:t>
      </w:r>
      <w:proofErr w:type="spellEnd"/>
      <w:r w:rsidRPr="00B468AF">
        <w:rPr>
          <w:rFonts w:ascii="Times New Roman" w:hAnsi="Times New Roman" w:cs="Times New Roman"/>
          <w:sz w:val="24"/>
          <w:szCs w:val="24"/>
          <w:lang w:val="en-US"/>
        </w:rPr>
        <w:t xml:space="preserve"> oleh </w:t>
      </w:r>
      <w:proofErr w:type="spellStart"/>
      <w:r w:rsidRPr="00B468AF">
        <w:rPr>
          <w:rFonts w:ascii="Times New Roman" w:hAnsi="Times New Roman" w:cs="Times New Roman"/>
          <w:sz w:val="24"/>
          <w:szCs w:val="24"/>
          <w:lang w:val="en-US"/>
        </w:rPr>
        <w:t>pengelola</w:t>
      </w:r>
      <w:proofErr w:type="spellEnd"/>
      <w:r w:rsidRPr="00B468AF">
        <w:rPr>
          <w:rFonts w:ascii="Times New Roman" w:hAnsi="Times New Roman" w:cs="Times New Roman"/>
          <w:sz w:val="24"/>
          <w:szCs w:val="24"/>
          <w:lang w:val="en-US"/>
        </w:rPr>
        <w:t xml:space="preserve"> dan </w:t>
      </w:r>
      <w:proofErr w:type="spellStart"/>
      <w:r w:rsidRPr="00B468AF">
        <w:rPr>
          <w:rFonts w:ascii="Times New Roman" w:hAnsi="Times New Roman" w:cs="Times New Roman"/>
          <w:sz w:val="24"/>
          <w:szCs w:val="24"/>
          <w:lang w:val="en-US"/>
        </w:rPr>
        <w:t>peminjaman</w:t>
      </w:r>
      <w:proofErr w:type="spellEnd"/>
      <w:r w:rsidRPr="00B468AF">
        <w:rPr>
          <w:rFonts w:ascii="Times New Roman" w:hAnsi="Times New Roman" w:cs="Times New Roman"/>
          <w:sz w:val="24"/>
          <w:szCs w:val="24"/>
          <w:lang w:val="en-US"/>
        </w:rPr>
        <w:t xml:space="preserve"> </w:t>
      </w:r>
      <w:proofErr w:type="spellStart"/>
      <w:r w:rsidRPr="00B468AF">
        <w:rPr>
          <w:rFonts w:ascii="Times New Roman" w:hAnsi="Times New Roman" w:cs="Times New Roman"/>
          <w:sz w:val="24"/>
          <w:szCs w:val="24"/>
          <w:lang w:val="en-US"/>
        </w:rPr>
        <w:t>sarpras</w:t>
      </w:r>
      <w:proofErr w:type="spellEnd"/>
      <w:r w:rsidRPr="00B468AF">
        <w:rPr>
          <w:rFonts w:ascii="Times New Roman" w:hAnsi="Times New Roman" w:cs="Times New Roman"/>
          <w:sz w:val="24"/>
          <w:szCs w:val="24"/>
          <w:lang w:val="en-US"/>
        </w:rPr>
        <w:t xml:space="preserve"> </w:t>
      </w:r>
      <w:proofErr w:type="spellStart"/>
      <w:r w:rsidRPr="00B468AF">
        <w:rPr>
          <w:rFonts w:ascii="Times New Roman" w:hAnsi="Times New Roman" w:cs="Times New Roman"/>
          <w:sz w:val="24"/>
          <w:szCs w:val="24"/>
          <w:lang w:val="en-US"/>
        </w:rPr>
        <w:t>serta</w:t>
      </w:r>
      <w:proofErr w:type="spellEnd"/>
      <w:r w:rsidRPr="00B468AF">
        <w:rPr>
          <w:rFonts w:ascii="Times New Roman" w:hAnsi="Times New Roman" w:cs="Times New Roman"/>
          <w:sz w:val="24"/>
          <w:szCs w:val="24"/>
          <w:lang w:val="en-US"/>
        </w:rPr>
        <w:t xml:space="preserve"> </w:t>
      </w:r>
      <w:proofErr w:type="spellStart"/>
      <w:r w:rsidRPr="00B468AF">
        <w:rPr>
          <w:rFonts w:ascii="Times New Roman" w:hAnsi="Times New Roman" w:cs="Times New Roman"/>
          <w:sz w:val="24"/>
          <w:szCs w:val="24"/>
          <w:lang w:val="en-US"/>
        </w:rPr>
        <w:t>pen</w:t>
      </w:r>
      <w:r w:rsidR="00161B9C">
        <w:rPr>
          <w:rFonts w:ascii="Times New Roman" w:hAnsi="Times New Roman" w:cs="Times New Roman"/>
          <w:sz w:val="24"/>
          <w:szCs w:val="24"/>
          <w:lang w:val="en-US"/>
        </w:rPr>
        <w:t>e</w:t>
      </w:r>
      <w:r w:rsidRPr="00B468AF">
        <w:rPr>
          <w:rFonts w:ascii="Times New Roman" w:hAnsi="Times New Roman" w:cs="Times New Roman"/>
          <w:sz w:val="24"/>
          <w:szCs w:val="24"/>
          <w:lang w:val="en-US"/>
        </w:rPr>
        <w:t>litian</w:t>
      </w:r>
      <w:proofErr w:type="spellEnd"/>
      <w:r w:rsidRPr="00B468AF">
        <w:rPr>
          <w:rFonts w:ascii="Times New Roman" w:hAnsi="Times New Roman" w:cs="Times New Roman"/>
          <w:sz w:val="24"/>
          <w:szCs w:val="24"/>
          <w:lang w:val="en-US"/>
        </w:rPr>
        <w:t xml:space="preserve"> yang </w:t>
      </w:r>
      <w:proofErr w:type="spellStart"/>
      <w:r w:rsidRPr="00B468AF">
        <w:rPr>
          <w:rFonts w:ascii="Times New Roman" w:hAnsi="Times New Roman" w:cs="Times New Roman"/>
          <w:sz w:val="24"/>
          <w:szCs w:val="24"/>
          <w:lang w:val="en-US"/>
        </w:rPr>
        <w:t>selanjutnya</w:t>
      </w:r>
      <w:proofErr w:type="spellEnd"/>
      <w:r w:rsidRPr="00B468AF">
        <w:rPr>
          <w:rFonts w:ascii="Times New Roman" w:hAnsi="Times New Roman" w:cs="Times New Roman"/>
          <w:sz w:val="24"/>
          <w:szCs w:val="24"/>
          <w:lang w:val="en-US"/>
        </w:rPr>
        <w:t xml:space="preserve"> </w:t>
      </w:r>
      <w:proofErr w:type="spellStart"/>
      <w:r w:rsidRPr="00B468AF">
        <w:rPr>
          <w:rFonts w:ascii="Times New Roman" w:hAnsi="Times New Roman" w:cs="Times New Roman"/>
          <w:sz w:val="24"/>
          <w:szCs w:val="24"/>
          <w:lang w:val="en-US"/>
        </w:rPr>
        <w:t>antara</w:t>
      </w:r>
      <w:proofErr w:type="spellEnd"/>
      <w:r w:rsidRPr="00B468AF">
        <w:rPr>
          <w:rFonts w:ascii="Times New Roman" w:hAnsi="Times New Roman" w:cs="Times New Roman"/>
          <w:sz w:val="24"/>
          <w:szCs w:val="24"/>
          <w:lang w:val="en-US"/>
        </w:rPr>
        <w:t xml:space="preserve"> lain:  </w:t>
      </w:r>
    </w:p>
    <w:p w14:paraId="2228A7B6" w14:textId="5FA83415" w:rsidR="000508D9" w:rsidRDefault="000508D9" w:rsidP="000508D9">
      <w:pPr>
        <w:pStyle w:val="ListParagraph"/>
        <w:numPr>
          <w:ilvl w:val="6"/>
          <w:numId w:val="81"/>
        </w:numPr>
        <w:spacing w:line="480" w:lineRule="auto"/>
        <w:ind w:left="1134"/>
        <w:jc w:val="both"/>
        <w:rPr>
          <w:rFonts w:ascii="Times New Roman" w:hAnsi="Times New Roman" w:cs="Times New Roman"/>
          <w:sz w:val="24"/>
          <w:szCs w:val="24"/>
          <w:lang w:val="en-US"/>
        </w:rPr>
      </w:pPr>
      <w:proofErr w:type="spellStart"/>
      <w:r w:rsidRPr="007E2BBA">
        <w:rPr>
          <w:rFonts w:ascii="Times New Roman" w:hAnsi="Times New Roman" w:cs="Times New Roman"/>
          <w:sz w:val="24"/>
          <w:szCs w:val="24"/>
          <w:lang w:val="en-US"/>
        </w:rPr>
        <w:t>Untuk</w:t>
      </w:r>
      <w:proofErr w:type="spellEnd"/>
      <w:r w:rsidRPr="007E2BBA">
        <w:rPr>
          <w:rFonts w:ascii="Times New Roman" w:hAnsi="Times New Roman" w:cs="Times New Roman"/>
          <w:sz w:val="24"/>
          <w:szCs w:val="24"/>
          <w:lang w:val="en-US"/>
        </w:rPr>
        <w:t xml:space="preserve"> </w:t>
      </w:r>
      <w:proofErr w:type="spellStart"/>
      <w:r w:rsidRPr="007E2BBA">
        <w:rPr>
          <w:rFonts w:ascii="Times New Roman" w:hAnsi="Times New Roman" w:cs="Times New Roman"/>
          <w:sz w:val="24"/>
          <w:szCs w:val="24"/>
          <w:lang w:val="en-US"/>
        </w:rPr>
        <w:t>keamanan</w:t>
      </w:r>
      <w:proofErr w:type="spellEnd"/>
      <w:r w:rsidRPr="007E2BBA">
        <w:rPr>
          <w:rFonts w:ascii="Times New Roman" w:hAnsi="Times New Roman" w:cs="Times New Roman"/>
          <w:sz w:val="24"/>
          <w:szCs w:val="24"/>
          <w:lang w:val="en-US"/>
        </w:rPr>
        <w:t xml:space="preserve"> data</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pengelola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sarpras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r w:rsidRPr="007E2BBA">
        <w:rPr>
          <w:rFonts w:ascii="Times New Roman" w:hAnsi="Times New Roman" w:cs="Times New Roman"/>
          <w:i/>
          <w:sz w:val="24"/>
          <w:szCs w:val="24"/>
          <w:lang w:val="en-US"/>
        </w:rPr>
        <w:t>backup</w:t>
      </w:r>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secara</w:t>
      </w:r>
      <w:proofErr w:type="spellEnd"/>
      <w:r>
        <w:rPr>
          <w:rFonts w:ascii="Times New Roman" w:hAnsi="Times New Roman" w:cs="Times New Roman"/>
          <w:sz w:val="24"/>
          <w:szCs w:val="24"/>
          <w:lang w:val="en-US"/>
        </w:rPr>
        <w:t xml:space="preserve"> rutin. </w:t>
      </w:r>
    </w:p>
    <w:p w14:paraId="0CB6A5DF" w14:textId="3B721CE8" w:rsidR="000508D9" w:rsidRDefault="000508D9" w:rsidP="000508D9">
      <w:pPr>
        <w:pStyle w:val="ListParagraph"/>
        <w:numPr>
          <w:ilvl w:val="6"/>
          <w:numId w:val="81"/>
        </w:numPr>
        <w:spacing w:line="480" w:lineRule="auto"/>
        <w:ind w:left="113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Sistem</w:t>
      </w:r>
      <w:proofErr w:type="spellEnd"/>
      <w:r>
        <w:rPr>
          <w:rFonts w:ascii="Times New Roman" w:hAnsi="Times New Roman" w:cs="Times New Roman"/>
          <w:sz w:val="24"/>
          <w:szCs w:val="24"/>
          <w:lang w:val="en-US"/>
        </w:rPr>
        <w:t xml:space="preserve"> </w:t>
      </w:r>
      <w:proofErr w:type="spellStart"/>
      <w:r w:rsidR="00A940DC">
        <w:rPr>
          <w:rFonts w:ascii="Times New Roman" w:hAnsi="Times New Roman" w:cs="Times New Roman"/>
          <w:sz w:val="24"/>
          <w:szCs w:val="24"/>
          <w:lang w:val="en-US"/>
        </w:rPr>
        <w:t>I</w:t>
      </w:r>
      <w:r>
        <w:rPr>
          <w:rFonts w:ascii="Times New Roman" w:hAnsi="Times New Roman" w:cs="Times New Roman"/>
          <w:sz w:val="24"/>
          <w:szCs w:val="24"/>
          <w:lang w:val="en-US"/>
        </w:rPr>
        <w:t>nformasi</w:t>
      </w:r>
      <w:proofErr w:type="spellEnd"/>
      <w:r>
        <w:rPr>
          <w:rFonts w:ascii="Times New Roman" w:hAnsi="Times New Roman" w:cs="Times New Roman"/>
          <w:sz w:val="24"/>
          <w:szCs w:val="24"/>
          <w:lang w:val="en-US"/>
        </w:rPr>
        <w:t xml:space="preserve"> </w:t>
      </w:r>
      <w:proofErr w:type="spellStart"/>
      <w:r w:rsidR="00A940DC">
        <w:rPr>
          <w:rFonts w:ascii="Times New Roman" w:hAnsi="Times New Roman" w:cs="Times New Roman"/>
          <w:sz w:val="24"/>
          <w:szCs w:val="24"/>
          <w:lang w:val="en-US"/>
        </w:rPr>
        <w:t>Pengolahan</w:t>
      </w:r>
      <w:proofErr w:type="spellEnd"/>
      <w:r w:rsidR="00A940DC">
        <w:rPr>
          <w:rFonts w:ascii="Times New Roman" w:hAnsi="Times New Roman" w:cs="Times New Roman"/>
          <w:sz w:val="24"/>
          <w:szCs w:val="24"/>
          <w:lang w:val="en-US"/>
        </w:rPr>
        <w:t xml:space="preserve"> Data </w:t>
      </w:r>
      <w:proofErr w:type="spellStart"/>
      <w:r w:rsidR="00A940DC">
        <w:rPr>
          <w:rFonts w:ascii="Times New Roman" w:hAnsi="Times New Roman" w:cs="Times New Roman"/>
          <w:sz w:val="24"/>
          <w:szCs w:val="24"/>
          <w:lang w:val="en-US"/>
        </w:rPr>
        <w:t>Peminjaman</w:t>
      </w:r>
      <w:proofErr w:type="spellEnd"/>
      <w:r w:rsidR="00A940DC">
        <w:rPr>
          <w:rFonts w:ascii="Times New Roman" w:hAnsi="Times New Roman" w:cs="Times New Roman"/>
          <w:sz w:val="24"/>
          <w:szCs w:val="24"/>
          <w:lang w:val="en-US"/>
        </w:rPr>
        <w:t xml:space="preserve"> Sarana dan </w:t>
      </w:r>
      <w:proofErr w:type="spellStart"/>
      <w:r w:rsidR="00A940DC">
        <w:rPr>
          <w:rFonts w:ascii="Times New Roman" w:hAnsi="Times New Roman" w:cs="Times New Roman"/>
          <w:sz w:val="24"/>
          <w:szCs w:val="24"/>
          <w:lang w:val="en-US"/>
        </w:rPr>
        <w:t>Prasarana</w:t>
      </w:r>
      <w:proofErr w:type="spellEnd"/>
      <w:r>
        <w:rPr>
          <w:rFonts w:ascii="Times New Roman" w:hAnsi="Times New Roman" w:cs="Times New Roman"/>
          <w:sz w:val="24"/>
          <w:szCs w:val="24"/>
          <w:lang w:val="en-US"/>
        </w:rPr>
        <w:t xml:space="preserve"> </w:t>
      </w:r>
      <w:proofErr w:type="spellStart"/>
      <w:r w:rsidR="00A940DC">
        <w:rPr>
          <w:rFonts w:ascii="Times New Roman" w:hAnsi="Times New Roman" w:cs="Times New Roman"/>
          <w:sz w:val="24"/>
          <w:szCs w:val="24"/>
          <w:lang w:val="en-US"/>
        </w:rPr>
        <w:t>B</w:t>
      </w:r>
      <w:r>
        <w:rPr>
          <w:rFonts w:ascii="Times New Roman" w:hAnsi="Times New Roman" w:cs="Times New Roman"/>
          <w:sz w:val="24"/>
          <w:szCs w:val="24"/>
          <w:lang w:val="en-US"/>
        </w:rPr>
        <w:t>erbasis</w:t>
      </w:r>
      <w:proofErr w:type="spellEnd"/>
      <w:r>
        <w:rPr>
          <w:rFonts w:ascii="Times New Roman" w:hAnsi="Times New Roman" w:cs="Times New Roman"/>
          <w:sz w:val="24"/>
          <w:szCs w:val="24"/>
          <w:lang w:val="en-US"/>
        </w:rPr>
        <w:t xml:space="preserve"> </w:t>
      </w:r>
      <w:r w:rsidR="00A940DC">
        <w:rPr>
          <w:rFonts w:ascii="Times New Roman" w:hAnsi="Times New Roman" w:cs="Times New Roman"/>
          <w:sz w:val="24"/>
          <w:szCs w:val="24"/>
          <w:lang w:val="en-US"/>
        </w:rPr>
        <w:t>W</w:t>
      </w:r>
      <w:r>
        <w:rPr>
          <w:rFonts w:ascii="Times New Roman" w:hAnsi="Times New Roman" w:cs="Times New Roman"/>
          <w:sz w:val="24"/>
          <w:szCs w:val="24"/>
          <w:lang w:val="en-US"/>
        </w:rPr>
        <w:t xml:space="preserve">eb </w:t>
      </w:r>
      <w:proofErr w:type="spellStart"/>
      <w:r>
        <w:rPr>
          <w:rFonts w:ascii="Times New Roman" w:hAnsi="Times New Roman" w:cs="Times New Roman"/>
          <w:sz w:val="24"/>
          <w:szCs w:val="24"/>
          <w:lang w:val="en-US"/>
        </w:rPr>
        <w:t>i</w:t>
      </w:r>
      <w:r w:rsidR="008A68EB">
        <w:rPr>
          <w:rFonts w:ascii="Times New Roman" w:hAnsi="Times New Roman" w:cs="Times New Roman"/>
          <w:sz w:val="24"/>
          <w:szCs w:val="24"/>
          <w:lang w:val="en-US"/>
        </w:rPr>
        <w:t>ni</w:t>
      </w:r>
      <w:proofErr w:type="spellEnd"/>
      <w:r w:rsidR="008A68EB">
        <w:rPr>
          <w:rFonts w:ascii="Times New Roman" w:hAnsi="Times New Roman" w:cs="Times New Roman"/>
          <w:sz w:val="24"/>
          <w:szCs w:val="24"/>
          <w:lang w:val="en-US"/>
        </w:rPr>
        <w:t xml:space="preserve"> </w:t>
      </w:r>
      <w:proofErr w:type="spellStart"/>
      <w:r w:rsidR="008A68EB">
        <w:rPr>
          <w:rFonts w:ascii="Times New Roman" w:hAnsi="Times New Roman" w:cs="Times New Roman"/>
          <w:sz w:val="24"/>
          <w:szCs w:val="24"/>
          <w:lang w:val="en-US"/>
        </w:rPr>
        <w:t>di</w:t>
      </w:r>
      <w:r>
        <w:rPr>
          <w:rFonts w:ascii="Times New Roman" w:hAnsi="Times New Roman" w:cs="Times New Roman"/>
          <w:sz w:val="24"/>
          <w:szCs w:val="24"/>
          <w:lang w:val="en-US"/>
        </w:rPr>
        <w:t>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mempermudah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pengelola</w:t>
      </w:r>
      <w:proofErr w:type="spellEnd"/>
      <w:r w:rsidR="00A940DC">
        <w:rPr>
          <w:rFonts w:ascii="Times New Roman" w:hAnsi="Times New Roman" w:cs="Times New Roman"/>
          <w:sz w:val="24"/>
          <w:szCs w:val="24"/>
          <w:lang w:val="en-US"/>
        </w:rPr>
        <w:t xml:space="preserve"> </w:t>
      </w:r>
      <w:proofErr w:type="spellStart"/>
      <w:r w:rsidR="008A68EB">
        <w:rPr>
          <w:rFonts w:ascii="Times New Roman" w:hAnsi="Times New Roman" w:cs="Times New Roman"/>
          <w:sz w:val="24"/>
          <w:szCs w:val="24"/>
          <w:lang w:val="en-US"/>
        </w:rPr>
        <w:t>s</w:t>
      </w:r>
      <w:r w:rsidR="00A940DC">
        <w:rPr>
          <w:rFonts w:ascii="Times New Roman" w:hAnsi="Times New Roman" w:cs="Times New Roman"/>
          <w:sz w:val="24"/>
          <w:szCs w:val="24"/>
          <w:lang w:val="en-US"/>
        </w:rPr>
        <w:t>arpras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kestabilan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kelancaran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akses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diperhatikan</w:t>
      </w:r>
      <w:proofErr w:type="spellEnd"/>
      <w:r>
        <w:rPr>
          <w:rFonts w:ascii="Times New Roman" w:hAnsi="Times New Roman" w:cs="Times New Roman"/>
          <w:sz w:val="24"/>
          <w:szCs w:val="24"/>
          <w:lang w:val="en-US"/>
        </w:rPr>
        <w:t>.</w:t>
      </w:r>
    </w:p>
    <w:p w14:paraId="56060AB1" w14:textId="77777777" w:rsidR="000508D9" w:rsidRDefault="000508D9" w:rsidP="000508D9">
      <w:pPr>
        <w:pStyle w:val="ListParagraph"/>
        <w:numPr>
          <w:ilvl w:val="6"/>
          <w:numId w:val="81"/>
        </w:numPr>
        <w:spacing w:line="480" w:lineRule="auto"/>
        <w:ind w:left="113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evaluasi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perbaikan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fitur-fitur</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ada</w:t>
      </w:r>
      <w:proofErr w:type="spellEnd"/>
      <w:r>
        <w:rPr>
          <w:rFonts w:ascii="Times New Roman" w:hAnsi="Times New Roman" w:cs="Times New Roman"/>
          <w:sz w:val="24"/>
          <w:szCs w:val="24"/>
          <w:lang w:val="en-US"/>
        </w:rPr>
        <w:t>.</w:t>
      </w:r>
    </w:p>
    <w:p w14:paraId="3A3CC3E9" w14:textId="07174116" w:rsidR="00125D13" w:rsidRDefault="00125D13">
      <w:pPr>
        <w:rPr>
          <w:rFonts w:ascii="Times New Roman" w:hAnsi="Times New Roman" w:cs="Times New Roman"/>
          <w:b/>
          <w:sz w:val="28"/>
          <w:szCs w:val="24"/>
          <w:lang w:val="en-US"/>
        </w:rPr>
      </w:pPr>
    </w:p>
    <w:p w14:paraId="48349A0F" w14:textId="77777777" w:rsidR="00FB4BC0" w:rsidRDefault="00FB4BC0" w:rsidP="00F549B9">
      <w:pPr>
        <w:spacing w:after="0" w:line="360" w:lineRule="auto"/>
        <w:ind w:right="-1"/>
        <w:jc w:val="center"/>
        <w:rPr>
          <w:rFonts w:ascii="Times New Roman" w:hAnsi="Times New Roman" w:cs="Times New Roman"/>
          <w:b/>
          <w:sz w:val="28"/>
          <w:szCs w:val="28"/>
        </w:rPr>
        <w:sectPr w:rsidR="00FB4BC0" w:rsidSect="001E1C7E">
          <w:pgSz w:w="11907" w:h="16839" w:code="9"/>
          <w:pgMar w:top="1701" w:right="1701" w:bottom="1701" w:left="2268" w:header="1134" w:footer="1134" w:gutter="0"/>
          <w:cols w:space="720"/>
          <w:titlePg/>
          <w:docGrid w:linePitch="360"/>
        </w:sectPr>
      </w:pPr>
    </w:p>
    <w:p w14:paraId="2507182E" w14:textId="77777777" w:rsidR="00F549B9" w:rsidRDefault="00F549B9" w:rsidP="002E66B7">
      <w:pPr>
        <w:pStyle w:val="Heading1"/>
        <w:numPr>
          <w:ilvl w:val="0"/>
          <w:numId w:val="0"/>
        </w:numPr>
        <w:jc w:val="center"/>
      </w:pPr>
      <w:bookmarkStart w:id="310" w:name="_Toc167658808"/>
      <w:r>
        <w:lastRenderedPageBreak/>
        <w:t>DAFTAR</w:t>
      </w:r>
      <w:r>
        <w:rPr>
          <w:lang w:val="en-US"/>
        </w:rPr>
        <w:t xml:space="preserve"> </w:t>
      </w:r>
      <w:r>
        <w:t>PUSTAKA</w:t>
      </w:r>
      <w:bookmarkEnd w:id="310"/>
    </w:p>
    <w:p w14:paraId="1C375150" w14:textId="77777777" w:rsidR="00F549B9" w:rsidRPr="00C06ABC" w:rsidRDefault="00F549B9" w:rsidP="00C06ABC">
      <w:pPr>
        <w:pStyle w:val="ListParagraph"/>
        <w:spacing w:after="0" w:line="360" w:lineRule="auto"/>
        <w:ind w:left="0" w:right="-1"/>
        <w:jc w:val="both"/>
        <w:rPr>
          <w:rFonts w:ascii="Times New Roman" w:hAnsi="Times New Roman" w:cs="Times New Roman"/>
          <w:sz w:val="24"/>
          <w:szCs w:val="24"/>
        </w:rPr>
      </w:pPr>
    </w:p>
    <w:p w14:paraId="5AA34F7F" w14:textId="6E82D208" w:rsidR="00C06ABC" w:rsidRDefault="00C06ABC" w:rsidP="009534F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06ABC">
        <w:rPr>
          <w:rFonts w:ascii="Times New Roman" w:hAnsi="Times New Roman" w:cs="Times New Roman"/>
          <w:b/>
          <w:sz w:val="24"/>
          <w:szCs w:val="24"/>
          <w:lang w:val="en-US"/>
        </w:rPr>
        <w:fldChar w:fldCharType="begin" w:fldLock="1"/>
      </w:r>
      <w:r w:rsidRPr="00C06ABC">
        <w:rPr>
          <w:rFonts w:ascii="Times New Roman" w:hAnsi="Times New Roman" w:cs="Times New Roman"/>
          <w:b/>
          <w:sz w:val="24"/>
          <w:szCs w:val="24"/>
          <w:lang w:val="en-US"/>
        </w:rPr>
        <w:instrText xml:space="preserve">ADDIN Mendeley Bibliography CSL_BIBLIOGRAPHY </w:instrText>
      </w:r>
      <w:r w:rsidRPr="00C06ABC">
        <w:rPr>
          <w:rFonts w:ascii="Times New Roman" w:hAnsi="Times New Roman" w:cs="Times New Roman"/>
          <w:b/>
          <w:sz w:val="24"/>
          <w:szCs w:val="24"/>
          <w:lang w:val="en-US"/>
        </w:rPr>
        <w:fldChar w:fldCharType="separate"/>
      </w:r>
      <w:r w:rsidRPr="00C06ABC">
        <w:rPr>
          <w:rFonts w:ascii="Times New Roman" w:hAnsi="Times New Roman" w:cs="Times New Roman"/>
          <w:noProof/>
          <w:sz w:val="24"/>
          <w:szCs w:val="24"/>
        </w:rPr>
        <w:t xml:space="preserve">Annisa, R., Rahayuningsih, P. A., &amp; Anna, A. (2023). Perancangan Sistem Informasi Inventaris Sarana dan Prasarana Sekolah Berbasis Web. </w:t>
      </w:r>
      <w:r w:rsidRPr="00C06ABC">
        <w:rPr>
          <w:rFonts w:ascii="Times New Roman" w:hAnsi="Times New Roman" w:cs="Times New Roman"/>
          <w:i/>
          <w:iCs/>
          <w:noProof/>
          <w:sz w:val="24"/>
          <w:szCs w:val="24"/>
        </w:rPr>
        <w:t>Infotek : JurnalInformatikaDanTeknologi</w:t>
      </w:r>
      <w:r w:rsidRPr="00C06ABC">
        <w:rPr>
          <w:rFonts w:ascii="Times New Roman" w:hAnsi="Times New Roman" w:cs="Times New Roman"/>
          <w:noProof/>
          <w:sz w:val="24"/>
          <w:szCs w:val="24"/>
        </w:rPr>
        <w:t>,</w:t>
      </w:r>
      <w:r w:rsidRPr="00C06ABC">
        <w:rPr>
          <w:rFonts w:ascii="Times New Roman" w:hAnsi="Times New Roman" w:cs="Times New Roman"/>
          <w:i/>
          <w:iCs/>
          <w:noProof/>
          <w:sz w:val="24"/>
          <w:szCs w:val="24"/>
        </w:rPr>
        <w:t>6</w:t>
      </w:r>
      <w:r w:rsidRPr="00C06ABC">
        <w:rPr>
          <w:rFonts w:ascii="Times New Roman" w:hAnsi="Times New Roman" w:cs="Times New Roman"/>
          <w:noProof/>
          <w:sz w:val="24"/>
          <w:szCs w:val="24"/>
        </w:rPr>
        <w:t>(1),6070.https://doi.org/10.29408/jit.v6i1.7356</w:t>
      </w:r>
    </w:p>
    <w:p w14:paraId="467F9710" w14:textId="77777777" w:rsidR="009534F0" w:rsidRPr="00C06ABC" w:rsidRDefault="009534F0" w:rsidP="009534F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p>
    <w:p w14:paraId="462D93DA" w14:textId="77777777" w:rsidR="00C06ABC" w:rsidRDefault="00C06ABC" w:rsidP="009534F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06ABC">
        <w:rPr>
          <w:rFonts w:ascii="Times New Roman" w:hAnsi="Times New Roman" w:cs="Times New Roman"/>
          <w:noProof/>
          <w:sz w:val="24"/>
          <w:szCs w:val="24"/>
        </w:rPr>
        <w:t xml:space="preserve">Arief, S. F., &amp; Sugiarti, Y. (2022). Literature Review: Analisis Metode Perancangan Sistem Informasi Akademik Berbasis Web. </w:t>
      </w:r>
      <w:r w:rsidRPr="00C06ABC">
        <w:rPr>
          <w:rFonts w:ascii="Times New Roman" w:hAnsi="Times New Roman" w:cs="Times New Roman"/>
          <w:i/>
          <w:iCs/>
          <w:noProof/>
          <w:sz w:val="24"/>
          <w:szCs w:val="24"/>
        </w:rPr>
        <w:t>Jurnal Ilmiah Ilmu Komputer</w:t>
      </w:r>
      <w:r w:rsidRPr="00C06ABC">
        <w:rPr>
          <w:rFonts w:ascii="Times New Roman" w:hAnsi="Times New Roman" w:cs="Times New Roman"/>
          <w:noProof/>
          <w:sz w:val="24"/>
          <w:szCs w:val="24"/>
        </w:rPr>
        <w:t xml:space="preserve">, </w:t>
      </w:r>
      <w:r w:rsidRPr="00C06ABC">
        <w:rPr>
          <w:rFonts w:ascii="Times New Roman" w:hAnsi="Times New Roman" w:cs="Times New Roman"/>
          <w:i/>
          <w:iCs/>
          <w:noProof/>
          <w:sz w:val="24"/>
          <w:szCs w:val="24"/>
        </w:rPr>
        <w:t>8</w:t>
      </w:r>
      <w:r w:rsidRPr="00C06ABC">
        <w:rPr>
          <w:rFonts w:ascii="Times New Roman" w:hAnsi="Times New Roman" w:cs="Times New Roman"/>
          <w:noProof/>
          <w:sz w:val="24"/>
          <w:szCs w:val="24"/>
        </w:rPr>
        <w:t>(2), 87–93. https://doi.org/10.35329/jiik.v8i2.229</w:t>
      </w:r>
    </w:p>
    <w:p w14:paraId="3996EFF7" w14:textId="77777777" w:rsidR="009534F0" w:rsidRPr="00C06ABC" w:rsidRDefault="009534F0" w:rsidP="009534F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p>
    <w:p w14:paraId="5D8DEE6E" w14:textId="77777777" w:rsidR="00C06ABC" w:rsidRDefault="00C06ABC" w:rsidP="009534F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06ABC">
        <w:rPr>
          <w:rFonts w:ascii="Times New Roman" w:hAnsi="Times New Roman" w:cs="Times New Roman"/>
          <w:noProof/>
          <w:sz w:val="24"/>
          <w:szCs w:val="24"/>
        </w:rPr>
        <w:t xml:space="preserve">Ariyanti, L., Satria, M. N. D., &amp; Alita, D. (2020). Sistem Informasi Akademik Dan Administrasi Dengan Metode Extreme Programming Pada Lembaga Kursus Dan Pelatihan. </w:t>
      </w:r>
      <w:r w:rsidRPr="00C06ABC">
        <w:rPr>
          <w:rFonts w:ascii="Times New Roman" w:hAnsi="Times New Roman" w:cs="Times New Roman"/>
          <w:i/>
          <w:iCs/>
          <w:noProof/>
          <w:sz w:val="24"/>
          <w:szCs w:val="24"/>
        </w:rPr>
        <w:t>Jurnal Teknologi Dan Sistem Informasi</w:t>
      </w:r>
      <w:r w:rsidRPr="00C06ABC">
        <w:rPr>
          <w:rFonts w:ascii="Times New Roman" w:hAnsi="Times New Roman" w:cs="Times New Roman"/>
          <w:noProof/>
          <w:sz w:val="24"/>
          <w:szCs w:val="24"/>
        </w:rPr>
        <w:t xml:space="preserve">, </w:t>
      </w:r>
      <w:r w:rsidRPr="00C06ABC">
        <w:rPr>
          <w:rFonts w:ascii="Times New Roman" w:hAnsi="Times New Roman" w:cs="Times New Roman"/>
          <w:i/>
          <w:iCs/>
          <w:noProof/>
          <w:sz w:val="24"/>
          <w:szCs w:val="24"/>
        </w:rPr>
        <w:t>1</w:t>
      </w:r>
      <w:r w:rsidRPr="00C06ABC">
        <w:rPr>
          <w:rFonts w:ascii="Times New Roman" w:hAnsi="Times New Roman" w:cs="Times New Roman"/>
          <w:noProof/>
          <w:sz w:val="24"/>
          <w:szCs w:val="24"/>
        </w:rPr>
        <w:t>(1), 90–96. https://doi.org/10.33365/jtsi.v1i1.214</w:t>
      </w:r>
    </w:p>
    <w:p w14:paraId="574DE1E1" w14:textId="77777777" w:rsidR="009534F0" w:rsidRPr="00C06ABC" w:rsidRDefault="009534F0" w:rsidP="009534F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p>
    <w:p w14:paraId="2900E2CE" w14:textId="77777777" w:rsidR="00C06ABC" w:rsidRDefault="00C06ABC" w:rsidP="00C06ABC">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06ABC">
        <w:rPr>
          <w:rFonts w:ascii="Times New Roman" w:hAnsi="Times New Roman" w:cs="Times New Roman"/>
          <w:noProof/>
          <w:sz w:val="24"/>
          <w:szCs w:val="24"/>
        </w:rPr>
        <w:t xml:space="preserve">Bakhar, M., Pratiwi, N. A., &amp; Mustofa, R. (2023). Sistem Informasi Website Pencarian Apotek 24 Jam Menggunakan Location Based Service (Lbs). </w:t>
      </w:r>
      <w:r w:rsidRPr="00C06ABC">
        <w:rPr>
          <w:rFonts w:ascii="Times New Roman" w:hAnsi="Times New Roman" w:cs="Times New Roman"/>
          <w:i/>
          <w:iCs/>
          <w:noProof/>
          <w:sz w:val="24"/>
          <w:szCs w:val="24"/>
        </w:rPr>
        <w:t>Angewandte Chemie International Edition, 6(11), 951–952.</w:t>
      </w:r>
      <w:r w:rsidRPr="00C06ABC">
        <w:rPr>
          <w:rFonts w:ascii="Times New Roman" w:hAnsi="Times New Roman" w:cs="Times New Roman"/>
          <w:noProof/>
          <w:sz w:val="24"/>
          <w:szCs w:val="24"/>
        </w:rPr>
        <w:t xml:space="preserve">, </w:t>
      </w:r>
      <w:r w:rsidRPr="00C06ABC">
        <w:rPr>
          <w:rFonts w:ascii="Times New Roman" w:hAnsi="Times New Roman" w:cs="Times New Roman"/>
          <w:i/>
          <w:iCs/>
          <w:noProof/>
          <w:sz w:val="24"/>
          <w:szCs w:val="24"/>
        </w:rPr>
        <w:t>3</w:t>
      </w:r>
      <w:r w:rsidRPr="00C06ABC">
        <w:rPr>
          <w:rFonts w:ascii="Times New Roman" w:hAnsi="Times New Roman" w:cs="Times New Roman"/>
          <w:noProof/>
          <w:sz w:val="24"/>
          <w:szCs w:val="24"/>
        </w:rPr>
        <w:t>(1), 192–199.</w:t>
      </w:r>
    </w:p>
    <w:p w14:paraId="4E241D75" w14:textId="77777777" w:rsidR="009534F0" w:rsidRPr="00C06ABC" w:rsidRDefault="009534F0" w:rsidP="00C06ABC">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p>
    <w:p w14:paraId="2209C172" w14:textId="0FEC6B63" w:rsidR="00C06ABC" w:rsidRDefault="00C06ABC" w:rsidP="009534F0">
      <w:pPr>
        <w:widowControl w:val="0"/>
        <w:autoSpaceDE w:val="0"/>
        <w:autoSpaceDN w:val="0"/>
        <w:adjustRightInd w:val="0"/>
        <w:spacing w:after="0" w:line="360" w:lineRule="auto"/>
        <w:ind w:left="480" w:hanging="622"/>
        <w:jc w:val="both"/>
        <w:rPr>
          <w:rFonts w:ascii="Times New Roman" w:hAnsi="Times New Roman" w:cs="Times New Roman"/>
          <w:noProof/>
          <w:sz w:val="24"/>
          <w:szCs w:val="24"/>
        </w:rPr>
      </w:pPr>
      <w:r w:rsidRPr="00C06ABC">
        <w:rPr>
          <w:rFonts w:ascii="Times New Roman" w:hAnsi="Times New Roman" w:cs="Times New Roman"/>
          <w:noProof/>
          <w:sz w:val="24"/>
          <w:szCs w:val="24"/>
        </w:rPr>
        <w:t>Hermiati, R., Asnawati, A., &amp; Kanedi, I. (2021). Pembuatan E-Commerce Pada Raja Komputer Menggunakan Bahasa Pemrograman Php Dan Database Mysql.</w:t>
      </w:r>
      <w:r w:rsidRPr="00C06ABC">
        <w:rPr>
          <w:rFonts w:ascii="Times New Roman" w:hAnsi="Times New Roman" w:cs="Times New Roman"/>
          <w:i/>
          <w:iCs/>
          <w:noProof/>
          <w:sz w:val="24"/>
          <w:szCs w:val="24"/>
        </w:rPr>
        <w:t>JurnalMediaInfotama</w:t>
      </w:r>
      <w:r w:rsidRPr="00C06ABC">
        <w:rPr>
          <w:rFonts w:ascii="Times New Roman" w:hAnsi="Times New Roman" w:cs="Times New Roman"/>
          <w:noProof/>
          <w:sz w:val="24"/>
          <w:szCs w:val="24"/>
        </w:rPr>
        <w:t>,</w:t>
      </w:r>
      <w:r w:rsidRPr="00C06ABC">
        <w:rPr>
          <w:rFonts w:ascii="Times New Roman" w:hAnsi="Times New Roman" w:cs="Times New Roman"/>
          <w:i/>
          <w:iCs/>
          <w:noProof/>
          <w:sz w:val="24"/>
          <w:szCs w:val="24"/>
        </w:rPr>
        <w:t>17</w:t>
      </w:r>
      <w:r w:rsidRPr="00C06ABC">
        <w:rPr>
          <w:rFonts w:ascii="Times New Roman" w:hAnsi="Times New Roman" w:cs="Times New Roman"/>
          <w:noProof/>
          <w:sz w:val="24"/>
          <w:szCs w:val="24"/>
        </w:rPr>
        <w:t>(1),5466.https://doi.org/10.37676/jmi.v17i1.1317</w:t>
      </w:r>
    </w:p>
    <w:p w14:paraId="1C6DF7EC" w14:textId="77777777" w:rsidR="009534F0" w:rsidRPr="00C06ABC" w:rsidRDefault="009534F0" w:rsidP="00C06ABC">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p>
    <w:p w14:paraId="6B4EE643" w14:textId="38BF7AB7" w:rsidR="00C06ABC" w:rsidRDefault="00C06ABC" w:rsidP="009534F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06ABC">
        <w:rPr>
          <w:rFonts w:ascii="Times New Roman" w:hAnsi="Times New Roman" w:cs="Times New Roman"/>
          <w:noProof/>
          <w:sz w:val="24"/>
          <w:szCs w:val="24"/>
        </w:rPr>
        <w:t xml:space="preserve">Hesti, A. P., Krisbiantoro, D., &amp; Kusuma, B. A. (2020). Sistem Informasi Sarana Dan Prasarana Sekolah Berbasis Website. </w:t>
      </w:r>
      <w:r w:rsidRPr="00C06ABC">
        <w:rPr>
          <w:rFonts w:ascii="Times New Roman" w:hAnsi="Times New Roman" w:cs="Times New Roman"/>
          <w:i/>
          <w:iCs/>
          <w:noProof/>
          <w:sz w:val="24"/>
          <w:szCs w:val="24"/>
        </w:rPr>
        <w:t>Journal of Information System Management(JOISM)</w:t>
      </w:r>
      <w:r w:rsidRPr="00C06ABC">
        <w:rPr>
          <w:rFonts w:ascii="Times New Roman" w:hAnsi="Times New Roman" w:cs="Times New Roman"/>
          <w:noProof/>
          <w:sz w:val="24"/>
          <w:szCs w:val="24"/>
        </w:rPr>
        <w:t>,</w:t>
      </w:r>
      <w:r w:rsidRPr="00C06ABC">
        <w:rPr>
          <w:rFonts w:ascii="Times New Roman" w:hAnsi="Times New Roman" w:cs="Times New Roman"/>
          <w:i/>
          <w:iCs/>
          <w:noProof/>
          <w:sz w:val="24"/>
          <w:szCs w:val="24"/>
        </w:rPr>
        <w:t>2</w:t>
      </w:r>
      <w:r w:rsidRPr="00C06ABC">
        <w:rPr>
          <w:rFonts w:ascii="Times New Roman" w:hAnsi="Times New Roman" w:cs="Times New Roman"/>
          <w:noProof/>
          <w:sz w:val="24"/>
          <w:szCs w:val="24"/>
        </w:rPr>
        <w:t>(1),3342.https://doi.org/10.24076/joism.2020v2i1.21</w:t>
      </w:r>
    </w:p>
    <w:p w14:paraId="649E526D" w14:textId="77777777" w:rsidR="009534F0" w:rsidRPr="00C06ABC" w:rsidRDefault="009534F0" w:rsidP="009534F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p>
    <w:p w14:paraId="4CE48CDA" w14:textId="77777777" w:rsidR="00C06ABC" w:rsidRPr="00C06ABC" w:rsidRDefault="00C06ABC" w:rsidP="009534F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06ABC">
        <w:rPr>
          <w:rFonts w:ascii="Times New Roman" w:hAnsi="Times New Roman" w:cs="Times New Roman"/>
          <w:noProof/>
          <w:sz w:val="24"/>
          <w:szCs w:val="24"/>
        </w:rPr>
        <w:t xml:space="preserve">Imron, M., Sutikno, G. R., &amp; Dazki, I. N. (2020). Implementasi Push Notification Pada Sistem Peminjaman Sarana dan Prasarana Berbasis Website. </w:t>
      </w:r>
      <w:r w:rsidRPr="00C06ABC">
        <w:rPr>
          <w:rFonts w:ascii="Times New Roman" w:hAnsi="Times New Roman" w:cs="Times New Roman"/>
          <w:i/>
          <w:iCs/>
          <w:noProof/>
          <w:sz w:val="24"/>
          <w:szCs w:val="24"/>
        </w:rPr>
        <w:t>Jurnal Informatika</w:t>
      </w:r>
      <w:r w:rsidRPr="00C06ABC">
        <w:rPr>
          <w:rFonts w:ascii="Times New Roman" w:hAnsi="Times New Roman" w:cs="Times New Roman"/>
          <w:noProof/>
          <w:sz w:val="24"/>
          <w:szCs w:val="24"/>
        </w:rPr>
        <w:t xml:space="preserve">, </w:t>
      </w:r>
      <w:r w:rsidRPr="00C06ABC">
        <w:rPr>
          <w:rFonts w:ascii="Times New Roman" w:hAnsi="Times New Roman" w:cs="Times New Roman"/>
          <w:i/>
          <w:iCs/>
          <w:noProof/>
          <w:sz w:val="24"/>
          <w:szCs w:val="24"/>
        </w:rPr>
        <w:t>7</w:t>
      </w:r>
      <w:r w:rsidRPr="00C06ABC">
        <w:rPr>
          <w:rFonts w:ascii="Times New Roman" w:hAnsi="Times New Roman" w:cs="Times New Roman"/>
          <w:noProof/>
          <w:sz w:val="24"/>
          <w:szCs w:val="24"/>
        </w:rPr>
        <w:t>(2), 174–182. https://doi.org/10.31294/ji.v7i2.8694</w:t>
      </w:r>
    </w:p>
    <w:p w14:paraId="76FC726A" w14:textId="7315E3A7" w:rsidR="00C06ABC" w:rsidRDefault="00C06ABC" w:rsidP="00C06ABC">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06ABC">
        <w:rPr>
          <w:rFonts w:ascii="Times New Roman" w:hAnsi="Times New Roman" w:cs="Times New Roman"/>
          <w:noProof/>
          <w:sz w:val="24"/>
          <w:szCs w:val="24"/>
        </w:rPr>
        <w:lastRenderedPageBreak/>
        <w:t xml:space="preserve">Ismai. (2020). Studi Komparasi Pengembangan Websitedengan Framework Codeigniter Dan Laravel. </w:t>
      </w:r>
      <w:r w:rsidRPr="00C06ABC">
        <w:rPr>
          <w:rFonts w:ascii="Times New Roman" w:hAnsi="Times New Roman" w:cs="Times New Roman"/>
          <w:i/>
          <w:iCs/>
          <w:noProof/>
          <w:sz w:val="24"/>
          <w:szCs w:val="24"/>
        </w:rPr>
        <w:t>Conference on Business, Social Sciences and InnovationTechnology</w:t>
      </w:r>
      <w:r w:rsidRPr="00C06ABC">
        <w:rPr>
          <w:rFonts w:ascii="Times New Roman" w:hAnsi="Times New Roman" w:cs="Times New Roman"/>
          <w:noProof/>
          <w:sz w:val="24"/>
          <w:szCs w:val="24"/>
        </w:rPr>
        <w:t>,</w:t>
      </w:r>
      <w:r w:rsidRPr="00C06ABC">
        <w:rPr>
          <w:rFonts w:ascii="Times New Roman" w:hAnsi="Times New Roman" w:cs="Times New Roman"/>
          <w:i/>
          <w:iCs/>
          <w:noProof/>
          <w:sz w:val="24"/>
          <w:szCs w:val="24"/>
        </w:rPr>
        <w:t>1</w:t>
      </w:r>
      <w:r w:rsidRPr="00C06ABC">
        <w:rPr>
          <w:rFonts w:ascii="Times New Roman" w:hAnsi="Times New Roman" w:cs="Times New Roman"/>
          <w:noProof/>
          <w:sz w:val="24"/>
          <w:szCs w:val="24"/>
        </w:rPr>
        <w:t>(1),614621.https://journal.uib.ac.id/index.php/cbssit/article/download/1469/969/</w:t>
      </w:r>
    </w:p>
    <w:p w14:paraId="7D5E148D" w14:textId="77777777" w:rsidR="009534F0" w:rsidRPr="00C06ABC" w:rsidRDefault="009534F0" w:rsidP="00C06ABC">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p>
    <w:p w14:paraId="4DBE49F0" w14:textId="6D4292F2" w:rsidR="00C06ABC" w:rsidRDefault="00C06ABC" w:rsidP="00C06ABC">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06ABC">
        <w:rPr>
          <w:rFonts w:ascii="Times New Roman" w:hAnsi="Times New Roman" w:cs="Times New Roman"/>
          <w:noProof/>
          <w:sz w:val="24"/>
          <w:szCs w:val="24"/>
        </w:rPr>
        <w:t xml:space="preserve">Jafar, R., Abdullah, M. H., &amp; Safi, M. (2020). Perancangan Sistem Informasi Menejemen Sarana Dan Prasarana Menggunakan Framework Codeigniter Pada Akademi Ilmu Komputer Ternate. </w:t>
      </w:r>
      <w:r w:rsidRPr="00C06ABC">
        <w:rPr>
          <w:rFonts w:ascii="Times New Roman" w:hAnsi="Times New Roman" w:cs="Times New Roman"/>
          <w:i/>
          <w:iCs/>
          <w:noProof/>
          <w:sz w:val="24"/>
          <w:szCs w:val="24"/>
        </w:rPr>
        <w:t>Jurnal Ilmiah ILKOMINFO - Ilmu Komputer&amp;Informatika</w:t>
      </w:r>
      <w:r w:rsidRPr="00C06ABC">
        <w:rPr>
          <w:rFonts w:ascii="Times New Roman" w:hAnsi="Times New Roman" w:cs="Times New Roman"/>
          <w:noProof/>
          <w:sz w:val="24"/>
          <w:szCs w:val="24"/>
        </w:rPr>
        <w:t>,</w:t>
      </w:r>
      <w:r w:rsidRPr="00C06ABC">
        <w:rPr>
          <w:rFonts w:ascii="Times New Roman" w:hAnsi="Times New Roman" w:cs="Times New Roman"/>
          <w:i/>
          <w:iCs/>
          <w:noProof/>
          <w:sz w:val="24"/>
          <w:szCs w:val="24"/>
        </w:rPr>
        <w:t>3</w:t>
      </w:r>
      <w:r w:rsidRPr="00C06ABC">
        <w:rPr>
          <w:rFonts w:ascii="Times New Roman" w:hAnsi="Times New Roman" w:cs="Times New Roman"/>
          <w:noProof/>
          <w:sz w:val="24"/>
          <w:szCs w:val="24"/>
        </w:rPr>
        <w:t>(2),6268.https://doi.org/10.47324/ilkominfo.v3i203</w:t>
      </w:r>
    </w:p>
    <w:p w14:paraId="276B9A1A" w14:textId="77777777" w:rsidR="009534F0" w:rsidRPr="00C06ABC" w:rsidRDefault="009534F0" w:rsidP="00C06ABC">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p>
    <w:p w14:paraId="182758BA" w14:textId="77777777" w:rsidR="00C06ABC" w:rsidRDefault="00C06ABC" w:rsidP="00C06ABC">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06ABC">
        <w:rPr>
          <w:rFonts w:ascii="Times New Roman" w:hAnsi="Times New Roman" w:cs="Times New Roman"/>
          <w:noProof/>
          <w:sz w:val="24"/>
          <w:szCs w:val="24"/>
        </w:rPr>
        <w:t xml:space="preserve">Junaedi, I., Abdillah, D., &amp; Yasin, V. (2020). Analisis Perancangan Dan Pembangunan Aplikasi Business Intelligence Penerimaan Negara Bukan Pajak Kementerian Keuangan Ri. </w:t>
      </w:r>
      <w:r w:rsidRPr="00C06ABC">
        <w:rPr>
          <w:rFonts w:ascii="Times New Roman" w:hAnsi="Times New Roman" w:cs="Times New Roman"/>
          <w:i/>
          <w:iCs/>
          <w:noProof/>
          <w:sz w:val="24"/>
          <w:szCs w:val="24"/>
        </w:rPr>
        <w:t>JISAMAR (Journal of Information System, Applied, Management, Accounting and Researh)</w:t>
      </w:r>
      <w:r w:rsidRPr="00C06ABC">
        <w:rPr>
          <w:rFonts w:ascii="Times New Roman" w:hAnsi="Times New Roman" w:cs="Times New Roman"/>
          <w:noProof/>
          <w:sz w:val="24"/>
          <w:szCs w:val="24"/>
        </w:rPr>
        <w:t xml:space="preserve">, </w:t>
      </w:r>
      <w:r w:rsidRPr="00C06ABC">
        <w:rPr>
          <w:rFonts w:ascii="Times New Roman" w:hAnsi="Times New Roman" w:cs="Times New Roman"/>
          <w:i/>
          <w:iCs/>
          <w:noProof/>
          <w:sz w:val="24"/>
          <w:szCs w:val="24"/>
        </w:rPr>
        <w:t>4</w:t>
      </w:r>
      <w:r w:rsidRPr="00C06ABC">
        <w:rPr>
          <w:rFonts w:ascii="Times New Roman" w:hAnsi="Times New Roman" w:cs="Times New Roman"/>
          <w:noProof/>
          <w:sz w:val="24"/>
          <w:szCs w:val="24"/>
        </w:rPr>
        <w:t>(3), 88.</w:t>
      </w:r>
    </w:p>
    <w:p w14:paraId="3228E392" w14:textId="77777777" w:rsidR="009534F0" w:rsidRPr="00C06ABC" w:rsidRDefault="009534F0" w:rsidP="00C06ABC">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p>
    <w:p w14:paraId="3883978F" w14:textId="09D3FF07" w:rsidR="00C06ABC" w:rsidRDefault="00C06ABC" w:rsidP="00C06ABC">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06ABC">
        <w:rPr>
          <w:rFonts w:ascii="Times New Roman" w:hAnsi="Times New Roman" w:cs="Times New Roman"/>
          <w:noProof/>
          <w:sz w:val="24"/>
          <w:szCs w:val="24"/>
        </w:rPr>
        <w:t xml:space="preserve">Moch Zawaruddin Abdullah, Mungki Astiningrum, Yuri Ariaynto, Dwi Puspitasari, &amp; Atiqah Nurul Asri. (2021). Rancang Bangun Sistem Informasi Akuntansi Berbasis Website menggunakan Framework Laravel. </w:t>
      </w:r>
      <w:r w:rsidRPr="00C06ABC">
        <w:rPr>
          <w:rFonts w:ascii="Times New Roman" w:hAnsi="Times New Roman" w:cs="Times New Roman"/>
          <w:i/>
          <w:iCs/>
          <w:noProof/>
          <w:sz w:val="24"/>
          <w:szCs w:val="24"/>
        </w:rPr>
        <w:t>Jurnal PengabdianPolinemaKepadaMasyarakat</w:t>
      </w:r>
      <w:r w:rsidRPr="00C06ABC">
        <w:rPr>
          <w:rFonts w:ascii="Times New Roman" w:hAnsi="Times New Roman" w:cs="Times New Roman"/>
          <w:noProof/>
          <w:sz w:val="24"/>
          <w:szCs w:val="24"/>
        </w:rPr>
        <w:t>,</w:t>
      </w:r>
      <w:r w:rsidRPr="00C06ABC">
        <w:rPr>
          <w:rFonts w:ascii="Times New Roman" w:hAnsi="Times New Roman" w:cs="Times New Roman"/>
          <w:i/>
          <w:iCs/>
          <w:noProof/>
          <w:sz w:val="24"/>
          <w:szCs w:val="24"/>
        </w:rPr>
        <w:t>8</w:t>
      </w:r>
      <w:r w:rsidRPr="00C06ABC">
        <w:rPr>
          <w:rFonts w:ascii="Times New Roman" w:hAnsi="Times New Roman" w:cs="Times New Roman"/>
          <w:noProof/>
          <w:sz w:val="24"/>
          <w:szCs w:val="24"/>
        </w:rPr>
        <w:t>(1),7480.https://doi.org/10.33795/jppkm.v8i1.64</w:t>
      </w:r>
    </w:p>
    <w:p w14:paraId="4AE975EA" w14:textId="77777777" w:rsidR="009534F0" w:rsidRPr="00C06ABC" w:rsidRDefault="009534F0" w:rsidP="00C06ABC">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p>
    <w:p w14:paraId="2B5A276F" w14:textId="77777777" w:rsidR="00C06ABC" w:rsidRDefault="00C06ABC" w:rsidP="009534F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06ABC">
        <w:rPr>
          <w:rFonts w:ascii="Times New Roman" w:hAnsi="Times New Roman" w:cs="Times New Roman"/>
          <w:noProof/>
          <w:sz w:val="24"/>
          <w:szCs w:val="24"/>
        </w:rPr>
        <w:t xml:space="preserve">Muhammad, O., Faruk, I., &amp; Pd, M. I. (2020). Jurnal Al-Rabwah Vol. XIV No. 2 November 2020 ISSN: 2252-7670. </w:t>
      </w:r>
      <w:r w:rsidRPr="00C06ABC">
        <w:rPr>
          <w:rFonts w:ascii="Times New Roman" w:hAnsi="Times New Roman" w:cs="Times New Roman"/>
          <w:i/>
          <w:iCs/>
          <w:noProof/>
          <w:sz w:val="24"/>
          <w:szCs w:val="24"/>
        </w:rPr>
        <w:t>Jurnal Al-Rabwab</w:t>
      </w:r>
      <w:r w:rsidRPr="00C06ABC">
        <w:rPr>
          <w:rFonts w:ascii="Times New Roman" w:hAnsi="Times New Roman" w:cs="Times New Roman"/>
          <w:noProof/>
          <w:sz w:val="24"/>
          <w:szCs w:val="24"/>
        </w:rPr>
        <w:t xml:space="preserve">, </w:t>
      </w:r>
      <w:r w:rsidRPr="00C06ABC">
        <w:rPr>
          <w:rFonts w:ascii="Times New Roman" w:hAnsi="Times New Roman" w:cs="Times New Roman"/>
          <w:i/>
          <w:iCs/>
          <w:noProof/>
          <w:sz w:val="24"/>
          <w:szCs w:val="24"/>
        </w:rPr>
        <w:t>XIV</w:t>
      </w:r>
      <w:r w:rsidRPr="00C06ABC">
        <w:rPr>
          <w:rFonts w:ascii="Times New Roman" w:hAnsi="Times New Roman" w:cs="Times New Roman"/>
          <w:noProof/>
          <w:sz w:val="24"/>
          <w:szCs w:val="24"/>
        </w:rPr>
        <w:t>(2), 90–115.</w:t>
      </w:r>
    </w:p>
    <w:p w14:paraId="74163C46" w14:textId="77777777" w:rsidR="009534F0" w:rsidRPr="00C06ABC" w:rsidRDefault="009534F0" w:rsidP="009534F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p>
    <w:p w14:paraId="3CA7A909" w14:textId="6D532850" w:rsidR="00C06ABC" w:rsidRDefault="00C06ABC" w:rsidP="009534F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06ABC">
        <w:rPr>
          <w:rFonts w:ascii="Times New Roman" w:hAnsi="Times New Roman" w:cs="Times New Roman"/>
          <w:noProof/>
          <w:sz w:val="24"/>
          <w:szCs w:val="24"/>
        </w:rPr>
        <w:t xml:space="preserve">Musliyana, Z., Nikmattullah, N., Helinda, A., &amp; ... (2022). Implementasi Sistem Informasi Manajemen Tugas Akhir Pada Lp3I Banda Aceh Menggunakan Framework Laravel Dan Database Mysql. </w:t>
      </w:r>
      <w:r w:rsidRPr="00C06ABC">
        <w:rPr>
          <w:rFonts w:ascii="Times New Roman" w:hAnsi="Times New Roman" w:cs="Times New Roman"/>
          <w:i/>
          <w:iCs/>
          <w:noProof/>
          <w:sz w:val="24"/>
          <w:szCs w:val="24"/>
        </w:rPr>
        <w:t>Jurnal Pengabdian …</w:t>
      </w:r>
      <w:r w:rsidRPr="00C06ABC">
        <w:rPr>
          <w:rFonts w:ascii="Times New Roman" w:hAnsi="Times New Roman" w:cs="Times New Roman"/>
          <w:noProof/>
          <w:sz w:val="24"/>
          <w:szCs w:val="24"/>
        </w:rPr>
        <w:t xml:space="preserve">, </w:t>
      </w:r>
      <w:r w:rsidRPr="00C06ABC">
        <w:rPr>
          <w:rFonts w:ascii="Times New Roman" w:hAnsi="Times New Roman" w:cs="Times New Roman"/>
          <w:i/>
          <w:iCs/>
          <w:noProof/>
          <w:sz w:val="24"/>
          <w:szCs w:val="24"/>
        </w:rPr>
        <w:t>4</w:t>
      </w:r>
      <w:r w:rsidRPr="00C06ABC">
        <w:rPr>
          <w:rFonts w:ascii="Times New Roman" w:hAnsi="Times New Roman" w:cs="Times New Roman"/>
          <w:noProof/>
          <w:sz w:val="24"/>
          <w:szCs w:val="24"/>
        </w:rPr>
        <w:t>(2), 55–59. http://www.jurnal.uui.ac.id/index.php/jpkmi/article/view/2684%0Ahttps://w.jurnal.uui.ac.id/index.php/jpkmi/article/viewFile/2684/1419</w:t>
      </w:r>
    </w:p>
    <w:p w14:paraId="3738A551" w14:textId="77777777" w:rsidR="009534F0" w:rsidRDefault="009534F0" w:rsidP="009534F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p>
    <w:p w14:paraId="6F572BA4" w14:textId="77777777" w:rsidR="009534F0" w:rsidRDefault="009534F0" w:rsidP="009534F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p>
    <w:p w14:paraId="441650ED" w14:textId="77777777" w:rsidR="009534F0" w:rsidRPr="00C06ABC" w:rsidRDefault="009534F0" w:rsidP="009534F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p>
    <w:p w14:paraId="070CA4B3" w14:textId="77777777" w:rsidR="00C06ABC" w:rsidRDefault="00C06ABC" w:rsidP="009534F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06ABC">
        <w:rPr>
          <w:rFonts w:ascii="Times New Roman" w:hAnsi="Times New Roman" w:cs="Times New Roman"/>
          <w:noProof/>
          <w:sz w:val="24"/>
          <w:szCs w:val="24"/>
        </w:rPr>
        <w:lastRenderedPageBreak/>
        <w:t xml:space="preserve">Oktaviani, N., Widiarta, I. M., &amp; Nurlaily. (2019). Sistem Informasi Inventaris Barang Berbasis Web Pada Smp Negeri 1 Buer. </w:t>
      </w:r>
      <w:r w:rsidRPr="00C06ABC">
        <w:rPr>
          <w:rFonts w:ascii="Times New Roman" w:hAnsi="Times New Roman" w:cs="Times New Roman"/>
          <w:i/>
          <w:iCs/>
          <w:noProof/>
          <w:sz w:val="24"/>
          <w:szCs w:val="24"/>
        </w:rPr>
        <w:t>Jurnal Informatika, Teknologi Dan Sains</w:t>
      </w:r>
      <w:r w:rsidRPr="00C06ABC">
        <w:rPr>
          <w:rFonts w:ascii="Times New Roman" w:hAnsi="Times New Roman" w:cs="Times New Roman"/>
          <w:noProof/>
          <w:sz w:val="24"/>
          <w:szCs w:val="24"/>
        </w:rPr>
        <w:t xml:space="preserve">, </w:t>
      </w:r>
      <w:r w:rsidRPr="00C06ABC">
        <w:rPr>
          <w:rFonts w:ascii="Times New Roman" w:hAnsi="Times New Roman" w:cs="Times New Roman"/>
          <w:i/>
          <w:iCs/>
          <w:noProof/>
          <w:sz w:val="24"/>
          <w:szCs w:val="24"/>
        </w:rPr>
        <w:t>1</w:t>
      </w:r>
      <w:r w:rsidRPr="00C06ABC">
        <w:rPr>
          <w:rFonts w:ascii="Times New Roman" w:hAnsi="Times New Roman" w:cs="Times New Roman"/>
          <w:noProof/>
          <w:sz w:val="24"/>
          <w:szCs w:val="24"/>
        </w:rPr>
        <w:t>(2), 160–168. https://doi.org/10.51401/jinteks.v1i2.422</w:t>
      </w:r>
    </w:p>
    <w:p w14:paraId="66CA54B7" w14:textId="77777777" w:rsidR="009534F0" w:rsidRPr="00C06ABC" w:rsidRDefault="009534F0" w:rsidP="009534F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p>
    <w:p w14:paraId="0B17261F" w14:textId="453D31B4" w:rsidR="00C06ABC" w:rsidRDefault="00C06ABC" w:rsidP="00C06ABC">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06ABC">
        <w:rPr>
          <w:rFonts w:ascii="Times New Roman" w:hAnsi="Times New Roman" w:cs="Times New Roman"/>
          <w:noProof/>
          <w:sz w:val="24"/>
          <w:szCs w:val="24"/>
        </w:rPr>
        <w:t>Riko Rivanthio, T. (2020). Perancangan Pengajuan Sidang Laporan Praktek Kerja Lapangan Mahasiswa Berbasis Website pada Sekolah Tinggi Analis Bakti AsihBandung.</w:t>
      </w:r>
      <w:r w:rsidRPr="00C06ABC">
        <w:rPr>
          <w:rFonts w:ascii="Times New Roman" w:hAnsi="Times New Roman" w:cs="Times New Roman"/>
          <w:i/>
          <w:iCs/>
          <w:noProof/>
          <w:sz w:val="24"/>
          <w:szCs w:val="24"/>
        </w:rPr>
        <w:t>Tematik</w:t>
      </w:r>
      <w:r w:rsidRPr="00C06ABC">
        <w:rPr>
          <w:rFonts w:ascii="Times New Roman" w:hAnsi="Times New Roman" w:cs="Times New Roman"/>
          <w:noProof/>
          <w:sz w:val="24"/>
          <w:szCs w:val="24"/>
        </w:rPr>
        <w:t>,</w:t>
      </w:r>
      <w:r w:rsidRPr="00C06ABC">
        <w:rPr>
          <w:rFonts w:ascii="Times New Roman" w:hAnsi="Times New Roman" w:cs="Times New Roman"/>
          <w:i/>
          <w:iCs/>
          <w:noProof/>
          <w:sz w:val="24"/>
          <w:szCs w:val="24"/>
        </w:rPr>
        <w:t>7</w:t>
      </w:r>
      <w:r w:rsidRPr="00C06ABC">
        <w:rPr>
          <w:rFonts w:ascii="Times New Roman" w:hAnsi="Times New Roman" w:cs="Times New Roman"/>
          <w:noProof/>
          <w:sz w:val="24"/>
          <w:szCs w:val="24"/>
        </w:rPr>
        <w:t>(1),108119.https://doi.org/10.38204/tematik.v7i1.36</w:t>
      </w:r>
    </w:p>
    <w:p w14:paraId="7D1A51F4" w14:textId="77777777" w:rsidR="009534F0" w:rsidRPr="00C06ABC" w:rsidRDefault="009534F0" w:rsidP="00C06ABC">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p>
    <w:p w14:paraId="121E247E" w14:textId="77777777" w:rsidR="00C06ABC" w:rsidRDefault="00C06ABC" w:rsidP="00C06ABC">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06ABC">
        <w:rPr>
          <w:rFonts w:ascii="Times New Roman" w:hAnsi="Times New Roman" w:cs="Times New Roman"/>
          <w:noProof/>
          <w:sz w:val="24"/>
          <w:szCs w:val="24"/>
        </w:rPr>
        <w:t xml:space="preserve">Saraswati, N. luh P. G. G., Sudana, A. A. K. O., &amp; Wirdiani, N. K. A. (2020). Perancangan User Interface Berbasis Web Pada SIMRS Modul Sarana Dan Prasarana. </w:t>
      </w:r>
      <w:r w:rsidRPr="00C06ABC">
        <w:rPr>
          <w:rFonts w:ascii="Times New Roman" w:hAnsi="Times New Roman" w:cs="Times New Roman"/>
          <w:i/>
          <w:iCs/>
          <w:noProof/>
          <w:sz w:val="24"/>
          <w:szCs w:val="24"/>
        </w:rPr>
        <w:t>Jurnal Ilmiah Teknologi Dan Komputer</w:t>
      </w:r>
      <w:r w:rsidRPr="00C06ABC">
        <w:rPr>
          <w:rFonts w:ascii="Times New Roman" w:hAnsi="Times New Roman" w:cs="Times New Roman"/>
          <w:noProof/>
          <w:sz w:val="24"/>
          <w:szCs w:val="24"/>
        </w:rPr>
        <w:t xml:space="preserve">, </w:t>
      </w:r>
      <w:r w:rsidRPr="00C06ABC">
        <w:rPr>
          <w:rFonts w:ascii="Times New Roman" w:hAnsi="Times New Roman" w:cs="Times New Roman"/>
          <w:i/>
          <w:iCs/>
          <w:noProof/>
          <w:sz w:val="24"/>
          <w:szCs w:val="24"/>
        </w:rPr>
        <w:t>1</w:t>
      </w:r>
      <w:r w:rsidRPr="00C06ABC">
        <w:rPr>
          <w:rFonts w:ascii="Times New Roman" w:hAnsi="Times New Roman" w:cs="Times New Roman"/>
          <w:noProof/>
          <w:sz w:val="24"/>
          <w:szCs w:val="24"/>
        </w:rPr>
        <w:t>(2), 154–163. https://www.neliti.com/publications/351372/</w:t>
      </w:r>
    </w:p>
    <w:p w14:paraId="6CA3890C" w14:textId="77777777" w:rsidR="009534F0" w:rsidRPr="00C06ABC" w:rsidRDefault="009534F0" w:rsidP="00C06ABC">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p>
    <w:p w14:paraId="296AB637" w14:textId="77777777" w:rsidR="00C06ABC" w:rsidRDefault="00C06ABC" w:rsidP="00C06ABC">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06ABC">
        <w:rPr>
          <w:rFonts w:ascii="Times New Roman" w:hAnsi="Times New Roman" w:cs="Times New Roman"/>
          <w:noProof/>
          <w:sz w:val="24"/>
          <w:szCs w:val="24"/>
        </w:rPr>
        <w:t xml:space="preserve">Sutisna, N. W., &amp; Effane, A. (2022). Fungsi Manajemen Sarana dan Prasarana. </w:t>
      </w:r>
      <w:r w:rsidRPr="00C06ABC">
        <w:rPr>
          <w:rFonts w:ascii="Times New Roman" w:hAnsi="Times New Roman" w:cs="Times New Roman"/>
          <w:i/>
          <w:iCs/>
          <w:noProof/>
          <w:sz w:val="24"/>
          <w:szCs w:val="24"/>
        </w:rPr>
        <w:t>Jurnal Karimah Tauhid</w:t>
      </w:r>
      <w:r w:rsidRPr="00C06ABC">
        <w:rPr>
          <w:rFonts w:ascii="Times New Roman" w:hAnsi="Times New Roman" w:cs="Times New Roman"/>
          <w:noProof/>
          <w:sz w:val="24"/>
          <w:szCs w:val="24"/>
        </w:rPr>
        <w:t xml:space="preserve">, </w:t>
      </w:r>
      <w:r w:rsidRPr="00C06ABC">
        <w:rPr>
          <w:rFonts w:ascii="Times New Roman" w:hAnsi="Times New Roman" w:cs="Times New Roman"/>
          <w:i/>
          <w:iCs/>
          <w:noProof/>
          <w:sz w:val="24"/>
          <w:szCs w:val="24"/>
        </w:rPr>
        <w:t>1</w:t>
      </w:r>
      <w:r w:rsidRPr="00C06ABC">
        <w:rPr>
          <w:rFonts w:ascii="Times New Roman" w:hAnsi="Times New Roman" w:cs="Times New Roman"/>
          <w:noProof/>
          <w:sz w:val="24"/>
          <w:szCs w:val="24"/>
        </w:rPr>
        <w:t>(2), 227–233.</w:t>
      </w:r>
    </w:p>
    <w:p w14:paraId="5CC147D3" w14:textId="77777777" w:rsidR="009534F0" w:rsidRPr="00C06ABC" w:rsidRDefault="009534F0" w:rsidP="00C06ABC">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p>
    <w:p w14:paraId="7DDD178C" w14:textId="77777777" w:rsidR="00C06ABC" w:rsidRPr="00C06ABC" w:rsidRDefault="00C06ABC" w:rsidP="00C06ABC">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06ABC">
        <w:rPr>
          <w:rFonts w:ascii="Times New Roman" w:hAnsi="Times New Roman" w:cs="Times New Roman"/>
          <w:noProof/>
          <w:sz w:val="24"/>
          <w:szCs w:val="24"/>
        </w:rPr>
        <w:t xml:space="preserve">Wahid Abdul, A. (2020). Analisis Metode Waterfall Untuk Pengembangan Sistem Informasi. </w:t>
      </w:r>
      <w:r w:rsidRPr="00C06ABC">
        <w:rPr>
          <w:rFonts w:ascii="Times New Roman" w:hAnsi="Times New Roman" w:cs="Times New Roman"/>
          <w:i/>
          <w:iCs/>
          <w:noProof/>
          <w:sz w:val="24"/>
          <w:szCs w:val="24"/>
        </w:rPr>
        <w:t>Jurnal Ilmu-Ilmu Informatika Dan Manajemen STMIK</w:t>
      </w:r>
      <w:r w:rsidRPr="00C06ABC">
        <w:rPr>
          <w:rFonts w:ascii="Times New Roman" w:hAnsi="Times New Roman" w:cs="Times New Roman"/>
          <w:noProof/>
          <w:sz w:val="24"/>
          <w:szCs w:val="24"/>
        </w:rPr>
        <w:t xml:space="preserve">, </w:t>
      </w:r>
      <w:r w:rsidRPr="00C06ABC">
        <w:rPr>
          <w:rFonts w:ascii="Times New Roman" w:hAnsi="Times New Roman" w:cs="Times New Roman"/>
          <w:i/>
          <w:iCs/>
          <w:noProof/>
          <w:sz w:val="24"/>
          <w:szCs w:val="24"/>
        </w:rPr>
        <w:t>November</w:t>
      </w:r>
      <w:r w:rsidRPr="00C06ABC">
        <w:rPr>
          <w:rFonts w:ascii="Times New Roman" w:hAnsi="Times New Roman" w:cs="Times New Roman"/>
          <w:noProof/>
          <w:sz w:val="24"/>
          <w:szCs w:val="24"/>
        </w:rPr>
        <w:t>, 1–5.</w:t>
      </w:r>
    </w:p>
    <w:p w14:paraId="09D2BCB3" w14:textId="1D388687" w:rsidR="00FB4BC0" w:rsidRDefault="00C06ABC" w:rsidP="00C06ABC">
      <w:pPr>
        <w:spacing w:after="0" w:line="360" w:lineRule="auto"/>
        <w:jc w:val="both"/>
        <w:rPr>
          <w:rFonts w:ascii="Times New Roman" w:hAnsi="Times New Roman" w:cs="Times New Roman"/>
          <w:b/>
          <w:sz w:val="28"/>
          <w:szCs w:val="24"/>
          <w:lang w:val="en-US"/>
        </w:rPr>
        <w:sectPr w:rsidR="00FB4BC0" w:rsidSect="001E1C7E">
          <w:pgSz w:w="11907" w:h="16839" w:code="9"/>
          <w:pgMar w:top="1701" w:right="1701" w:bottom="1701" w:left="2268" w:header="1134" w:footer="1134" w:gutter="0"/>
          <w:cols w:space="720"/>
          <w:titlePg/>
          <w:docGrid w:linePitch="360"/>
        </w:sectPr>
      </w:pPr>
      <w:r w:rsidRPr="00C06ABC">
        <w:rPr>
          <w:rFonts w:ascii="Times New Roman" w:hAnsi="Times New Roman" w:cs="Times New Roman"/>
          <w:b/>
          <w:sz w:val="24"/>
          <w:szCs w:val="24"/>
          <w:lang w:val="en-US"/>
        </w:rPr>
        <w:fldChar w:fldCharType="end"/>
      </w:r>
    </w:p>
    <w:p w14:paraId="67128A25" w14:textId="77777777" w:rsidR="00E27129" w:rsidRPr="00943F76" w:rsidRDefault="00E27129" w:rsidP="00C96D32">
      <w:pPr>
        <w:spacing w:after="0" w:line="360" w:lineRule="auto"/>
        <w:rPr>
          <w:rFonts w:ascii="Times New Roman" w:hAnsi="Times New Roman" w:cs="Times New Roman"/>
        </w:rPr>
      </w:pPr>
    </w:p>
    <w:sectPr w:rsidR="00E27129" w:rsidRPr="00943F76" w:rsidSect="001E1C7E">
      <w:pgSz w:w="11907" w:h="16839" w:code="9"/>
      <w:pgMar w:top="1701" w:right="1701" w:bottom="1701" w:left="2268" w:header="1134" w:footer="113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BFD67C" w14:textId="77777777" w:rsidR="0078719E" w:rsidRDefault="0078719E" w:rsidP="00943F76">
      <w:pPr>
        <w:spacing w:after="0" w:line="240" w:lineRule="auto"/>
      </w:pPr>
      <w:r>
        <w:separator/>
      </w:r>
    </w:p>
  </w:endnote>
  <w:endnote w:type="continuationSeparator" w:id="0">
    <w:p w14:paraId="67C7DD75" w14:textId="77777777" w:rsidR="0078719E" w:rsidRDefault="0078719E" w:rsidP="00943F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5773125"/>
      <w:docPartObj>
        <w:docPartGallery w:val="Page Numbers (Bottom of Page)"/>
        <w:docPartUnique/>
      </w:docPartObj>
    </w:sdtPr>
    <w:sdtEndPr>
      <w:rPr>
        <w:noProof/>
      </w:rPr>
    </w:sdtEndPr>
    <w:sdtContent>
      <w:p w14:paraId="10D66592" w14:textId="079B53BD" w:rsidR="000719B3" w:rsidRDefault="000719B3" w:rsidP="000719B3">
        <w:pPr>
          <w:pStyle w:val="Footer"/>
          <w:jc w:val="center"/>
        </w:pPr>
        <w:r>
          <w:fldChar w:fldCharType="begin"/>
        </w:r>
        <w:r>
          <w:instrText xml:space="preserve"> PAGE   \* MERGEFORMAT </w:instrText>
        </w:r>
        <w:r>
          <w:fldChar w:fldCharType="separate"/>
        </w:r>
        <w:r>
          <w:t>x</w:t>
        </w:r>
        <w:r>
          <w:rPr>
            <w:noProof/>
          </w:rPr>
          <w:fldChar w:fldCharType="end"/>
        </w:r>
      </w:p>
    </w:sdtContent>
  </w:sdt>
  <w:p w14:paraId="0C0342AC" w14:textId="77777777" w:rsidR="000719B3" w:rsidRPr="00FB4BC0" w:rsidRDefault="000719B3" w:rsidP="000719B3">
    <w:pPr>
      <w:pStyle w:val="Footer"/>
      <w:jc w:val="center"/>
    </w:pPr>
  </w:p>
  <w:p w14:paraId="639C8810" w14:textId="77777777" w:rsidR="00E6446A" w:rsidRPr="00FB4BC0" w:rsidRDefault="00E6446A" w:rsidP="00FB4BC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23582812"/>
      <w:docPartObj>
        <w:docPartGallery w:val="Page Numbers (Bottom of Page)"/>
        <w:docPartUnique/>
      </w:docPartObj>
    </w:sdtPr>
    <w:sdtEndPr>
      <w:rPr>
        <w:noProof/>
      </w:rPr>
    </w:sdtEndPr>
    <w:sdtContent>
      <w:p w14:paraId="29FF1B34" w14:textId="10306821" w:rsidR="000B72FD" w:rsidRDefault="000B72F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0E7C46" w14:textId="0FA0655B" w:rsidR="000719B3" w:rsidRPr="00166D91" w:rsidRDefault="000719B3" w:rsidP="000B72FD">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A61ACD" w14:textId="77777777" w:rsidR="00E6446A" w:rsidRPr="00FB4BC0" w:rsidRDefault="00E6446A" w:rsidP="00FB4BC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37F8E6" w14:textId="77777777" w:rsidR="0078719E" w:rsidRDefault="0078719E" w:rsidP="00943F76">
      <w:pPr>
        <w:spacing w:after="0" w:line="240" w:lineRule="auto"/>
      </w:pPr>
      <w:r>
        <w:separator/>
      </w:r>
    </w:p>
  </w:footnote>
  <w:footnote w:type="continuationSeparator" w:id="0">
    <w:p w14:paraId="12EA239A" w14:textId="77777777" w:rsidR="0078719E" w:rsidRDefault="0078719E" w:rsidP="00943F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771C9A" w14:textId="77777777" w:rsidR="00E6446A" w:rsidRPr="00FB4BC0" w:rsidRDefault="00E6446A" w:rsidP="00FB4BC0">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67669811"/>
      <w:docPartObj>
        <w:docPartGallery w:val="Page Numbers (Top of Page)"/>
        <w:docPartUnique/>
      </w:docPartObj>
    </w:sdtPr>
    <w:sdtEndPr>
      <w:rPr>
        <w:rFonts w:ascii="Times New Roman" w:hAnsi="Times New Roman" w:cs="Times New Roman"/>
        <w:noProof/>
      </w:rPr>
    </w:sdtEndPr>
    <w:sdtContent>
      <w:p w14:paraId="1287DCE4" w14:textId="5CFF6EC5" w:rsidR="002F2028" w:rsidRPr="002F2028" w:rsidRDefault="002F2028">
        <w:pPr>
          <w:pStyle w:val="Header"/>
          <w:jc w:val="right"/>
          <w:rPr>
            <w:rFonts w:ascii="Times New Roman" w:hAnsi="Times New Roman" w:cs="Times New Roman"/>
          </w:rPr>
        </w:pPr>
        <w:r w:rsidRPr="002F2028">
          <w:rPr>
            <w:rFonts w:ascii="Times New Roman" w:hAnsi="Times New Roman" w:cs="Times New Roman"/>
          </w:rPr>
          <w:fldChar w:fldCharType="begin"/>
        </w:r>
        <w:r w:rsidRPr="002F2028">
          <w:rPr>
            <w:rFonts w:ascii="Times New Roman" w:hAnsi="Times New Roman" w:cs="Times New Roman"/>
          </w:rPr>
          <w:instrText xml:space="preserve"> PAGE   \* MERGEFORMAT </w:instrText>
        </w:r>
        <w:r w:rsidRPr="002F2028">
          <w:rPr>
            <w:rFonts w:ascii="Times New Roman" w:hAnsi="Times New Roman" w:cs="Times New Roman"/>
          </w:rPr>
          <w:fldChar w:fldCharType="separate"/>
        </w:r>
        <w:r w:rsidRPr="002F2028">
          <w:rPr>
            <w:rFonts w:ascii="Times New Roman" w:hAnsi="Times New Roman" w:cs="Times New Roman"/>
            <w:noProof/>
          </w:rPr>
          <w:t>2</w:t>
        </w:r>
        <w:r w:rsidRPr="002F2028">
          <w:rPr>
            <w:rFonts w:ascii="Times New Roman" w:hAnsi="Times New Roman" w:cs="Times New Roman"/>
            <w:noProof/>
          </w:rPr>
          <w:fldChar w:fldCharType="end"/>
        </w:r>
      </w:p>
    </w:sdtContent>
  </w:sdt>
  <w:p w14:paraId="71E5DEAD" w14:textId="77777777" w:rsidR="00E6446A" w:rsidRDefault="00E6446A" w:rsidP="00FB4BC0">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8074369"/>
      <w:docPartObj>
        <w:docPartGallery w:val="Page Numbers (Top of Page)"/>
        <w:docPartUnique/>
      </w:docPartObj>
    </w:sdtPr>
    <w:sdtEndPr>
      <w:rPr>
        <w:noProof/>
      </w:rPr>
    </w:sdtEndPr>
    <w:sdtContent>
      <w:p w14:paraId="4D02FBBD" w14:textId="53C84AFC" w:rsidR="002A37F2" w:rsidRDefault="002A37F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010DE9E" w14:textId="604B247A" w:rsidR="00882382" w:rsidRDefault="00882382">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7933B" w14:textId="34EEA8AF" w:rsidR="00882382" w:rsidRDefault="0088238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10288" w14:textId="03FC742B" w:rsidR="00E01F6C" w:rsidRPr="004476CB" w:rsidRDefault="00BB41EC" w:rsidP="000561DD">
    <w:pPr>
      <w:widowControl w:val="0"/>
      <w:autoSpaceDE w:val="0"/>
      <w:autoSpaceDN w:val="0"/>
      <w:adjustRightInd w:val="0"/>
      <w:spacing w:after="0" w:line="200" w:lineRule="exact"/>
      <w:rPr>
        <w:rFonts w:ascii="Times New Roman" w:hAnsi="Times New Roman" w:cs="Times New Roman"/>
        <w:sz w:val="20"/>
        <w:szCs w:val="20"/>
        <w:lang w:val="en-US"/>
      </w:rPr>
    </w:pPr>
    <w:r>
      <w:rPr>
        <w:noProof/>
      </w:rPr>
      <mc:AlternateContent>
        <mc:Choice Requires="wps">
          <w:drawing>
            <wp:anchor distT="0" distB="0" distL="114300" distR="114300" simplePos="0" relativeHeight="251657728" behindDoc="1" locked="0" layoutInCell="0" allowOverlap="1" wp14:anchorId="07125225" wp14:editId="6958853D">
              <wp:simplePos x="0" y="0"/>
              <wp:positionH relativeFrom="page">
                <wp:posOffset>6316980</wp:posOffset>
              </wp:positionH>
              <wp:positionV relativeFrom="page">
                <wp:posOffset>450850</wp:posOffset>
              </wp:positionV>
              <wp:extent cx="191135" cy="165100"/>
              <wp:effectExtent l="0" t="0" r="0" b="0"/>
              <wp:wrapNone/>
              <wp:docPr id="182125330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65100"/>
                      </a:xfrm>
                      <a:prstGeom prst="rect">
                        <a:avLst/>
                      </a:prstGeom>
                      <a:noFill/>
                      <a:ln>
                        <a:noFill/>
                      </a:ln>
                    </wps:spPr>
                    <wps:txbx>
                      <w:txbxContent>
                        <w:p w14:paraId="2054DDC7" w14:textId="77777777" w:rsidR="00E01F6C" w:rsidRDefault="00E01F6C" w:rsidP="000561DD">
                          <w:pPr>
                            <w:widowControl w:val="0"/>
                            <w:autoSpaceDE w:val="0"/>
                            <w:autoSpaceDN w:val="0"/>
                            <w:adjustRightInd w:val="0"/>
                            <w:spacing w:after="0" w:line="245" w:lineRule="exact"/>
                            <w:ind w:left="40"/>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w:instrText>
                          </w:r>
                          <w:r>
                            <w:rPr>
                              <w:rFonts w:ascii="Times New Roman" w:hAnsi="Times New Roman" w:cs="Times New Roman"/>
                            </w:rPr>
                            <w:fldChar w:fldCharType="separate"/>
                          </w:r>
                          <w:r w:rsidR="009C61FF">
                            <w:rPr>
                              <w:rFonts w:ascii="Times New Roman" w:hAnsi="Times New Roman" w:cs="Times New Roman"/>
                              <w:noProof/>
                            </w:rPr>
                            <w:t>6</w:t>
                          </w:r>
                          <w:r>
                            <w:rPr>
                              <w:rFonts w:ascii="Times New Roman" w:hAnsi="Times New Roman" w:cs="Times New Roman"/>
                            </w:rPr>
                            <w:fldChar w:fldCharType="end"/>
                          </w:r>
                        </w:p>
                        <w:p w14:paraId="0D25BBA4" w14:textId="77777777" w:rsidR="000561DD" w:rsidRDefault="000561D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125225" id="_x0000_t202" coordsize="21600,21600" o:spt="202" path="m,l,21600r21600,l21600,xe">
              <v:stroke joinstyle="miter"/>
              <v:path gradientshapeok="t" o:connecttype="rect"/>
            </v:shapetype>
            <v:shape id="Text Box 30" o:spid="_x0000_s1026" type="#_x0000_t202" style="position:absolute;margin-left:497.4pt;margin-top:35.5pt;width:15.05pt;height:1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" o:allowincell="f" filled="f" stroked="f">
              <v:textbox inset="0,0,0,0">
                <w:txbxContent>
                  <w:p w14:paraId="2054DDC7" w14:textId="77777777" w:rsidR="00E01F6C" w:rsidRDefault="00E01F6C" w:rsidP="000561DD">
                    <w:pPr>
                      <w:widowControl w:val="0"/>
                      <w:autoSpaceDE w:val="0"/>
                      <w:autoSpaceDN w:val="0"/>
                      <w:adjustRightInd w:val="0"/>
                      <w:spacing w:after="0" w:line="245" w:lineRule="exact"/>
                      <w:ind w:left="40"/>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w:instrText>
                    </w:r>
                    <w:r>
                      <w:rPr>
                        <w:rFonts w:ascii="Times New Roman" w:hAnsi="Times New Roman" w:cs="Times New Roman"/>
                      </w:rPr>
                      <w:fldChar w:fldCharType="separate"/>
                    </w:r>
                    <w:r w:rsidR="009C61FF">
                      <w:rPr>
                        <w:rFonts w:ascii="Times New Roman" w:hAnsi="Times New Roman" w:cs="Times New Roman"/>
                        <w:noProof/>
                      </w:rPr>
                      <w:t>6</w:t>
                    </w:r>
                    <w:r>
                      <w:rPr>
                        <w:rFonts w:ascii="Times New Roman" w:hAnsi="Times New Roman" w:cs="Times New Roman"/>
                      </w:rPr>
                      <w:fldChar w:fldCharType="end"/>
                    </w:r>
                  </w:p>
                  <w:p w14:paraId="0D25BBA4" w14:textId="77777777" w:rsidR="000561DD" w:rsidRDefault="000561DD"/>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C3476"/>
    <w:multiLevelType w:val="hybridMultilevel"/>
    <w:tmpl w:val="8EB6616C"/>
    <w:lvl w:ilvl="0" w:tplc="5164E35E">
      <w:start w:val="1"/>
      <w:numFmt w:val="decimal"/>
      <w:lvlText w:val="4.1.%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08D551D"/>
    <w:multiLevelType w:val="hybridMultilevel"/>
    <w:tmpl w:val="A5288EF8"/>
    <w:lvl w:ilvl="0" w:tplc="38090013">
      <w:start w:val="1"/>
      <w:numFmt w:val="upperRoman"/>
      <w:lvlText w:val="%1."/>
      <w:lvlJc w:val="righ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0A909F4"/>
    <w:multiLevelType w:val="multilevel"/>
    <w:tmpl w:val="00A909F4"/>
    <w:lvl w:ilvl="0">
      <w:start w:val="1"/>
      <w:numFmt w:val="lowerLetter"/>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0D77106"/>
    <w:multiLevelType w:val="hybridMultilevel"/>
    <w:tmpl w:val="7EEA550E"/>
    <w:lvl w:ilvl="0" w:tplc="5E2ACE2C">
      <w:start w:val="1"/>
      <w:numFmt w:val="decimal"/>
      <w:lvlText w:val="1%1"/>
      <w:lvlJc w:val="left"/>
      <w:pPr>
        <w:ind w:left="3960" w:hanging="360"/>
      </w:pPr>
      <w:rPr>
        <w:rFonts w:hint="default"/>
        <w:b w:val="0"/>
        <w:bCs/>
        <w:i w:val="0"/>
      </w:rPr>
    </w:lvl>
    <w:lvl w:ilvl="1" w:tplc="38090019" w:tentative="1">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4" w15:restartNumberingAfterBreak="0">
    <w:nsid w:val="01E30F48"/>
    <w:multiLevelType w:val="multilevel"/>
    <w:tmpl w:val="01E30F4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4851E7C"/>
    <w:multiLevelType w:val="multilevel"/>
    <w:tmpl w:val="2B5A99EC"/>
    <w:lvl w:ilvl="0">
      <w:start w:val="1"/>
      <w:numFmt w:val="decimal"/>
      <w:pStyle w:val="Heading1"/>
      <w:lvlText w:val="%1"/>
      <w:lvlJc w:val="left"/>
      <w:pPr>
        <w:ind w:left="432" w:hanging="432"/>
      </w:pPr>
      <w:rPr>
        <w:color w:val="FFFFFF" w:themeColor="background1"/>
        <w:sz w:val="2"/>
        <w:szCs w:val="2"/>
      </w:rPr>
    </w:lvl>
    <w:lvl w:ilvl="1">
      <w:start w:val="1"/>
      <w:numFmt w:val="decimal"/>
      <w:pStyle w:val="Heading2"/>
      <w:lvlText w:val="%1.%2"/>
      <w:lvlJc w:val="left"/>
      <w:pPr>
        <w:ind w:left="576" w:hanging="576"/>
      </w:pPr>
      <w:rPr>
        <w:i w:val="0"/>
        <w:iCs/>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054E2742"/>
    <w:multiLevelType w:val="hybridMultilevel"/>
    <w:tmpl w:val="9EDA83C2"/>
    <w:lvl w:ilvl="0" w:tplc="3809000F">
      <w:start w:val="1"/>
      <w:numFmt w:val="decimal"/>
      <w:lvlText w:val="%1."/>
      <w:lvlJc w:val="left"/>
      <w:pPr>
        <w:ind w:left="1648" w:hanging="360"/>
      </w:pPr>
    </w:lvl>
    <w:lvl w:ilvl="1" w:tplc="38090019" w:tentative="1">
      <w:start w:val="1"/>
      <w:numFmt w:val="lowerLetter"/>
      <w:lvlText w:val="%2."/>
      <w:lvlJc w:val="left"/>
      <w:pPr>
        <w:ind w:left="2368" w:hanging="360"/>
      </w:pPr>
    </w:lvl>
    <w:lvl w:ilvl="2" w:tplc="3809001B" w:tentative="1">
      <w:start w:val="1"/>
      <w:numFmt w:val="lowerRoman"/>
      <w:lvlText w:val="%3."/>
      <w:lvlJc w:val="right"/>
      <w:pPr>
        <w:ind w:left="3088" w:hanging="180"/>
      </w:pPr>
    </w:lvl>
    <w:lvl w:ilvl="3" w:tplc="3809000F" w:tentative="1">
      <w:start w:val="1"/>
      <w:numFmt w:val="decimal"/>
      <w:lvlText w:val="%4."/>
      <w:lvlJc w:val="left"/>
      <w:pPr>
        <w:ind w:left="3808" w:hanging="360"/>
      </w:pPr>
    </w:lvl>
    <w:lvl w:ilvl="4" w:tplc="38090019" w:tentative="1">
      <w:start w:val="1"/>
      <w:numFmt w:val="lowerLetter"/>
      <w:lvlText w:val="%5."/>
      <w:lvlJc w:val="left"/>
      <w:pPr>
        <w:ind w:left="4528" w:hanging="360"/>
      </w:pPr>
    </w:lvl>
    <w:lvl w:ilvl="5" w:tplc="3809001B" w:tentative="1">
      <w:start w:val="1"/>
      <w:numFmt w:val="lowerRoman"/>
      <w:lvlText w:val="%6."/>
      <w:lvlJc w:val="right"/>
      <w:pPr>
        <w:ind w:left="5248" w:hanging="180"/>
      </w:pPr>
    </w:lvl>
    <w:lvl w:ilvl="6" w:tplc="3809000F" w:tentative="1">
      <w:start w:val="1"/>
      <w:numFmt w:val="decimal"/>
      <w:lvlText w:val="%7."/>
      <w:lvlJc w:val="left"/>
      <w:pPr>
        <w:ind w:left="5968" w:hanging="360"/>
      </w:pPr>
    </w:lvl>
    <w:lvl w:ilvl="7" w:tplc="38090019" w:tentative="1">
      <w:start w:val="1"/>
      <w:numFmt w:val="lowerLetter"/>
      <w:lvlText w:val="%8."/>
      <w:lvlJc w:val="left"/>
      <w:pPr>
        <w:ind w:left="6688" w:hanging="360"/>
      </w:pPr>
    </w:lvl>
    <w:lvl w:ilvl="8" w:tplc="3809001B" w:tentative="1">
      <w:start w:val="1"/>
      <w:numFmt w:val="lowerRoman"/>
      <w:lvlText w:val="%9."/>
      <w:lvlJc w:val="right"/>
      <w:pPr>
        <w:ind w:left="7408" w:hanging="180"/>
      </w:pPr>
    </w:lvl>
  </w:abstractNum>
  <w:abstractNum w:abstractNumId="7" w15:restartNumberingAfterBreak="0">
    <w:nsid w:val="05F66441"/>
    <w:multiLevelType w:val="hybridMultilevel"/>
    <w:tmpl w:val="96FE068A"/>
    <w:lvl w:ilvl="0" w:tplc="FFFFFFFF">
      <w:start w:val="1"/>
      <w:numFmt w:val="decimal"/>
      <w:lvlText w:val="%1."/>
      <w:lvlJc w:val="left"/>
      <w:pPr>
        <w:ind w:left="1800" w:hanging="360"/>
      </w:pPr>
      <w:rPr>
        <w:rFonts w:hint="default"/>
        <w:b/>
        <w:bCs/>
        <w:i w:val="0"/>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8" w15:restartNumberingAfterBreak="0">
    <w:nsid w:val="075B6DDA"/>
    <w:multiLevelType w:val="multilevel"/>
    <w:tmpl w:val="19EE0FF4"/>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9" w15:restartNumberingAfterBreak="0">
    <w:nsid w:val="075D1B81"/>
    <w:multiLevelType w:val="hybridMultilevel"/>
    <w:tmpl w:val="F482CDF0"/>
    <w:lvl w:ilvl="0" w:tplc="FFFFFFFF">
      <w:start w:val="1"/>
      <w:numFmt w:val="decimal"/>
      <w:lvlText w:val="%1."/>
      <w:lvlJc w:val="left"/>
      <w:pPr>
        <w:ind w:left="1080" w:hanging="360"/>
      </w:pPr>
      <w:rPr>
        <w:b/>
        <w:b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080300F2"/>
    <w:multiLevelType w:val="hybridMultilevel"/>
    <w:tmpl w:val="CFA45B86"/>
    <w:lvl w:ilvl="0" w:tplc="A16C58D4">
      <w:start w:val="1"/>
      <w:numFmt w:val="decimal"/>
      <w:lvlText w:val="2.%1"/>
      <w:lvlJc w:val="left"/>
      <w:pPr>
        <w:ind w:left="1506" w:hanging="360"/>
      </w:pPr>
      <w:rPr>
        <w:rFonts w:ascii="Times New Roman" w:hAnsi="Times New Roman" w:cs="Times New Roman" w:hint="default"/>
        <w:b/>
        <w:bCs/>
        <w:i w:val="0"/>
        <w:iCs w:val="0"/>
      </w:r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11" w15:restartNumberingAfterBreak="0">
    <w:nsid w:val="080601C8"/>
    <w:multiLevelType w:val="multilevel"/>
    <w:tmpl w:val="1456AC62"/>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0851498E"/>
    <w:multiLevelType w:val="hybridMultilevel"/>
    <w:tmpl w:val="036215CC"/>
    <w:lvl w:ilvl="0" w:tplc="5C1E59AA">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09DF6470"/>
    <w:multiLevelType w:val="hybridMultilevel"/>
    <w:tmpl w:val="D7B85016"/>
    <w:lvl w:ilvl="0" w:tplc="595A524E">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0B4B7814"/>
    <w:multiLevelType w:val="hybridMultilevel"/>
    <w:tmpl w:val="CAAE0C52"/>
    <w:lvl w:ilvl="0" w:tplc="2DDA8CC6">
      <w:start w:val="1"/>
      <w:numFmt w:val="lowerLetter"/>
      <w:lvlText w:val="%1."/>
      <w:lvlJc w:val="left"/>
      <w:pPr>
        <w:ind w:left="2880" w:hanging="360"/>
      </w:pPr>
      <w:rPr>
        <w:rFonts w:ascii="Times New Roman" w:hAnsi="Times New Roman" w:hint="default"/>
        <w:b w:val="0"/>
        <w:i w:val="0"/>
        <w:iCs/>
        <w:sz w:val="24"/>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0B88116D"/>
    <w:multiLevelType w:val="hybridMultilevel"/>
    <w:tmpl w:val="16588CBA"/>
    <w:lvl w:ilvl="0" w:tplc="2A44C162">
      <w:start w:val="1"/>
      <w:numFmt w:val="decimal"/>
      <w:lvlText w:val="4.1.%1"/>
      <w:lvlJc w:val="left"/>
      <w:pPr>
        <w:ind w:left="72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0B9A429D"/>
    <w:multiLevelType w:val="hybridMultilevel"/>
    <w:tmpl w:val="26B2D596"/>
    <w:lvl w:ilvl="0" w:tplc="9A80CCEA">
      <w:start w:val="1"/>
      <w:numFmt w:val="lowerLetter"/>
      <w:lvlText w:val="%1."/>
      <w:lvlJc w:val="left"/>
      <w:pPr>
        <w:ind w:left="2700" w:hanging="360"/>
      </w:pPr>
      <w:rPr>
        <w:rFonts w:ascii="Times New Roman" w:hAnsi="Times New Roman" w:hint="default"/>
        <w:b w:val="0"/>
        <w:i w:val="0"/>
        <w:iCs/>
        <w:sz w:val="24"/>
      </w:rPr>
    </w:lvl>
    <w:lvl w:ilvl="1" w:tplc="38090019" w:tentative="1">
      <w:start w:val="1"/>
      <w:numFmt w:val="lowerLetter"/>
      <w:lvlText w:val="%2."/>
      <w:lvlJc w:val="left"/>
      <w:pPr>
        <w:ind w:left="3420" w:hanging="360"/>
      </w:pPr>
    </w:lvl>
    <w:lvl w:ilvl="2" w:tplc="3809001B" w:tentative="1">
      <w:start w:val="1"/>
      <w:numFmt w:val="lowerRoman"/>
      <w:lvlText w:val="%3."/>
      <w:lvlJc w:val="right"/>
      <w:pPr>
        <w:ind w:left="4140" w:hanging="180"/>
      </w:pPr>
    </w:lvl>
    <w:lvl w:ilvl="3" w:tplc="3809000F" w:tentative="1">
      <w:start w:val="1"/>
      <w:numFmt w:val="decimal"/>
      <w:lvlText w:val="%4."/>
      <w:lvlJc w:val="left"/>
      <w:pPr>
        <w:ind w:left="4860" w:hanging="360"/>
      </w:pPr>
    </w:lvl>
    <w:lvl w:ilvl="4" w:tplc="38090019" w:tentative="1">
      <w:start w:val="1"/>
      <w:numFmt w:val="lowerLetter"/>
      <w:lvlText w:val="%5."/>
      <w:lvlJc w:val="left"/>
      <w:pPr>
        <w:ind w:left="5580" w:hanging="360"/>
      </w:pPr>
    </w:lvl>
    <w:lvl w:ilvl="5" w:tplc="3809001B" w:tentative="1">
      <w:start w:val="1"/>
      <w:numFmt w:val="lowerRoman"/>
      <w:lvlText w:val="%6."/>
      <w:lvlJc w:val="right"/>
      <w:pPr>
        <w:ind w:left="6300" w:hanging="180"/>
      </w:pPr>
    </w:lvl>
    <w:lvl w:ilvl="6" w:tplc="3809000F" w:tentative="1">
      <w:start w:val="1"/>
      <w:numFmt w:val="decimal"/>
      <w:lvlText w:val="%7."/>
      <w:lvlJc w:val="left"/>
      <w:pPr>
        <w:ind w:left="7020" w:hanging="360"/>
      </w:pPr>
    </w:lvl>
    <w:lvl w:ilvl="7" w:tplc="38090019" w:tentative="1">
      <w:start w:val="1"/>
      <w:numFmt w:val="lowerLetter"/>
      <w:lvlText w:val="%8."/>
      <w:lvlJc w:val="left"/>
      <w:pPr>
        <w:ind w:left="7740" w:hanging="360"/>
      </w:pPr>
    </w:lvl>
    <w:lvl w:ilvl="8" w:tplc="3809001B" w:tentative="1">
      <w:start w:val="1"/>
      <w:numFmt w:val="lowerRoman"/>
      <w:lvlText w:val="%9."/>
      <w:lvlJc w:val="right"/>
      <w:pPr>
        <w:ind w:left="8460" w:hanging="180"/>
      </w:pPr>
    </w:lvl>
  </w:abstractNum>
  <w:abstractNum w:abstractNumId="17" w15:restartNumberingAfterBreak="0">
    <w:nsid w:val="0C6B0F71"/>
    <w:multiLevelType w:val="hybridMultilevel"/>
    <w:tmpl w:val="901294E2"/>
    <w:lvl w:ilvl="0" w:tplc="FFFFFFFF">
      <w:start w:val="1"/>
      <w:numFmt w:val="decimal"/>
      <w:lvlText w:val="%1."/>
      <w:lvlJc w:val="left"/>
      <w:pPr>
        <w:ind w:left="1800" w:hanging="360"/>
      </w:pPr>
      <w:rPr>
        <w:rFonts w:hint="default"/>
        <w:b/>
        <w:bCs w:val="0"/>
        <w:i w:val="0"/>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8" w15:restartNumberingAfterBreak="0">
    <w:nsid w:val="0C9C7AF3"/>
    <w:multiLevelType w:val="hybridMultilevel"/>
    <w:tmpl w:val="F9BC4C3E"/>
    <w:lvl w:ilvl="0" w:tplc="5E2ACE2C">
      <w:start w:val="1"/>
      <w:numFmt w:val="decimal"/>
      <w:lvlText w:val="1%1"/>
      <w:lvlJc w:val="left"/>
      <w:pPr>
        <w:ind w:left="1800" w:hanging="360"/>
      </w:pPr>
      <w:rPr>
        <w:rFonts w:hint="default"/>
        <w:b w:val="0"/>
        <w:bCs/>
        <w:i w:val="0"/>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0CAB29DD"/>
    <w:multiLevelType w:val="hybridMultilevel"/>
    <w:tmpl w:val="06BA46BA"/>
    <w:lvl w:ilvl="0" w:tplc="55A2A8A0">
      <w:start w:val="1"/>
      <w:numFmt w:val="decimal"/>
      <w:lvlText w:val="%1."/>
      <w:lvlJc w:val="left"/>
      <w:pPr>
        <w:ind w:left="3240" w:hanging="360"/>
      </w:pPr>
      <w:rPr>
        <w:rFonts w:hint="default"/>
        <w:b/>
        <w:bCs w:val="0"/>
        <w:i w:val="0"/>
      </w:rPr>
    </w:lvl>
    <w:lvl w:ilvl="1" w:tplc="38090019" w:tentative="1">
      <w:start w:val="1"/>
      <w:numFmt w:val="lowerLetter"/>
      <w:lvlText w:val="%2."/>
      <w:lvlJc w:val="left"/>
      <w:pPr>
        <w:ind w:left="2880" w:hanging="360"/>
      </w:pPr>
    </w:lvl>
    <w:lvl w:ilvl="2" w:tplc="3809000F">
      <w:start w:val="1"/>
      <w:numFmt w:val="decimal"/>
      <w:lvlText w:val="%3."/>
      <w:lvlJc w:val="left"/>
      <w:pPr>
        <w:ind w:left="720" w:hanging="36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0" w15:restartNumberingAfterBreak="0">
    <w:nsid w:val="0DEC55EB"/>
    <w:multiLevelType w:val="multilevel"/>
    <w:tmpl w:val="61207344"/>
    <w:lvl w:ilvl="0">
      <w:start w:val="2"/>
      <w:numFmt w:val="decimal"/>
      <w:lvlText w:val="%1."/>
      <w:lvlJc w:val="left"/>
      <w:pPr>
        <w:ind w:left="1070" w:hanging="360"/>
      </w:pPr>
      <w:rPr>
        <w:rFonts w:hint="default"/>
        <w:sz w:val="24"/>
      </w:rPr>
    </w:lvl>
    <w:lvl w:ilvl="1">
      <w:start w:val="1"/>
      <w:numFmt w:val="lowerLetter"/>
      <w:lvlText w:val="%2."/>
      <w:lvlJc w:val="left"/>
      <w:pPr>
        <w:ind w:left="1790" w:hanging="360"/>
      </w:pPr>
      <w:rPr>
        <w:rFonts w:hint="default"/>
        <w:i w:val="0"/>
        <w:iCs w:val="0"/>
      </w:rPr>
    </w:lvl>
    <w:lvl w:ilvl="2">
      <w:start w:val="1"/>
      <w:numFmt w:val="lowerRoman"/>
      <w:lvlText w:val="%3."/>
      <w:lvlJc w:val="right"/>
      <w:pPr>
        <w:ind w:left="2510" w:hanging="180"/>
      </w:pPr>
      <w:rPr>
        <w:rFonts w:hint="default"/>
      </w:rPr>
    </w:lvl>
    <w:lvl w:ilvl="3">
      <w:start w:val="1"/>
      <w:numFmt w:val="decimal"/>
      <w:lvlText w:val="%4."/>
      <w:lvlJc w:val="left"/>
      <w:pPr>
        <w:ind w:left="3230" w:hanging="360"/>
      </w:pPr>
      <w:rPr>
        <w:rFonts w:hint="default"/>
      </w:rPr>
    </w:lvl>
    <w:lvl w:ilvl="4">
      <w:start w:val="1"/>
      <w:numFmt w:val="lowerLetter"/>
      <w:lvlText w:val="%5."/>
      <w:lvlJc w:val="left"/>
      <w:pPr>
        <w:ind w:left="3950" w:hanging="360"/>
      </w:pPr>
      <w:rPr>
        <w:rFonts w:hint="default"/>
      </w:rPr>
    </w:lvl>
    <w:lvl w:ilvl="5">
      <w:start w:val="1"/>
      <w:numFmt w:val="lowerRoman"/>
      <w:lvlText w:val="%6."/>
      <w:lvlJc w:val="right"/>
      <w:pPr>
        <w:ind w:left="4670" w:hanging="180"/>
      </w:pPr>
      <w:rPr>
        <w:rFonts w:hint="default"/>
      </w:rPr>
    </w:lvl>
    <w:lvl w:ilvl="6">
      <w:start w:val="1"/>
      <w:numFmt w:val="decimal"/>
      <w:lvlText w:val="%7."/>
      <w:lvlJc w:val="left"/>
      <w:pPr>
        <w:ind w:left="5390" w:hanging="360"/>
      </w:pPr>
      <w:rPr>
        <w:rFonts w:hint="default"/>
      </w:rPr>
    </w:lvl>
    <w:lvl w:ilvl="7">
      <w:start w:val="1"/>
      <w:numFmt w:val="lowerLetter"/>
      <w:lvlText w:val="%8."/>
      <w:lvlJc w:val="left"/>
      <w:pPr>
        <w:ind w:left="6110" w:hanging="360"/>
      </w:pPr>
      <w:rPr>
        <w:rFonts w:hint="default"/>
      </w:rPr>
    </w:lvl>
    <w:lvl w:ilvl="8">
      <w:start w:val="1"/>
      <w:numFmt w:val="lowerRoman"/>
      <w:lvlText w:val="%9."/>
      <w:lvlJc w:val="right"/>
      <w:pPr>
        <w:ind w:left="6830" w:hanging="180"/>
      </w:pPr>
      <w:rPr>
        <w:rFonts w:hint="default"/>
      </w:rPr>
    </w:lvl>
  </w:abstractNum>
  <w:abstractNum w:abstractNumId="21" w15:restartNumberingAfterBreak="0">
    <w:nsid w:val="0F480170"/>
    <w:multiLevelType w:val="hybridMultilevel"/>
    <w:tmpl w:val="C504D0C6"/>
    <w:lvl w:ilvl="0" w:tplc="6190648C">
      <w:start w:val="1"/>
      <w:numFmt w:val="decimal"/>
      <w:lvlText w:val="%1."/>
      <w:lvlJc w:val="left"/>
      <w:pPr>
        <w:ind w:left="2520" w:hanging="360"/>
      </w:pPr>
      <w:rPr>
        <w:rFonts w:hint="default"/>
        <w:b/>
        <w:i w:val="0"/>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22" w15:restartNumberingAfterBreak="0">
    <w:nsid w:val="10140E8F"/>
    <w:multiLevelType w:val="hybridMultilevel"/>
    <w:tmpl w:val="E83288EE"/>
    <w:lvl w:ilvl="0" w:tplc="FFFFFFFF">
      <w:start w:val="1"/>
      <w:numFmt w:val="decimal"/>
      <w:lvlText w:val="%1."/>
      <w:lvlJc w:val="left"/>
      <w:pPr>
        <w:ind w:left="1080" w:hanging="360"/>
      </w:pPr>
      <w:rPr>
        <w:b/>
        <w:b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10956358"/>
    <w:multiLevelType w:val="hybridMultilevel"/>
    <w:tmpl w:val="0B761BE2"/>
    <w:lvl w:ilvl="0" w:tplc="3809000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11244B39"/>
    <w:multiLevelType w:val="hybridMultilevel"/>
    <w:tmpl w:val="F01637D6"/>
    <w:lvl w:ilvl="0" w:tplc="FFFFFFFF">
      <w:start w:val="1"/>
      <w:numFmt w:val="decimal"/>
      <w:lvlText w:val="%1."/>
      <w:lvlJc w:val="left"/>
      <w:pPr>
        <w:ind w:left="1080" w:hanging="360"/>
      </w:pPr>
      <w:rPr>
        <w:b/>
        <w:b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11687FB6"/>
    <w:multiLevelType w:val="multilevel"/>
    <w:tmpl w:val="9A46EA60"/>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26" w15:restartNumberingAfterBreak="0">
    <w:nsid w:val="116C1EF1"/>
    <w:multiLevelType w:val="hybridMultilevel"/>
    <w:tmpl w:val="6366AA18"/>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11716219"/>
    <w:multiLevelType w:val="hybridMultilevel"/>
    <w:tmpl w:val="B40CD5E8"/>
    <w:lvl w:ilvl="0" w:tplc="38090019">
      <w:start w:val="1"/>
      <w:numFmt w:val="lowerLetter"/>
      <w:lvlText w:val="%1."/>
      <w:lvlJc w:val="left"/>
      <w:pPr>
        <w:ind w:left="1713" w:hanging="360"/>
      </w:pPr>
      <w:rPr>
        <w:b w:val="0"/>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28" w15:restartNumberingAfterBreak="0">
    <w:nsid w:val="11C034C0"/>
    <w:multiLevelType w:val="multilevel"/>
    <w:tmpl w:val="BD76D4B0"/>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i w:val="0"/>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i w:val="0"/>
      </w:rPr>
    </w:lvl>
    <w:lvl w:ilvl="8">
      <w:start w:val="1"/>
      <w:numFmt w:val="lowerRoman"/>
      <w:lvlText w:val="%9."/>
      <w:lvlJc w:val="right"/>
      <w:pPr>
        <w:ind w:left="6480" w:hanging="360"/>
      </w:pPr>
      <w:rPr>
        <w:rFonts w:ascii="Times New Roman" w:hAnsi="Times New Roman" w:cs="Times New Roman" w:hint="default"/>
      </w:rPr>
    </w:lvl>
  </w:abstractNum>
  <w:abstractNum w:abstractNumId="29" w15:restartNumberingAfterBreak="0">
    <w:nsid w:val="12933319"/>
    <w:multiLevelType w:val="multilevel"/>
    <w:tmpl w:val="FE1C3C16"/>
    <w:lvl w:ilvl="0">
      <w:start w:val="2"/>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i w:val="0"/>
        <w:iCs w:val="0"/>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30" w15:restartNumberingAfterBreak="0">
    <w:nsid w:val="12A9203A"/>
    <w:multiLevelType w:val="hybridMultilevel"/>
    <w:tmpl w:val="BA6EBA90"/>
    <w:lvl w:ilvl="0" w:tplc="38090017">
      <w:start w:val="1"/>
      <w:numFmt w:val="lowerLetter"/>
      <w:lvlText w:val="%1)"/>
      <w:lvlJc w:val="left"/>
      <w:pPr>
        <w:ind w:left="1429" w:hanging="360"/>
      </w:pPr>
      <w:rPr>
        <w:b w:val="0"/>
        <w:bCs w:val="0"/>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1" w15:restartNumberingAfterBreak="0">
    <w:nsid w:val="13E5652F"/>
    <w:multiLevelType w:val="hybridMultilevel"/>
    <w:tmpl w:val="F79EF0A2"/>
    <w:lvl w:ilvl="0" w:tplc="38090011">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2" w15:restartNumberingAfterBreak="0">
    <w:nsid w:val="14A666AB"/>
    <w:multiLevelType w:val="hybridMultilevel"/>
    <w:tmpl w:val="5DF03324"/>
    <w:lvl w:ilvl="0" w:tplc="FFFFFFFF">
      <w:start w:val="1"/>
      <w:numFmt w:val="lowerLetter"/>
      <w:lvlText w:val="%1."/>
      <w:lvlJc w:val="left"/>
      <w:pPr>
        <w:ind w:left="1713" w:hanging="360"/>
      </w:pPr>
      <w:rPr>
        <w:b w:val="0"/>
      </w:r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33" w15:restartNumberingAfterBreak="0">
    <w:nsid w:val="166A09DF"/>
    <w:multiLevelType w:val="multilevel"/>
    <w:tmpl w:val="AEAA2078"/>
    <w:lvl w:ilvl="0">
      <w:start w:val="2"/>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i w:val="0"/>
        <w:iCs w:val="0"/>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34" w15:restartNumberingAfterBreak="0">
    <w:nsid w:val="189426B7"/>
    <w:multiLevelType w:val="hybridMultilevel"/>
    <w:tmpl w:val="F1D65482"/>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5" w15:restartNumberingAfterBreak="0">
    <w:nsid w:val="18FD653F"/>
    <w:multiLevelType w:val="hybridMultilevel"/>
    <w:tmpl w:val="279286C0"/>
    <w:lvl w:ilvl="0" w:tplc="D36671E6">
      <w:start w:val="1"/>
      <w:numFmt w:val="decimal"/>
      <w:lvlText w:val="%1."/>
      <w:lvlJc w:val="left"/>
      <w:pPr>
        <w:ind w:left="1854" w:hanging="360"/>
      </w:pPr>
      <w:rPr>
        <w:rFonts w:hint="default"/>
        <w:b w:val="0"/>
        <w:bCs/>
        <w:i w:val="0"/>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36" w15:restartNumberingAfterBreak="0">
    <w:nsid w:val="19D07245"/>
    <w:multiLevelType w:val="hybridMultilevel"/>
    <w:tmpl w:val="3BDEFD38"/>
    <w:lvl w:ilvl="0" w:tplc="5E2ACE2C">
      <w:start w:val="1"/>
      <w:numFmt w:val="decimal"/>
      <w:lvlText w:val="1%1"/>
      <w:lvlJc w:val="left"/>
      <w:pPr>
        <w:ind w:left="3960" w:hanging="360"/>
      </w:pPr>
      <w:rPr>
        <w:rFonts w:hint="default"/>
        <w:b w:val="0"/>
        <w:bCs/>
        <w:i w:val="0"/>
      </w:rPr>
    </w:lvl>
    <w:lvl w:ilvl="1" w:tplc="38090019" w:tentative="1">
      <w:start w:val="1"/>
      <w:numFmt w:val="lowerLetter"/>
      <w:lvlText w:val="%2."/>
      <w:lvlJc w:val="left"/>
      <w:pPr>
        <w:ind w:left="4680" w:hanging="360"/>
      </w:pPr>
    </w:lvl>
    <w:lvl w:ilvl="2" w:tplc="3809001B" w:tentative="1">
      <w:start w:val="1"/>
      <w:numFmt w:val="lowerRoman"/>
      <w:lvlText w:val="%3."/>
      <w:lvlJc w:val="right"/>
      <w:pPr>
        <w:ind w:left="5400" w:hanging="180"/>
      </w:pPr>
    </w:lvl>
    <w:lvl w:ilvl="3" w:tplc="3809000F" w:tentative="1">
      <w:start w:val="1"/>
      <w:numFmt w:val="decimal"/>
      <w:lvlText w:val="%4."/>
      <w:lvlJc w:val="left"/>
      <w:pPr>
        <w:ind w:left="6120" w:hanging="360"/>
      </w:pPr>
    </w:lvl>
    <w:lvl w:ilvl="4" w:tplc="38090019" w:tentative="1">
      <w:start w:val="1"/>
      <w:numFmt w:val="lowerLetter"/>
      <w:lvlText w:val="%5."/>
      <w:lvlJc w:val="left"/>
      <w:pPr>
        <w:ind w:left="6840" w:hanging="360"/>
      </w:pPr>
    </w:lvl>
    <w:lvl w:ilvl="5" w:tplc="3809001B" w:tentative="1">
      <w:start w:val="1"/>
      <w:numFmt w:val="lowerRoman"/>
      <w:lvlText w:val="%6."/>
      <w:lvlJc w:val="right"/>
      <w:pPr>
        <w:ind w:left="7560" w:hanging="180"/>
      </w:pPr>
    </w:lvl>
    <w:lvl w:ilvl="6" w:tplc="3809000F" w:tentative="1">
      <w:start w:val="1"/>
      <w:numFmt w:val="decimal"/>
      <w:lvlText w:val="%7."/>
      <w:lvlJc w:val="left"/>
      <w:pPr>
        <w:ind w:left="8280" w:hanging="360"/>
      </w:pPr>
    </w:lvl>
    <w:lvl w:ilvl="7" w:tplc="38090019" w:tentative="1">
      <w:start w:val="1"/>
      <w:numFmt w:val="lowerLetter"/>
      <w:lvlText w:val="%8."/>
      <w:lvlJc w:val="left"/>
      <w:pPr>
        <w:ind w:left="9000" w:hanging="360"/>
      </w:pPr>
    </w:lvl>
    <w:lvl w:ilvl="8" w:tplc="3809001B" w:tentative="1">
      <w:start w:val="1"/>
      <w:numFmt w:val="lowerRoman"/>
      <w:lvlText w:val="%9."/>
      <w:lvlJc w:val="right"/>
      <w:pPr>
        <w:ind w:left="9720" w:hanging="180"/>
      </w:pPr>
    </w:lvl>
  </w:abstractNum>
  <w:abstractNum w:abstractNumId="37" w15:restartNumberingAfterBreak="0">
    <w:nsid w:val="1A1E2682"/>
    <w:multiLevelType w:val="hybridMultilevel"/>
    <w:tmpl w:val="B986FD6C"/>
    <w:lvl w:ilvl="0" w:tplc="2140F176">
      <w:start w:val="1"/>
      <w:numFmt w:val="lowerLetter"/>
      <w:lvlText w:val="4.%1."/>
      <w:lvlJc w:val="left"/>
      <w:pPr>
        <w:ind w:left="720" w:hanging="360"/>
      </w:pPr>
      <w:rPr>
        <w:rFonts w:hint="default"/>
      </w:rPr>
    </w:lvl>
    <w:lvl w:ilvl="1" w:tplc="9DA2E6DA">
      <w:start w:val="1"/>
      <w:numFmt w:val="lowerLetter"/>
      <w:lvlText w:val="%2."/>
      <w:lvlJc w:val="left"/>
      <w:pPr>
        <w:ind w:left="1440" w:hanging="360"/>
      </w:pPr>
      <w:rPr>
        <w:rFonts w:ascii="Times New Roman" w:hAnsi="Times New Roman" w:hint="default"/>
        <w:b w:val="0"/>
        <w:i w:val="0"/>
        <w:iCs/>
        <w:sz w:val="24"/>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1D951353"/>
    <w:multiLevelType w:val="multilevel"/>
    <w:tmpl w:val="7ED4F278"/>
    <w:lvl w:ilvl="0">
      <w:start w:val="1"/>
      <w:numFmt w:val="decimal"/>
      <w:lvlText w:val="2.%1"/>
      <w:lvlJc w:val="left"/>
      <w:pPr>
        <w:ind w:left="720" w:hanging="360"/>
      </w:pPr>
      <w:rPr>
        <w:rFonts w:ascii="Times New Roman" w:hAnsi="Times New Roman" w:cs="Times New Roman" w:hint="default"/>
        <w:b/>
        <w:bCs/>
        <w:i w:val="0"/>
        <w:iCs w:val="0"/>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39" w15:restartNumberingAfterBreak="0">
    <w:nsid w:val="1E403B41"/>
    <w:multiLevelType w:val="multilevel"/>
    <w:tmpl w:val="1E403B41"/>
    <w:lvl w:ilvl="0">
      <w:start w:val="1"/>
      <w:numFmt w:val="lowerLetter"/>
      <w:lvlText w:val="%1."/>
      <w:lvlJc w:val="left"/>
      <w:pPr>
        <w:ind w:left="720" w:hanging="360"/>
      </w:pPr>
    </w:lvl>
    <w:lvl w:ilvl="1">
      <w:start w:val="1"/>
      <w:numFmt w:val="lowerLetter"/>
      <w:lvlText w:val="%2."/>
      <w:lvlJc w:val="left"/>
      <w:pPr>
        <w:ind w:left="1440" w:hanging="360"/>
      </w:pPr>
    </w:lvl>
    <w:lvl w:ilvl="2">
      <w:numFmt w:val="bullet"/>
      <w:lvlText w:val="•"/>
      <w:lvlJc w:val="left"/>
      <w:pPr>
        <w:ind w:left="2700" w:hanging="720"/>
      </w:pPr>
      <w:rPr>
        <w:rFonts w:ascii="Times New Roman" w:eastAsiaTheme="minorEastAsia" w:hAnsi="Times New Roman" w:cs="Times New Roman"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1E487764"/>
    <w:multiLevelType w:val="multilevel"/>
    <w:tmpl w:val="1E48776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Letter"/>
      <w:lvlText w:val="%3."/>
      <w:lvlJc w:val="lef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1" w15:restartNumberingAfterBreak="0">
    <w:nsid w:val="21683DBA"/>
    <w:multiLevelType w:val="multilevel"/>
    <w:tmpl w:val="916EA1BA"/>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2" w15:restartNumberingAfterBreak="0">
    <w:nsid w:val="21AD25A3"/>
    <w:multiLevelType w:val="hybridMultilevel"/>
    <w:tmpl w:val="52A4CD3E"/>
    <w:lvl w:ilvl="0" w:tplc="ECB817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22135E73"/>
    <w:multiLevelType w:val="multilevel"/>
    <w:tmpl w:val="22135E73"/>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4" w15:restartNumberingAfterBreak="0">
    <w:nsid w:val="25852334"/>
    <w:multiLevelType w:val="hybridMultilevel"/>
    <w:tmpl w:val="5FDAAAE6"/>
    <w:lvl w:ilvl="0" w:tplc="E7928622">
      <w:start w:val="1"/>
      <w:numFmt w:val="lowerLetter"/>
      <w:lvlText w:val="%1)"/>
      <w:lvlJc w:val="left"/>
      <w:pPr>
        <w:ind w:left="1429" w:hanging="360"/>
      </w:pPr>
      <w:rPr>
        <w:b w:val="0"/>
        <w:bCs w:val="0"/>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5" w15:restartNumberingAfterBreak="0">
    <w:nsid w:val="27243E7C"/>
    <w:multiLevelType w:val="multilevel"/>
    <w:tmpl w:val="C540AF1A"/>
    <w:lvl w:ilvl="0">
      <w:start w:val="1"/>
      <w:numFmt w:val="decimal"/>
      <w:lvlText w:val="3.2.%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eastAsia="SimSun" w:hAnsi="Times New Roman" w:cs="Times New Roman" w:hint="default"/>
      </w:rPr>
    </w:lvl>
    <w:lvl w:ilvl="2">
      <w:start w:val="1"/>
      <w:numFmt w:val="decimal"/>
      <w:lvlText w:val="%3."/>
      <w:lvlJc w:val="lef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b w:val="0"/>
      </w:rPr>
    </w:lvl>
    <w:lvl w:ilvl="8">
      <w:start w:val="1"/>
      <w:numFmt w:val="lowerRoman"/>
      <w:lvlText w:val="%9."/>
      <w:lvlJc w:val="right"/>
      <w:pPr>
        <w:ind w:left="6480" w:hanging="360"/>
      </w:pPr>
      <w:rPr>
        <w:rFonts w:ascii="Times New Roman" w:hAnsi="Times New Roman" w:cs="Times New Roman" w:hint="default"/>
      </w:rPr>
    </w:lvl>
  </w:abstractNum>
  <w:abstractNum w:abstractNumId="46" w15:restartNumberingAfterBreak="0">
    <w:nsid w:val="277163A6"/>
    <w:multiLevelType w:val="hybridMultilevel"/>
    <w:tmpl w:val="352A1632"/>
    <w:lvl w:ilvl="0" w:tplc="A7A62FC0">
      <w:start w:val="1"/>
      <w:numFmt w:val="decimal"/>
      <w:lvlText w:val="1%1"/>
      <w:lvlJc w:val="left"/>
      <w:pPr>
        <w:ind w:left="180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280B5BA1"/>
    <w:multiLevelType w:val="hybridMultilevel"/>
    <w:tmpl w:val="DD688A10"/>
    <w:lvl w:ilvl="0" w:tplc="65E459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2ED134B0"/>
    <w:multiLevelType w:val="multilevel"/>
    <w:tmpl w:val="E4789266"/>
    <w:lvl w:ilvl="0">
      <w:start w:val="4"/>
      <w:numFmt w:val="decimal"/>
      <w:lvlText w:val="%1"/>
      <w:lvlJc w:val="left"/>
      <w:pPr>
        <w:ind w:left="720" w:hanging="360"/>
      </w:pPr>
      <w:rPr>
        <w:rFonts w:ascii="Times New Roman" w:hAnsi="Times New Roman" w:cs="Times New Roman" w:hint="default"/>
      </w:rPr>
    </w:lvl>
    <w:lvl w:ilvl="1">
      <w:start w:val="1"/>
      <w:numFmt w:val="decimal"/>
      <w:lvlText w:val="%1.%2"/>
      <w:lvlJc w:val="left"/>
      <w:pPr>
        <w:ind w:left="1440" w:hanging="360"/>
      </w:pPr>
      <w:rPr>
        <w:rFonts w:ascii="Times New Roman" w:hAnsi="Times New Roman" w:cs="Times New Roman" w:hint="default"/>
      </w:rPr>
    </w:lvl>
    <w:lvl w:ilvl="2">
      <w:start w:val="1"/>
      <w:numFmt w:val="decimal"/>
      <w:lvlText w:val="%1.%2.%3"/>
      <w:lvlJc w:val="left"/>
      <w:pPr>
        <w:ind w:left="2160" w:hanging="360"/>
      </w:pPr>
      <w:rPr>
        <w:rFonts w:ascii="Times New Roman" w:hAnsi="Times New Roman" w:cs="Times New Roman" w:hint="default"/>
      </w:rPr>
    </w:lvl>
    <w:lvl w:ilvl="3">
      <w:start w:val="1"/>
      <w:numFmt w:val="decimal"/>
      <w:lvlText w:val="%1.%2.%3.%4"/>
      <w:lvlJc w:val="left"/>
      <w:pPr>
        <w:ind w:left="2880" w:hanging="360"/>
      </w:pPr>
      <w:rPr>
        <w:rFonts w:ascii="Times New Roman" w:hAnsi="Times New Roman" w:cs="Times New Roman" w:hint="default"/>
      </w:rPr>
    </w:lvl>
    <w:lvl w:ilvl="4">
      <w:start w:val="1"/>
      <w:numFmt w:val="decimal"/>
      <w:lvlText w:val="%1.%2.%3.%4.%5"/>
      <w:lvlJc w:val="left"/>
      <w:pPr>
        <w:ind w:left="3600" w:hanging="360"/>
      </w:pPr>
      <w:rPr>
        <w:rFonts w:ascii="Times New Roman" w:hAnsi="Times New Roman" w:cs="Times New Roman" w:hint="default"/>
      </w:rPr>
    </w:lvl>
    <w:lvl w:ilvl="5">
      <w:start w:val="1"/>
      <w:numFmt w:val="decimal"/>
      <w:lvlText w:val="%1.%2.%3.%4.%5.%6"/>
      <w:lvlJc w:val="left"/>
      <w:pPr>
        <w:ind w:left="4320" w:hanging="360"/>
      </w:pPr>
      <w:rPr>
        <w:rFonts w:ascii="Times New Roman" w:hAnsi="Times New Roman" w:cs="Times New Roman" w:hint="default"/>
      </w:rPr>
    </w:lvl>
    <w:lvl w:ilvl="6">
      <w:start w:val="1"/>
      <w:numFmt w:val="decimal"/>
      <w:lvlText w:val="%1.%2.%3.%4.%5.%6.%7"/>
      <w:lvlJc w:val="left"/>
      <w:pPr>
        <w:ind w:left="5040" w:hanging="360"/>
      </w:pPr>
      <w:rPr>
        <w:rFonts w:ascii="Times New Roman" w:hAnsi="Times New Roman" w:cs="Times New Roman" w:hint="default"/>
      </w:rPr>
    </w:lvl>
    <w:lvl w:ilvl="7">
      <w:start w:val="1"/>
      <w:numFmt w:val="decimal"/>
      <w:lvlText w:val="%1.%2.%3.%4.%5.%6.%7.%8"/>
      <w:lvlJc w:val="left"/>
      <w:pPr>
        <w:ind w:left="5760" w:hanging="360"/>
      </w:pPr>
      <w:rPr>
        <w:rFonts w:ascii="Times New Roman" w:hAnsi="Times New Roman" w:cs="Times New Roman" w:hint="default"/>
      </w:rPr>
    </w:lvl>
    <w:lvl w:ilvl="8">
      <w:start w:val="1"/>
      <w:numFmt w:val="decimal"/>
      <w:lvlText w:val="%1.%2.%3.%4.%5.%6.%7.%8.%9"/>
      <w:lvlJc w:val="left"/>
      <w:pPr>
        <w:ind w:left="6480" w:hanging="360"/>
      </w:pPr>
      <w:rPr>
        <w:rFonts w:ascii="Times New Roman" w:hAnsi="Times New Roman" w:cs="Times New Roman" w:hint="default"/>
      </w:rPr>
    </w:lvl>
  </w:abstractNum>
  <w:abstractNum w:abstractNumId="49" w15:restartNumberingAfterBreak="0">
    <w:nsid w:val="2F296935"/>
    <w:multiLevelType w:val="multilevel"/>
    <w:tmpl w:val="DE5E490E"/>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50" w15:restartNumberingAfterBreak="0">
    <w:nsid w:val="316A646E"/>
    <w:multiLevelType w:val="hybridMultilevel"/>
    <w:tmpl w:val="3BD47EB8"/>
    <w:lvl w:ilvl="0" w:tplc="FFFFFFFF">
      <w:start w:val="1"/>
      <w:numFmt w:val="decimal"/>
      <w:lvlText w:val="%1."/>
      <w:lvlJc w:val="left"/>
      <w:pPr>
        <w:ind w:left="1080" w:hanging="360"/>
      </w:pPr>
      <w:rPr>
        <w:b/>
        <w:b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1" w15:restartNumberingAfterBreak="0">
    <w:nsid w:val="31C6329C"/>
    <w:multiLevelType w:val="hybridMultilevel"/>
    <w:tmpl w:val="9D8214EE"/>
    <w:lvl w:ilvl="0" w:tplc="C19C2880">
      <w:start w:val="1"/>
      <w:numFmt w:val="decimal"/>
      <w:lvlText w:val="%1."/>
      <w:lvlJc w:val="left"/>
      <w:pPr>
        <w:ind w:left="2160" w:hanging="360"/>
      </w:pPr>
      <w:rPr>
        <w:b/>
        <w:bCs/>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2" w15:restartNumberingAfterBreak="0">
    <w:nsid w:val="32262BF0"/>
    <w:multiLevelType w:val="hybridMultilevel"/>
    <w:tmpl w:val="36D4C712"/>
    <w:lvl w:ilvl="0" w:tplc="F5D20DF0">
      <w:start w:val="1"/>
      <w:numFmt w:val="decimal"/>
      <w:lvlText w:val="3.2.%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328C50D7"/>
    <w:multiLevelType w:val="multilevel"/>
    <w:tmpl w:val="0B3AEDC0"/>
    <w:lvl w:ilvl="0">
      <w:start w:val="4"/>
      <w:numFmt w:val="decimal"/>
      <w:lvlText w:val="%1"/>
      <w:lvlJc w:val="left"/>
      <w:pPr>
        <w:ind w:left="720" w:hanging="360"/>
      </w:pPr>
      <w:rPr>
        <w:rFonts w:ascii="Times New Roman" w:hAnsi="Times New Roman" w:cs="Times New Roman" w:hint="default"/>
      </w:rPr>
    </w:lvl>
    <w:lvl w:ilvl="1">
      <w:start w:val="1"/>
      <w:numFmt w:val="decimal"/>
      <w:lvlText w:val="%1.%2"/>
      <w:lvlJc w:val="left"/>
      <w:pPr>
        <w:ind w:left="1440" w:hanging="360"/>
      </w:pPr>
      <w:rPr>
        <w:rFonts w:ascii="Times New Roman" w:hAnsi="Times New Roman" w:cs="Times New Roman" w:hint="default"/>
      </w:rPr>
    </w:lvl>
    <w:lvl w:ilvl="2">
      <w:start w:val="1"/>
      <w:numFmt w:val="decimal"/>
      <w:lvlText w:val="%1.%2.%3"/>
      <w:lvlJc w:val="left"/>
      <w:pPr>
        <w:ind w:left="2160" w:hanging="360"/>
      </w:pPr>
      <w:rPr>
        <w:rFonts w:ascii="Times New Roman" w:hAnsi="Times New Roman" w:cs="Times New Roman" w:hint="default"/>
      </w:rPr>
    </w:lvl>
    <w:lvl w:ilvl="3">
      <w:start w:val="1"/>
      <w:numFmt w:val="decimal"/>
      <w:lvlText w:val="%1.%2.%3.%4"/>
      <w:lvlJc w:val="left"/>
      <w:pPr>
        <w:ind w:left="2880" w:hanging="360"/>
      </w:pPr>
      <w:rPr>
        <w:rFonts w:ascii="Times New Roman" w:hAnsi="Times New Roman" w:cs="Times New Roman" w:hint="default"/>
      </w:rPr>
    </w:lvl>
    <w:lvl w:ilvl="4">
      <w:start w:val="1"/>
      <w:numFmt w:val="decimal"/>
      <w:lvlText w:val="%1.%2.%3.%4.%5"/>
      <w:lvlJc w:val="left"/>
      <w:pPr>
        <w:ind w:left="3600" w:hanging="360"/>
      </w:pPr>
      <w:rPr>
        <w:rFonts w:ascii="Times New Roman" w:hAnsi="Times New Roman" w:cs="Times New Roman" w:hint="default"/>
      </w:rPr>
    </w:lvl>
    <w:lvl w:ilvl="5">
      <w:start w:val="1"/>
      <w:numFmt w:val="decimal"/>
      <w:lvlText w:val="%1.%2.%3.%4.%5.%6"/>
      <w:lvlJc w:val="left"/>
      <w:pPr>
        <w:ind w:left="4320" w:hanging="360"/>
      </w:pPr>
      <w:rPr>
        <w:rFonts w:ascii="Times New Roman" w:hAnsi="Times New Roman" w:cs="Times New Roman" w:hint="default"/>
      </w:rPr>
    </w:lvl>
    <w:lvl w:ilvl="6">
      <w:start w:val="1"/>
      <w:numFmt w:val="decimal"/>
      <w:lvlText w:val="%1.%2.%3.%4.%5.%6.%7"/>
      <w:lvlJc w:val="left"/>
      <w:pPr>
        <w:ind w:left="5040" w:hanging="360"/>
      </w:pPr>
      <w:rPr>
        <w:rFonts w:ascii="Times New Roman" w:hAnsi="Times New Roman" w:cs="Times New Roman" w:hint="default"/>
      </w:rPr>
    </w:lvl>
    <w:lvl w:ilvl="7">
      <w:start w:val="1"/>
      <w:numFmt w:val="decimal"/>
      <w:lvlText w:val="%1.%2.%3.%4.%5.%6.%7.%8"/>
      <w:lvlJc w:val="left"/>
      <w:pPr>
        <w:ind w:left="5760" w:hanging="360"/>
      </w:pPr>
      <w:rPr>
        <w:rFonts w:ascii="Times New Roman" w:hAnsi="Times New Roman" w:cs="Times New Roman" w:hint="default"/>
      </w:rPr>
    </w:lvl>
    <w:lvl w:ilvl="8">
      <w:start w:val="1"/>
      <w:numFmt w:val="decimal"/>
      <w:lvlText w:val="%1.%2.%3.%4.%5.%6.%7.%8.%9"/>
      <w:lvlJc w:val="left"/>
      <w:pPr>
        <w:ind w:left="6480" w:hanging="360"/>
      </w:pPr>
      <w:rPr>
        <w:rFonts w:ascii="Times New Roman" w:hAnsi="Times New Roman" w:cs="Times New Roman" w:hint="default"/>
      </w:rPr>
    </w:lvl>
  </w:abstractNum>
  <w:abstractNum w:abstractNumId="54" w15:restartNumberingAfterBreak="0">
    <w:nsid w:val="340B3AD2"/>
    <w:multiLevelType w:val="hybridMultilevel"/>
    <w:tmpl w:val="83F25446"/>
    <w:lvl w:ilvl="0" w:tplc="C8D64F32">
      <w:start w:val="1"/>
      <w:numFmt w:val="decimal"/>
      <w:lvlText w:val="4.2.%1"/>
      <w:lvlJc w:val="left"/>
      <w:pPr>
        <w:ind w:left="1146" w:hanging="360"/>
      </w:pPr>
      <w:rPr>
        <w:rFonts w:hint="default"/>
        <w:i w:val="0"/>
        <w:iCs/>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55" w15:restartNumberingAfterBreak="0">
    <w:nsid w:val="34415CFC"/>
    <w:multiLevelType w:val="hybridMultilevel"/>
    <w:tmpl w:val="D970559E"/>
    <w:lvl w:ilvl="0" w:tplc="31107CB6">
      <w:start w:val="1"/>
      <w:numFmt w:val="decimal"/>
      <w:lvlText w:val="2.%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6" w15:restartNumberingAfterBreak="0">
    <w:nsid w:val="37241602"/>
    <w:multiLevelType w:val="hybridMultilevel"/>
    <w:tmpl w:val="055E5F7E"/>
    <w:lvl w:ilvl="0" w:tplc="D4D0A8A0">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3741770F"/>
    <w:multiLevelType w:val="hybridMultilevel"/>
    <w:tmpl w:val="96C46220"/>
    <w:lvl w:ilvl="0" w:tplc="FFFFFFFF">
      <w:start w:val="1"/>
      <w:numFmt w:val="decimal"/>
      <w:lvlText w:val="%1."/>
      <w:lvlJc w:val="left"/>
      <w:pPr>
        <w:ind w:left="1800" w:hanging="360"/>
      </w:pPr>
      <w:rPr>
        <w:rFonts w:hint="default"/>
        <w:b w:val="0"/>
        <w:bCs/>
        <w:i w:val="0"/>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58" w15:restartNumberingAfterBreak="0">
    <w:nsid w:val="3987294B"/>
    <w:multiLevelType w:val="hybridMultilevel"/>
    <w:tmpl w:val="D65899C0"/>
    <w:lvl w:ilvl="0" w:tplc="E07CB3AA">
      <w:start w:val="1"/>
      <w:numFmt w:val="decimal"/>
      <w:lvlText w:val="%1."/>
      <w:lvlJc w:val="left"/>
      <w:pPr>
        <w:ind w:left="1070" w:hanging="360"/>
      </w:pPr>
      <w:rPr>
        <w:b w:val="0"/>
        <w:bCs w:val="0"/>
      </w:rPr>
    </w:lvl>
    <w:lvl w:ilvl="1" w:tplc="38090019" w:tentative="1">
      <w:start w:val="1"/>
      <w:numFmt w:val="lowerLetter"/>
      <w:lvlText w:val="%2."/>
      <w:lvlJc w:val="left"/>
      <w:pPr>
        <w:ind w:left="1790" w:hanging="360"/>
      </w:pPr>
    </w:lvl>
    <w:lvl w:ilvl="2" w:tplc="3809001B" w:tentative="1">
      <w:start w:val="1"/>
      <w:numFmt w:val="lowerRoman"/>
      <w:lvlText w:val="%3."/>
      <w:lvlJc w:val="right"/>
      <w:pPr>
        <w:ind w:left="2510" w:hanging="180"/>
      </w:pPr>
    </w:lvl>
    <w:lvl w:ilvl="3" w:tplc="3809000F" w:tentative="1">
      <w:start w:val="1"/>
      <w:numFmt w:val="decimal"/>
      <w:lvlText w:val="%4."/>
      <w:lvlJc w:val="left"/>
      <w:pPr>
        <w:ind w:left="3230" w:hanging="360"/>
      </w:pPr>
    </w:lvl>
    <w:lvl w:ilvl="4" w:tplc="38090019" w:tentative="1">
      <w:start w:val="1"/>
      <w:numFmt w:val="lowerLetter"/>
      <w:lvlText w:val="%5."/>
      <w:lvlJc w:val="left"/>
      <w:pPr>
        <w:ind w:left="3950" w:hanging="360"/>
      </w:pPr>
    </w:lvl>
    <w:lvl w:ilvl="5" w:tplc="3809001B" w:tentative="1">
      <w:start w:val="1"/>
      <w:numFmt w:val="lowerRoman"/>
      <w:lvlText w:val="%6."/>
      <w:lvlJc w:val="right"/>
      <w:pPr>
        <w:ind w:left="4670" w:hanging="180"/>
      </w:pPr>
    </w:lvl>
    <w:lvl w:ilvl="6" w:tplc="3809000F" w:tentative="1">
      <w:start w:val="1"/>
      <w:numFmt w:val="decimal"/>
      <w:lvlText w:val="%7."/>
      <w:lvlJc w:val="left"/>
      <w:pPr>
        <w:ind w:left="5390" w:hanging="360"/>
      </w:pPr>
    </w:lvl>
    <w:lvl w:ilvl="7" w:tplc="38090019" w:tentative="1">
      <w:start w:val="1"/>
      <w:numFmt w:val="lowerLetter"/>
      <w:lvlText w:val="%8."/>
      <w:lvlJc w:val="left"/>
      <w:pPr>
        <w:ind w:left="6110" w:hanging="360"/>
      </w:pPr>
    </w:lvl>
    <w:lvl w:ilvl="8" w:tplc="3809001B" w:tentative="1">
      <w:start w:val="1"/>
      <w:numFmt w:val="lowerRoman"/>
      <w:lvlText w:val="%9."/>
      <w:lvlJc w:val="right"/>
      <w:pPr>
        <w:ind w:left="6830" w:hanging="180"/>
      </w:pPr>
    </w:lvl>
  </w:abstractNum>
  <w:abstractNum w:abstractNumId="59" w15:restartNumberingAfterBreak="0">
    <w:nsid w:val="3A1738A3"/>
    <w:multiLevelType w:val="hybridMultilevel"/>
    <w:tmpl w:val="FECC5B90"/>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0" w15:restartNumberingAfterBreak="0">
    <w:nsid w:val="3B684FA0"/>
    <w:multiLevelType w:val="hybridMultilevel"/>
    <w:tmpl w:val="5790BE34"/>
    <w:lvl w:ilvl="0" w:tplc="03EE3996">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3DC73561"/>
    <w:multiLevelType w:val="hybridMultilevel"/>
    <w:tmpl w:val="1ACA0C38"/>
    <w:lvl w:ilvl="0" w:tplc="A16C58D4">
      <w:start w:val="1"/>
      <w:numFmt w:val="decimal"/>
      <w:lvlText w:val="2.%1"/>
      <w:lvlJc w:val="left"/>
      <w:pPr>
        <w:ind w:left="2520" w:hanging="360"/>
      </w:pPr>
      <w:rPr>
        <w:rFonts w:ascii="Times New Roman" w:hAnsi="Times New Roman" w:cs="Times New Roman" w:hint="default"/>
        <w:b/>
        <w:bCs/>
        <w:i w:val="0"/>
        <w:iCs w:val="0"/>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62" w15:restartNumberingAfterBreak="0">
    <w:nsid w:val="3E51709C"/>
    <w:multiLevelType w:val="hybridMultilevel"/>
    <w:tmpl w:val="A1D0277E"/>
    <w:lvl w:ilvl="0" w:tplc="FFFFFFFF">
      <w:start w:val="1"/>
      <w:numFmt w:val="decimal"/>
      <w:lvlText w:val="%1."/>
      <w:lvlJc w:val="left"/>
      <w:pPr>
        <w:ind w:left="1800" w:hanging="360"/>
      </w:pPr>
      <w:rPr>
        <w:rFonts w:hint="default"/>
        <w:b w:val="0"/>
        <w:bCs/>
        <w:i w:val="0"/>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63" w15:restartNumberingAfterBreak="0">
    <w:nsid w:val="40955A0C"/>
    <w:multiLevelType w:val="hybridMultilevel"/>
    <w:tmpl w:val="3C561AE2"/>
    <w:lvl w:ilvl="0" w:tplc="17B006E8">
      <w:start w:val="1"/>
      <w:numFmt w:val="decimal"/>
      <w:lvlText w:val="%1."/>
      <w:lvlJc w:val="left"/>
      <w:pPr>
        <w:ind w:left="2880" w:hanging="360"/>
      </w:pPr>
      <w:rPr>
        <w:rFonts w:ascii="Times New Roman" w:hAnsi="Times New Roman" w:hint="default"/>
        <w:i w:val="0"/>
        <w:iCs/>
        <w:sz w:val="24"/>
      </w:rPr>
    </w:lvl>
    <w:lvl w:ilvl="1" w:tplc="38090019" w:tentative="1">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64" w15:restartNumberingAfterBreak="0">
    <w:nsid w:val="41006C69"/>
    <w:multiLevelType w:val="hybridMultilevel"/>
    <w:tmpl w:val="75DA8DDC"/>
    <w:lvl w:ilvl="0" w:tplc="FFFFFFFF">
      <w:start w:val="1"/>
      <w:numFmt w:val="decimal"/>
      <w:lvlText w:val="%1."/>
      <w:lvlJc w:val="left"/>
      <w:pPr>
        <w:ind w:left="1800" w:hanging="360"/>
      </w:pPr>
      <w:rPr>
        <w:rFonts w:hint="default"/>
        <w:b/>
        <w:bCs/>
        <w:i w:val="0"/>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65" w15:restartNumberingAfterBreak="0">
    <w:nsid w:val="42091B7B"/>
    <w:multiLevelType w:val="hybridMultilevel"/>
    <w:tmpl w:val="EBE65580"/>
    <w:lvl w:ilvl="0" w:tplc="38090015">
      <w:start w:val="1"/>
      <w:numFmt w:val="upperLetter"/>
      <w:lvlText w:val="%1."/>
      <w:lvlJc w:val="left"/>
      <w:pPr>
        <w:ind w:left="3074" w:hanging="360"/>
      </w:pPr>
    </w:lvl>
    <w:lvl w:ilvl="1" w:tplc="38090019">
      <w:start w:val="1"/>
      <w:numFmt w:val="lowerLetter"/>
      <w:lvlText w:val="%2."/>
      <w:lvlJc w:val="left"/>
      <w:pPr>
        <w:ind w:left="3794" w:hanging="360"/>
      </w:pPr>
    </w:lvl>
    <w:lvl w:ilvl="2" w:tplc="3809001B" w:tentative="1">
      <w:start w:val="1"/>
      <w:numFmt w:val="lowerRoman"/>
      <w:lvlText w:val="%3."/>
      <w:lvlJc w:val="right"/>
      <w:pPr>
        <w:ind w:left="4514" w:hanging="180"/>
      </w:pPr>
    </w:lvl>
    <w:lvl w:ilvl="3" w:tplc="3809000F" w:tentative="1">
      <w:start w:val="1"/>
      <w:numFmt w:val="decimal"/>
      <w:lvlText w:val="%4."/>
      <w:lvlJc w:val="left"/>
      <w:pPr>
        <w:ind w:left="5234" w:hanging="360"/>
      </w:pPr>
    </w:lvl>
    <w:lvl w:ilvl="4" w:tplc="38090019" w:tentative="1">
      <w:start w:val="1"/>
      <w:numFmt w:val="lowerLetter"/>
      <w:lvlText w:val="%5."/>
      <w:lvlJc w:val="left"/>
      <w:pPr>
        <w:ind w:left="5954" w:hanging="360"/>
      </w:pPr>
    </w:lvl>
    <w:lvl w:ilvl="5" w:tplc="3809001B" w:tentative="1">
      <w:start w:val="1"/>
      <w:numFmt w:val="lowerRoman"/>
      <w:lvlText w:val="%6."/>
      <w:lvlJc w:val="right"/>
      <w:pPr>
        <w:ind w:left="6674" w:hanging="180"/>
      </w:pPr>
    </w:lvl>
    <w:lvl w:ilvl="6" w:tplc="3809000F" w:tentative="1">
      <w:start w:val="1"/>
      <w:numFmt w:val="decimal"/>
      <w:lvlText w:val="%7."/>
      <w:lvlJc w:val="left"/>
      <w:pPr>
        <w:ind w:left="7394" w:hanging="360"/>
      </w:pPr>
    </w:lvl>
    <w:lvl w:ilvl="7" w:tplc="38090019" w:tentative="1">
      <w:start w:val="1"/>
      <w:numFmt w:val="lowerLetter"/>
      <w:lvlText w:val="%8."/>
      <w:lvlJc w:val="left"/>
      <w:pPr>
        <w:ind w:left="8114" w:hanging="360"/>
      </w:pPr>
    </w:lvl>
    <w:lvl w:ilvl="8" w:tplc="3809001B" w:tentative="1">
      <w:start w:val="1"/>
      <w:numFmt w:val="lowerRoman"/>
      <w:lvlText w:val="%9."/>
      <w:lvlJc w:val="right"/>
      <w:pPr>
        <w:ind w:left="8834" w:hanging="180"/>
      </w:pPr>
    </w:lvl>
  </w:abstractNum>
  <w:abstractNum w:abstractNumId="66" w15:restartNumberingAfterBreak="0">
    <w:nsid w:val="433C256D"/>
    <w:multiLevelType w:val="hybridMultilevel"/>
    <w:tmpl w:val="BA4C6A56"/>
    <w:lvl w:ilvl="0" w:tplc="C19C2880">
      <w:start w:val="1"/>
      <w:numFmt w:val="decimal"/>
      <w:lvlText w:val="%1."/>
      <w:lvlJc w:val="left"/>
      <w:pPr>
        <w:ind w:left="1080" w:hanging="360"/>
      </w:pPr>
      <w:rPr>
        <w:b/>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7" w15:restartNumberingAfterBreak="0">
    <w:nsid w:val="44D32134"/>
    <w:multiLevelType w:val="hybridMultilevel"/>
    <w:tmpl w:val="1DEC6868"/>
    <w:lvl w:ilvl="0" w:tplc="55A2A8A0">
      <w:start w:val="1"/>
      <w:numFmt w:val="decimal"/>
      <w:lvlText w:val="%1."/>
      <w:lvlJc w:val="left"/>
      <w:pPr>
        <w:ind w:left="1800" w:hanging="360"/>
      </w:pPr>
      <w:rPr>
        <w:rFonts w:hint="default"/>
        <w:b/>
        <w:bCs w:val="0"/>
        <w:i w:val="0"/>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8" w15:restartNumberingAfterBreak="0">
    <w:nsid w:val="44F35520"/>
    <w:multiLevelType w:val="hybridMultilevel"/>
    <w:tmpl w:val="DE68F714"/>
    <w:lvl w:ilvl="0" w:tplc="FFFFFFFF">
      <w:start w:val="1"/>
      <w:numFmt w:val="decimal"/>
      <w:lvlText w:val="%1."/>
      <w:lvlJc w:val="left"/>
      <w:pPr>
        <w:ind w:left="1080" w:hanging="360"/>
      </w:pPr>
      <w:rPr>
        <w:b/>
        <w:b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9" w15:restartNumberingAfterBreak="0">
    <w:nsid w:val="464C026B"/>
    <w:multiLevelType w:val="hybridMultilevel"/>
    <w:tmpl w:val="4C9C855E"/>
    <w:lvl w:ilvl="0" w:tplc="AF54A6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469A550F"/>
    <w:multiLevelType w:val="hybridMultilevel"/>
    <w:tmpl w:val="C2C69754"/>
    <w:lvl w:ilvl="0" w:tplc="3809000F">
      <w:start w:val="1"/>
      <w:numFmt w:val="decimal"/>
      <w:lvlText w:val="%1."/>
      <w:lvlJc w:val="left"/>
      <w:pPr>
        <w:ind w:left="1429" w:hanging="360"/>
      </w:pPr>
      <w:rPr>
        <w:rFonts w:hint="default"/>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71" w15:restartNumberingAfterBreak="0">
    <w:nsid w:val="4751445B"/>
    <w:multiLevelType w:val="hybridMultilevel"/>
    <w:tmpl w:val="256E5932"/>
    <w:lvl w:ilvl="0" w:tplc="34E6E84E">
      <w:start w:val="1"/>
      <w:numFmt w:val="decimal"/>
      <w:lvlText w:val="%1."/>
      <w:lvlJc w:val="left"/>
      <w:pPr>
        <w:ind w:left="720" w:hanging="360"/>
      </w:pPr>
      <w:rPr>
        <w:rFonts w:hint="default"/>
        <w:b/>
        <w:bCs w:val="0"/>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2" w15:restartNumberingAfterBreak="0">
    <w:nsid w:val="4C6E4CFB"/>
    <w:multiLevelType w:val="hybridMultilevel"/>
    <w:tmpl w:val="DE8C3EDE"/>
    <w:lvl w:ilvl="0" w:tplc="6190648C">
      <w:start w:val="1"/>
      <w:numFmt w:val="decimal"/>
      <w:lvlText w:val="%1."/>
      <w:lvlJc w:val="left"/>
      <w:pPr>
        <w:ind w:left="2160" w:hanging="360"/>
      </w:pPr>
      <w:rPr>
        <w:rFonts w:hint="default"/>
        <w:b/>
        <w:i w:val="0"/>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73" w15:restartNumberingAfterBreak="0">
    <w:nsid w:val="4CD25A6A"/>
    <w:multiLevelType w:val="multilevel"/>
    <w:tmpl w:val="C5D27BFC"/>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74" w15:restartNumberingAfterBreak="0">
    <w:nsid w:val="4E5C6233"/>
    <w:multiLevelType w:val="multilevel"/>
    <w:tmpl w:val="105AB09A"/>
    <w:lvl w:ilvl="0">
      <w:start w:val="4"/>
      <w:numFmt w:val="decimal"/>
      <w:lvlText w:val="%1"/>
      <w:lvlJc w:val="left"/>
      <w:pPr>
        <w:ind w:left="720" w:hanging="360"/>
      </w:pPr>
      <w:rPr>
        <w:rFonts w:ascii="Times New Roman" w:hAnsi="Times New Roman" w:cs="Times New Roman" w:hint="default"/>
      </w:rPr>
    </w:lvl>
    <w:lvl w:ilvl="1">
      <w:start w:val="1"/>
      <w:numFmt w:val="decimal"/>
      <w:lvlText w:val="%1.%2"/>
      <w:lvlJc w:val="left"/>
      <w:pPr>
        <w:ind w:left="1440" w:hanging="360"/>
      </w:pPr>
      <w:rPr>
        <w:rFonts w:ascii="Times New Roman" w:hAnsi="Times New Roman" w:cs="Times New Roman" w:hint="default"/>
      </w:rPr>
    </w:lvl>
    <w:lvl w:ilvl="2">
      <w:start w:val="1"/>
      <w:numFmt w:val="decimal"/>
      <w:lvlText w:val="4.1.%3"/>
      <w:lvlJc w:val="left"/>
      <w:pPr>
        <w:ind w:left="2160" w:hanging="360"/>
      </w:pPr>
      <w:rPr>
        <w:rFonts w:hint="default"/>
      </w:rPr>
    </w:lvl>
    <w:lvl w:ilvl="3">
      <w:start w:val="1"/>
      <w:numFmt w:val="decimal"/>
      <w:lvlText w:val="%1.%2.%3.%4"/>
      <w:lvlJc w:val="left"/>
      <w:pPr>
        <w:ind w:left="2880" w:hanging="360"/>
      </w:pPr>
      <w:rPr>
        <w:rFonts w:ascii="Times New Roman" w:hAnsi="Times New Roman" w:cs="Times New Roman" w:hint="default"/>
      </w:rPr>
    </w:lvl>
    <w:lvl w:ilvl="4">
      <w:start w:val="1"/>
      <w:numFmt w:val="decimal"/>
      <w:lvlText w:val="%1.%2.%3.%4.%5"/>
      <w:lvlJc w:val="left"/>
      <w:pPr>
        <w:ind w:left="3600" w:hanging="360"/>
      </w:pPr>
      <w:rPr>
        <w:rFonts w:ascii="Times New Roman" w:hAnsi="Times New Roman" w:cs="Times New Roman" w:hint="default"/>
      </w:rPr>
    </w:lvl>
    <w:lvl w:ilvl="5">
      <w:start w:val="1"/>
      <w:numFmt w:val="decimal"/>
      <w:lvlText w:val="%1.%2.%3.%4.%5.%6"/>
      <w:lvlJc w:val="left"/>
      <w:pPr>
        <w:ind w:left="4320" w:hanging="360"/>
      </w:pPr>
      <w:rPr>
        <w:rFonts w:ascii="Times New Roman" w:hAnsi="Times New Roman" w:cs="Times New Roman" w:hint="default"/>
      </w:rPr>
    </w:lvl>
    <w:lvl w:ilvl="6">
      <w:start w:val="1"/>
      <w:numFmt w:val="decimal"/>
      <w:lvlText w:val="%1.%2.%3.%4.%5.%6.%7"/>
      <w:lvlJc w:val="left"/>
      <w:pPr>
        <w:ind w:left="5040" w:hanging="360"/>
      </w:pPr>
      <w:rPr>
        <w:rFonts w:ascii="Times New Roman" w:hAnsi="Times New Roman" w:cs="Times New Roman" w:hint="default"/>
      </w:rPr>
    </w:lvl>
    <w:lvl w:ilvl="7">
      <w:start w:val="1"/>
      <w:numFmt w:val="decimal"/>
      <w:lvlText w:val="%1.%2.%3.%4.%5.%6.%7.%8"/>
      <w:lvlJc w:val="left"/>
      <w:pPr>
        <w:ind w:left="5760" w:hanging="360"/>
      </w:pPr>
      <w:rPr>
        <w:rFonts w:ascii="Times New Roman" w:hAnsi="Times New Roman" w:cs="Times New Roman" w:hint="default"/>
      </w:rPr>
    </w:lvl>
    <w:lvl w:ilvl="8">
      <w:start w:val="1"/>
      <w:numFmt w:val="decimal"/>
      <w:lvlText w:val="%1.%2.%3.%4.%5.%6.%7.%8.%9"/>
      <w:lvlJc w:val="left"/>
      <w:pPr>
        <w:ind w:left="6480" w:hanging="360"/>
      </w:pPr>
      <w:rPr>
        <w:rFonts w:ascii="Times New Roman" w:hAnsi="Times New Roman" w:cs="Times New Roman" w:hint="default"/>
      </w:rPr>
    </w:lvl>
  </w:abstractNum>
  <w:abstractNum w:abstractNumId="75" w15:restartNumberingAfterBreak="0">
    <w:nsid w:val="4EC2232E"/>
    <w:multiLevelType w:val="multilevel"/>
    <w:tmpl w:val="AB6E25D8"/>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76" w15:restartNumberingAfterBreak="0">
    <w:nsid w:val="4F430042"/>
    <w:multiLevelType w:val="hybridMultilevel"/>
    <w:tmpl w:val="0F72ECA6"/>
    <w:lvl w:ilvl="0" w:tplc="EEBE77CA">
      <w:start w:val="1"/>
      <w:numFmt w:val="decimal"/>
      <w:lvlText w:val="2.%1."/>
      <w:lvlJc w:val="left"/>
      <w:pPr>
        <w:ind w:left="786" w:hanging="360"/>
      </w:pPr>
      <w:rPr>
        <w:rFonts w:ascii="Times New Roman" w:hAnsi="Times New Roman" w:cs="Times New Roman" w:hint="default"/>
        <w:b/>
        <w:bCs/>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7" w15:restartNumberingAfterBreak="0">
    <w:nsid w:val="5092434C"/>
    <w:multiLevelType w:val="multilevel"/>
    <w:tmpl w:val="E41A6036"/>
    <w:lvl w:ilvl="0">
      <w:start w:val="1"/>
      <w:numFmt w:val="decimal"/>
      <w:lvlText w:val="%1."/>
      <w:lvlJc w:val="left"/>
      <w:pPr>
        <w:ind w:left="720" w:hanging="360"/>
      </w:pPr>
      <w:rPr>
        <w:rFonts w:ascii="Times New Roman" w:hAnsi="Times New Roman" w:cs="Times New Roman" w:hint="default"/>
        <w:b/>
        <w:i w:val="0"/>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78" w15:restartNumberingAfterBreak="0">
    <w:nsid w:val="52694DD6"/>
    <w:multiLevelType w:val="hybridMultilevel"/>
    <w:tmpl w:val="901294E2"/>
    <w:lvl w:ilvl="0" w:tplc="FFFFFFFF">
      <w:start w:val="1"/>
      <w:numFmt w:val="decimal"/>
      <w:lvlText w:val="%1."/>
      <w:lvlJc w:val="left"/>
      <w:pPr>
        <w:ind w:left="1800" w:hanging="360"/>
      </w:pPr>
      <w:rPr>
        <w:rFonts w:hint="default"/>
        <w:b/>
        <w:bCs w:val="0"/>
        <w:i w:val="0"/>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79" w15:restartNumberingAfterBreak="0">
    <w:nsid w:val="530D54F3"/>
    <w:multiLevelType w:val="multilevel"/>
    <w:tmpl w:val="530D54F3"/>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0" w15:restartNumberingAfterBreak="0">
    <w:nsid w:val="54516A3A"/>
    <w:multiLevelType w:val="multilevel"/>
    <w:tmpl w:val="54516A3A"/>
    <w:lvl w:ilvl="0">
      <w:start w:val="1"/>
      <w:numFmt w:val="decimal"/>
      <w:lvlText w:val="7.%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81" w15:restartNumberingAfterBreak="0">
    <w:nsid w:val="54E758BA"/>
    <w:multiLevelType w:val="hybridMultilevel"/>
    <w:tmpl w:val="D0B434E8"/>
    <w:lvl w:ilvl="0" w:tplc="C0CE4C62">
      <w:start w:val="1"/>
      <w:numFmt w:val="lowerLetter"/>
      <w:lvlText w:val="%1."/>
      <w:lvlJc w:val="left"/>
      <w:pPr>
        <w:ind w:left="1800" w:hanging="360"/>
      </w:pPr>
      <w:rPr>
        <w:rFonts w:ascii="Times New Roman" w:eastAsiaTheme="minorEastAsia" w:hAnsi="Times New Roman" w:cs="Times New Roman" w:hint="default"/>
        <w:b w:val="0"/>
        <w:bCs w:val="0"/>
        <w:i w:val="0"/>
        <w:iCs/>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82" w15:restartNumberingAfterBreak="0">
    <w:nsid w:val="55B6739A"/>
    <w:multiLevelType w:val="multilevel"/>
    <w:tmpl w:val="74AA1C2C"/>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i w:val="0"/>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i w:val="0"/>
      </w:rPr>
    </w:lvl>
    <w:lvl w:ilvl="8">
      <w:start w:val="1"/>
      <w:numFmt w:val="lowerRoman"/>
      <w:lvlText w:val="%9."/>
      <w:lvlJc w:val="right"/>
      <w:pPr>
        <w:ind w:left="6480" w:hanging="360"/>
      </w:pPr>
      <w:rPr>
        <w:rFonts w:ascii="Times New Roman" w:hAnsi="Times New Roman" w:cs="Times New Roman" w:hint="default"/>
      </w:rPr>
    </w:lvl>
  </w:abstractNum>
  <w:abstractNum w:abstractNumId="83" w15:restartNumberingAfterBreak="0">
    <w:nsid w:val="5718711E"/>
    <w:multiLevelType w:val="hybridMultilevel"/>
    <w:tmpl w:val="39409394"/>
    <w:lvl w:ilvl="0" w:tplc="FFFFFFFF">
      <w:start w:val="1"/>
      <w:numFmt w:val="decimal"/>
      <w:lvlText w:val="%1."/>
      <w:lvlJc w:val="left"/>
      <w:pPr>
        <w:ind w:left="1800" w:hanging="360"/>
      </w:pPr>
      <w:rPr>
        <w:rFonts w:hint="default"/>
        <w:b w:val="0"/>
        <w:bCs/>
        <w:i w:val="0"/>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84" w15:restartNumberingAfterBreak="0">
    <w:nsid w:val="571A4BAA"/>
    <w:multiLevelType w:val="hybridMultilevel"/>
    <w:tmpl w:val="419C5B98"/>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5" w15:restartNumberingAfterBreak="0">
    <w:nsid w:val="583C3031"/>
    <w:multiLevelType w:val="multilevel"/>
    <w:tmpl w:val="E87EA846"/>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86" w15:restartNumberingAfterBreak="0">
    <w:nsid w:val="585A469F"/>
    <w:multiLevelType w:val="hybridMultilevel"/>
    <w:tmpl w:val="F252BAD6"/>
    <w:lvl w:ilvl="0" w:tplc="38090011">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7" w15:restartNumberingAfterBreak="0">
    <w:nsid w:val="585C0B3C"/>
    <w:multiLevelType w:val="hybridMultilevel"/>
    <w:tmpl w:val="66AAE32A"/>
    <w:lvl w:ilvl="0" w:tplc="6190648C">
      <w:start w:val="1"/>
      <w:numFmt w:val="decimal"/>
      <w:lvlText w:val="%1."/>
      <w:lvlJc w:val="left"/>
      <w:pPr>
        <w:ind w:left="2160" w:hanging="360"/>
      </w:pPr>
      <w:rPr>
        <w:rFonts w:hint="default"/>
        <w:b/>
        <w:i w:val="0"/>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88" w15:restartNumberingAfterBreak="0">
    <w:nsid w:val="58BE3C27"/>
    <w:multiLevelType w:val="hybridMultilevel"/>
    <w:tmpl w:val="B4187472"/>
    <w:lvl w:ilvl="0" w:tplc="DC625726">
      <w:start w:val="1"/>
      <w:numFmt w:val="lowerLetter"/>
      <w:lvlText w:val="%1."/>
      <w:lvlJc w:val="left"/>
      <w:pPr>
        <w:ind w:left="1440" w:hanging="360"/>
      </w:pPr>
      <w:rPr>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9" w15:restartNumberingAfterBreak="0">
    <w:nsid w:val="598B62F9"/>
    <w:multiLevelType w:val="hybridMultilevel"/>
    <w:tmpl w:val="1444E0B4"/>
    <w:lvl w:ilvl="0" w:tplc="F5D20DF0">
      <w:start w:val="1"/>
      <w:numFmt w:val="decimal"/>
      <w:lvlText w:val="3.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0" w15:restartNumberingAfterBreak="0">
    <w:nsid w:val="59C05FCA"/>
    <w:multiLevelType w:val="hybridMultilevel"/>
    <w:tmpl w:val="23D2B5CC"/>
    <w:lvl w:ilvl="0" w:tplc="5164E35E">
      <w:start w:val="1"/>
      <w:numFmt w:val="decimal"/>
      <w:lvlText w:val="4.1.%1"/>
      <w:lvlJc w:val="left"/>
      <w:pPr>
        <w:ind w:left="1800" w:hanging="360"/>
      </w:pPr>
      <w:rPr>
        <w:rFonts w:hint="default"/>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1" w15:restartNumberingAfterBreak="0">
    <w:nsid w:val="5A787270"/>
    <w:multiLevelType w:val="hybridMultilevel"/>
    <w:tmpl w:val="323A4822"/>
    <w:lvl w:ilvl="0" w:tplc="FFFFFFFF">
      <w:start w:val="1"/>
      <w:numFmt w:val="decimal"/>
      <w:lvlText w:val="%1."/>
      <w:lvlJc w:val="left"/>
      <w:pPr>
        <w:ind w:left="1800" w:hanging="360"/>
      </w:pPr>
      <w:rPr>
        <w:rFonts w:hint="default"/>
        <w:b w:val="0"/>
        <w:bCs/>
        <w:i w:val="0"/>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92" w15:restartNumberingAfterBreak="0">
    <w:nsid w:val="5B3002B0"/>
    <w:multiLevelType w:val="hybridMultilevel"/>
    <w:tmpl w:val="A87C4072"/>
    <w:lvl w:ilvl="0" w:tplc="41F6D70C">
      <w:start w:val="1"/>
      <w:numFmt w:val="lowerLetter"/>
      <w:lvlText w:val="%1."/>
      <w:lvlJc w:val="left"/>
      <w:pPr>
        <w:ind w:left="1789" w:hanging="360"/>
      </w:pPr>
      <w:rPr>
        <w:b w:val="0"/>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93" w15:restartNumberingAfterBreak="0">
    <w:nsid w:val="5D6B25B8"/>
    <w:multiLevelType w:val="hybridMultilevel"/>
    <w:tmpl w:val="9E9C3376"/>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4" w15:restartNumberingAfterBreak="0">
    <w:nsid w:val="5EF7795E"/>
    <w:multiLevelType w:val="hybridMultilevel"/>
    <w:tmpl w:val="04F8FEB4"/>
    <w:lvl w:ilvl="0" w:tplc="C19C2880">
      <w:start w:val="1"/>
      <w:numFmt w:val="decimal"/>
      <w:lvlText w:val="%1."/>
      <w:lvlJc w:val="left"/>
      <w:pPr>
        <w:ind w:left="1004" w:hanging="360"/>
      </w:pPr>
      <w:rPr>
        <w:b/>
        <w:bCs/>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95" w15:restartNumberingAfterBreak="0">
    <w:nsid w:val="5FD533D8"/>
    <w:multiLevelType w:val="multilevel"/>
    <w:tmpl w:val="4588CC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6" w15:restartNumberingAfterBreak="0">
    <w:nsid w:val="60277ABE"/>
    <w:multiLevelType w:val="hybridMultilevel"/>
    <w:tmpl w:val="357E9866"/>
    <w:lvl w:ilvl="0" w:tplc="3809000F">
      <w:start w:val="1"/>
      <w:numFmt w:val="decimal"/>
      <w:lvlText w:val="%1."/>
      <w:lvlJc w:val="left"/>
      <w:pPr>
        <w:ind w:left="1800" w:hanging="360"/>
      </w:pPr>
      <w:rPr>
        <w:rFonts w:hint="default"/>
        <w:b w:val="0"/>
        <w:bCs/>
        <w:i w:val="0"/>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97" w15:restartNumberingAfterBreak="0">
    <w:nsid w:val="610432DC"/>
    <w:multiLevelType w:val="hybridMultilevel"/>
    <w:tmpl w:val="5C6641A8"/>
    <w:lvl w:ilvl="0" w:tplc="FFFFFFFF">
      <w:start w:val="1"/>
      <w:numFmt w:val="decimal"/>
      <w:lvlText w:val="%1."/>
      <w:lvlJc w:val="left"/>
      <w:pPr>
        <w:ind w:left="1080" w:hanging="360"/>
      </w:pPr>
      <w:rPr>
        <w:b/>
        <w:b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8" w15:restartNumberingAfterBreak="0">
    <w:nsid w:val="618F6964"/>
    <w:multiLevelType w:val="hybridMultilevel"/>
    <w:tmpl w:val="E6E817A4"/>
    <w:lvl w:ilvl="0" w:tplc="EEB07EEC">
      <w:start w:val="1"/>
      <w:numFmt w:val="decimal"/>
      <w:lvlText w:val="%1"/>
      <w:lvlJc w:val="left"/>
      <w:pPr>
        <w:ind w:left="720" w:hanging="360"/>
      </w:pPr>
      <w:rPr>
        <w:rFonts w:ascii="Times New Roman" w:hAnsi="Times New Roman" w:hint="default"/>
        <w:i w:val="0"/>
        <w:iCs/>
        <w:sz w:val="24"/>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9" w15:restartNumberingAfterBreak="0">
    <w:nsid w:val="61A12F2A"/>
    <w:multiLevelType w:val="hybridMultilevel"/>
    <w:tmpl w:val="CF50A854"/>
    <w:lvl w:ilvl="0" w:tplc="FFFFFFFF">
      <w:start w:val="1"/>
      <w:numFmt w:val="decimal"/>
      <w:lvlText w:val="%1."/>
      <w:lvlJc w:val="left"/>
      <w:pPr>
        <w:ind w:left="1800" w:hanging="360"/>
      </w:pPr>
      <w:rPr>
        <w:rFonts w:hint="default"/>
        <w:b w:val="0"/>
        <w:bCs/>
        <w:i w:val="0"/>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00" w15:restartNumberingAfterBreak="0">
    <w:nsid w:val="61E01694"/>
    <w:multiLevelType w:val="hybridMultilevel"/>
    <w:tmpl w:val="25DA8BBA"/>
    <w:lvl w:ilvl="0" w:tplc="FFFFFFFF">
      <w:start w:val="1"/>
      <w:numFmt w:val="decimal"/>
      <w:lvlText w:val="%1."/>
      <w:lvlJc w:val="left"/>
      <w:pPr>
        <w:ind w:left="1080" w:hanging="360"/>
      </w:pPr>
      <w:rPr>
        <w:b/>
        <w:b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1" w15:restartNumberingAfterBreak="0">
    <w:nsid w:val="61E964BD"/>
    <w:multiLevelType w:val="hybridMultilevel"/>
    <w:tmpl w:val="C688C32E"/>
    <w:lvl w:ilvl="0" w:tplc="A0D45626">
      <w:start w:val="1"/>
      <w:numFmt w:val="lowerLetter"/>
      <w:lvlText w:val="%1"/>
      <w:lvlJc w:val="left"/>
      <w:pPr>
        <w:ind w:left="2700" w:hanging="360"/>
      </w:pPr>
      <w:rPr>
        <w:rFonts w:ascii="Times New Roman" w:hAnsi="Times New Roman" w:hint="default"/>
        <w:b w:val="0"/>
        <w:i w:val="0"/>
        <w:iCs/>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2" w15:restartNumberingAfterBreak="0">
    <w:nsid w:val="64857BF2"/>
    <w:multiLevelType w:val="hybridMultilevel"/>
    <w:tmpl w:val="69D46E4C"/>
    <w:lvl w:ilvl="0" w:tplc="EE106B44">
      <w:start w:val="1"/>
      <w:numFmt w:val="decimal"/>
      <w:lvlText w:val="2.%1"/>
      <w:lvlJc w:val="left"/>
      <w:pPr>
        <w:ind w:left="720" w:hanging="360"/>
      </w:pPr>
      <w:rPr>
        <w:rFonts w:ascii="Times New Roman" w:hAnsi="Times New Roman" w:cs="Times New Roman" w:hint="default"/>
        <w:b/>
        <w:bCs/>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3" w15:restartNumberingAfterBreak="0">
    <w:nsid w:val="65025A19"/>
    <w:multiLevelType w:val="multilevel"/>
    <w:tmpl w:val="61207344"/>
    <w:lvl w:ilvl="0">
      <w:start w:val="2"/>
      <w:numFmt w:val="decimal"/>
      <w:lvlText w:val="%1."/>
      <w:lvlJc w:val="left"/>
      <w:pPr>
        <w:ind w:left="1070" w:hanging="360"/>
      </w:pPr>
      <w:rPr>
        <w:rFonts w:hint="default"/>
        <w:sz w:val="24"/>
      </w:rPr>
    </w:lvl>
    <w:lvl w:ilvl="1">
      <w:start w:val="1"/>
      <w:numFmt w:val="lowerLetter"/>
      <w:lvlText w:val="%2."/>
      <w:lvlJc w:val="left"/>
      <w:pPr>
        <w:ind w:left="1790" w:hanging="360"/>
      </w:pPr>
      <w:rPr>
        <w:rFonts w:hint="default"/>
        <w:i w:val="0"/>
        <w:iCs w:val="0"/>
      </w:rPr>
    </w:lvl>
    <w:lvl w:ilvl="2">
      <w:start w:val="1"/>
      <w:numFmt w:val="lowerRoman"/>
      <w:lvlText w:val="%3."/>
      <w:lvlJc w:val="right"/>
      <w:pPr>
        <w:ind w:left="2510" w:hanging="180"/>
      </w:pPr>
      <w:rPr>
        <w:rFonts w:hint="default"/>
      </w:rPr>
    </w:lvl>
    <w:lvl w:ilvl="3">
      <w:start w:val="1"/>
      <w:numFmt w:val="decimal"/>
      <w:lvlText w:val="%4."/>
      <w:lvlJc w:val="left"/>
      <w:pPr>
        <w:ind w:left="3230" w:hanging="360"/>
      </w:pPr>
      <w:rPr>
        <w:rFonts w:hint="default"/>
      </w:rPr>
    </w:lvl>
    <w:lvl w:ilvl="4">
      <w:start w:val="1"/>
      <w:numFmt w:val="lowerLetter"/>
      <w:lvlText w:val="%5."/>
      <w:lvlJc w:val="left"/>
      <w:pPr>
        <w:ind w:left="3950" w:hanging="360"/>
      </w:pPr>
      <w:rPr>
        <w:rFonts w:hint="default"/>
      </w:rPr>
    </w:lvl>
    <w:lvl w:ilvl="5">
      <w:start w:val="1"/>
      <w:numFmt w:val="lowerRoman"/>
      <w:lvlText w:val="%6."/>
      <w:lvlJc w:val="right"/>
      <w:pPr>
        <w:ind w:left="4670" w:hanging="180"/>
      </w:pPr>
      <w:rPr>
        <w:rFonts w:hint="default"/>
      </w:rPr>
    </w:lvl>
    <w:lvl w:ilvl="6">
      <w:start w:val="1"/>
      <w:numFmt w:val="decimal"/>
      <w:lvlText w:val="%7."/>
      <w:lvlJc w:val="left"/>
      <w:pPr>
        <w:ind w:left="5390" w:hanging="360"/>
      </w:pPr>
      <w:rPr>
        <w:rFonts w:hint="default"/>
      </w:rPr>
    </w:lvl>
    <w:lvl w:ilvl="7">
      <w:start w:val="1"/>
      <w:numFmt w:val="lowerLetter"/>
      <w:lvlText w:val="%8."/>
      <w:lvlJc w:val="left"/>
      <w:pPr>
        <w:ind w:left="6110" w:hanging="360"/>
      </w:pPr>
      <w:rPr>
        <w:rFonts w:hint="default"/>
      </w:rPr>
    </w:lvl>
    <w:lvl w:ilvl="8">
      <w:start w:val="1"/>
      <w:numFmt w:val="lowerRoman"/>
      <w:lvlText w:val="%9."/>
      <w:lvlJc w:val="right"/>
      <w:pPr>
        <w:ind w:left="6830" w:hanging="180"/>
      </w:pPr>
      <w:rPr>
        <w:rFonts w:hint="default"/>
      </w:rPr>
    </w:lvl>
  </w:abstractNum>
  <w:abstractNum w:abstractNumId="104" w15:restartNumberingAfterBreak="0">
    <w:nsid w:val="657D3B80"/>
    <w:multiLevelType w:val="multilevel"/>
    <w:tmpl w:val="61207344"/>
    <w:lvl w:ilvl="0">
      <w:start w:val="2"/>
      <w:numFmt w:val="decimal"/>
      <w:lvlText w:val="%1."/>
      <w:lvlJc w:val="left"/>
      <w:pPr>
        <w:ind w:left="1070" w:hanging="360"/>
      </w:pPr>
      <w:rPr>
        <w:rFonts w:hint="default"/>
        <w:sz w:val="24"/>
      </w:rPr>
    </w:lvl>
    <w:lvl w:ilvl="1">
      <w:start w:val="1"/>
      <w:numFmt w:val="lowerLetter"/>
      <w:lvlText w:val="%2."/>
      <w:lvlJc w:val="left"/>
      <w:pPr>
        <w:ind w:left="1790" w:hanging="360"/>
      </w:pPr>
      <w:rPr>
        <w:rFonts w:hint="default"/>
        <w:i w:val="0"/>
        <w:iCs w:val="0"/>
      </w:rPr>
    </w:lvl>
    <w:lvl w:ilvl="2">
      <w:start w:val="1"/>
      <w:numFmt w:val="lowerRoman"/>
      <w:lvlText w:val="%3."/>
      <w:lvlJc w:val="right"/>
      <w:pPr>
        <w:ind w:left="2510" w:hanging="180"/>
      </w:pPr>
      <w:rPr>
        <w:rFonts w:hint="default"/>
      </w:rPr>
    </w:lvl>
    <w:lvl w:ilvl="3">
      <w:start w:val="1"/>
      <w:numFmt w:val="decimal"/>
      <w:lvlText w:val="%4."/>
      <w:lvlJc w:val="left"/>
      <w:pPr>
        <w:ind w:left="3230" w:hanging="360"/>
      </w:pPr>
      <w:rPr>
        <w:rFonts w:hint="default"/>
      </w:rPr>
    </w:lvl>
    <w:lvl w:ilvl="4">
      <w:start w:val="1"/>
      <w:numFmt w:val="lowerLetter"/>
      <w:lvlText w:val="%5."/>
      <w:lvlJc w:val="left"/>
      <w:pPr>
        <w:ind w:left="3950" w:hanging="360"/>
      </w:pPr>
      <w:rPr>
        <w:rFonts w:hint="default"/>
      </w:rPr>
    </w:lvl>
    <w:lvl w:ilvl="5">
      <w:start w:val="1"/>
      <w:numFmt w:val="lowerRoman"/>
      <w:lvlText w:val="%6."/>
      <w:lvlJc w:val="right"/>
      <w:pPr>
        <w:ind w:left="4670" w:hanging="180"/>
      </w:pPr>
      <w:rPr>
        <w:rFonts w:hint="default"/>
      </w:rPr>
    </w:lvl>
    <w:lvl w:ilvl="6">
      <w:start w:val="1"/>
      <w:numFmt w:val="decimal"/>
      <w:lvlText w:val="%7."/>
      <w:lvlJc w:val="left"/>
      <w:pPr>
        <w:ind w:left="5390" w:hanging="360"/>
      </w:pPr>
      <w:rPr>
        <w:rFonts w:hint="default"/>
      </w:rPr>
    </w:lvl>
    <w:lvl w:ilvl="7">
      <w:start w:val="1"/>
      <w:numFmt w:val="lowerLetter"/>
      <w:lvlText w:val="%8."/>
      <w:lvlJc w:val="left"/>
      <w:pPr>
        <w:ind w:left="6110" w:hanging="360"/>
      </w:pPr>
      <w:rPr>
        <w:rFonts w:hint="default"/>
      </w:rPr>
    </w:lvl>
    <w:lvl w:ilvl="8">
      <w:start w:val="1"/>
      <w:numFmt w:val="lowerRoman"/>
      <w:lvlText w:val="%9."/>
      <w:lvlJc w:val="right"/>
      <w:pPr>
        <w:ind w:left="6830" w:hanging="180"/>
      </w:pPr>
      <w:rPr>
        <w:rFonts w:hint="default"/>
      </w:rPr>
    </w:lvl>
  </w:abstractNum>
  <w:abstractNum w:abstractNumId="105" w15:restartNumberingAfterBreak="0">
    <w:nsid w:val="67126551"/>
    <w:multiLevelType w:val="hybridMultilevel"/>
    <w:tmpl w:val="5B542216"/>
    <w:lvl w:ilvl="0" w:tplc="FFFFFFFF">
      <w:start w:val="1"/>
      <w:numFmt w:val="decimal"/>
      <w:lvlText w:val="%1."/>
      <w:lvlJc w:val="left"/>
      <w:pPr>
        <w:ind w:left="1800" w:hanging="360"/>
      </w:pPr>
      <w:rPr>
        <w:rFonts w:hint="default"/>
        <w:b/>
        <w:bCs/>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6" w15:restartNumberingAfterBreak="0">
    <w:nsid w:val="68F3705B"/>
    <w:multiLevelType w:val="multilevel"/>
    <w:tmpl w:val="68F3705B"/>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7" w15:restartNumberingAfterBreak="0">
    <w:nsid w:val="6A8A7E0A"/>
    <w:multiLevelType w:val="hybridMultilevel"/>
    <w:tmpl w:val="67105D36"/>
    <w:lvl w:ilvl="0" w:tplc="38090017">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08" w15:restartNumberingAfterBreak="0">
    <w:nsid w:val="6CD90E9C"/>
    <w:multiLevelType w:val="hybridMultilevel"/>
    <w:tmpl w:val="5E9ABD4E"/>
    <w:lvl w:ilvl="0" w:tplc="D36671E6">
      <w:start w:val="1"/>
      <w:numFmt w:val="decimal"/>
      <w:lvlText w:val="%1."/>
      <w:lvlJc w:val="left"/>
      <w:pPr>
        <w:ind w:left="1440" w:hanging="360"/>
      </w:pPr>
      <w:rPr>
        <w:rFonts w:hint="default"/>
        <w:b w:val="0"/>
        <w:bCs/>
        <w:i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9" w15:restartNumberingAfterBreak="0">
    <w:nsid w:val="6D772DBD"/>
    <w:multiLevelType w:val="multilevel"/>
    <w:tmpl w:val="B8F8A510"/>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110" w15:restartNumberingAfterBreak="0">
    <w:nsid w:val="6DE113F2"/>
    <w:multiLevelType w:val="hybridMultilevel"/>
    <w:tmpl w:val="EC6454C6"/>
    <w:lvl w:ilvl="0" w:tplc="DC625726">
      <w:start w:val="1"/>
      <w:numFmt w:val="lowerLetter"/>
      <w:lvlText w:val="%1."/>
      <w:lvlJc w:val="left"/>
      <w:pPr>
        <w:ind w:left="3240" w:hanging="360"/>
      </w:pPr>
      <w:rPr>
        <w:i w:val="0"/>
        <w:iCs/>
      </w:rPr>
    </w:lvl>
    <w:lvl w:ilvl="1" w:tplc="38090019" w:tentative="1">
      <w:start w:val="1"/>
      <w:numFmt w:val="lowerLetter"/>
      <w:lvlText w:val="%2."/>
      <w:lvlJc w:val="left"/>
      <w:pPr>
        <w:ind w:left="3960" w:hanging="360"/>
      </w:pPr>
    </w:lvl>
    <w:lvl w:ilvl="2" w:tplc="3809001B" w:tentative="1">
      <w:start w:val="1"/>
      <w:numFmt w:val="lowerRoman"/>
      <w:lvlText w:val="%3."/>
      <w:lvlJc w:val="right"/>
      <w:pPr>
        <w:ind w:left="4680" w:hanging="180"/>
      </w:pPr>
    </w:lvl>
    <w:lvl w:ilvl="3" w:tplc="3809000F" w:tentative="1">
      <w:start w:val="1"/>
      <w:numFmt w:val="decimal"/>
      <w:lvlText w:val="%4."/>
      <w:lvlJc w:val="left"/>
      <w:pPr>
        <w:ind w:left="5400" w:hanging="360"/>
      </w:pPr>
    </w:lvl>
    <w:lvl w:ilvl="4" w:tplc="38090019" w:tentative="1">
      <w:start w:val="1"/>
      <w:numFmt w:val="lowerLetter"/>
      <w:lvlText w:val="%5."/>
      <w:lvlJc w:val="left"/>
      <w:pPr>
        <w:ind w:left="6120" w:hanging="360"/>
      </w:pPr>
    </w:lvl>
    <w:lvl w:ilvl="5" w:tplc="3809001B" w:tentative="1">
      <w:start w:val="1"/>
      <w:numFmt w:val="lowerRoman"/>
      <w:lvlText w:val="%6."/>
      <w:lvlJc w:val="right"/>
      <w:pPr>
        <w:ind w:left="6840" w:hanging="180"/>
      </w:pPr>
    </w:lvl>
    <w:lvl w:ilvl="6" w:tplc="3809000F" w:tentative="1">
      <w:start w:val="1"/>
      <w:numFmt w:val="decimal"/>
      <w:lvlText w:val="%7."/>
      <w:lvlJc w:val="left"/>
      <w:pPr>
        <w:ind w:left="7560" w:hanging="360"/>
      </w:pPr>
    </w:lvl>
    <w:lvl w:ilvl="7" w:tplc="38090019" w:tentative="1">
      <w:start w:val="1"/>
      <w:numFmt w:val="lowerLetter"/>
      <w:lvlText w:val="%8."/>
      <w:lvlJc w:val="left"/>
      <w:pPr>
        <w:ind w:left="8280" w:hanging="360"/>
      </w:pPr>
    </w:lvl>
    <w:lvl w:ilvl="8" w:tplc="3809001B" w:tentative="1">
      <w:start w:val="1"/>
      <w:numFmt w:val="lowerRoman"/>
      <w:lvlText w:val="%9."/>
      <w:lvlJc w:val="right"/>
      <w:pPr>
        <w:ind w:left="9000" w:hanging="180"/>
      </w:pPr>
    </w:lvl>
  </w:abstractNum>
  <w:abstractNum w:abstractNumId="111" w15:restartNumberingAfterBreak="0">
    <w:nsid w:val="6E9177CB"/>
    <w:multiLevelType w:val="multilevel"/>
    <w:tmpl w:val="E4B0EE6C"/>
    <w:lvl w:ilvl="0">
      <w:start w:val="1"/>
      <w:numFmt w:val="decimal"/>
      <w:lvlText w:val="%1."/>
      <w:lvlJc w:val="left"/>
      <w:pPr>
        <w:ind w:left="360" w:hanging="360"/>
      </w:pPr>
      <w:rPr>
        <w:rFonts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4320" w:hanging="720"/>
      </w:pPr>
      <w:rPr>
        <w:rFonts w:hint="default"/>
      </w:rPr>
    </w:lvl>
    <w:lvl w:ilvl="3">
      <w:start w:val="1"/>
      <w:numFmt w:val="decimal"/>
      <w:isLgl/>
      <w:lvlText w:val="%1.%2.%3.%4"/>
      <w:lvlJc w:val="left"/>
      <w:pPr>
        <w:ind w:left="6120" w:hanging="720"/>
      </w:pPr>
      <w:rPr>
        <w:rFonts w:hint="default"/>
      </w:rPr>
    </w:lvl>
    <w:lvl w:ilvl="4">
      <w:start w:val="1"/>
      <w:numFmt w:val="decimal"/>
      <w:isLgl/>
      <w:lvlText w:val="%1.%2.%3.%4.%5"/>
      <w:lvlJc w:val="left"/>
      <w:pPr>
        <w:ind w:left="8280" w:hanging="1080"/>
      </w:pPr>
      <w:rPr>
        <w:rFonts w:hint="default"/>
      </w:rPr>
    </w:lvl>
    <w:lvl w:ilvl="5">
      <w:start w:val="1"/>
      <w:numFmt w:val="decimal"/>
      <w:isLgl/>
      <w:lvlText w:val="%1.%2.%3.%4.%5.%6"/>
      <w:lvlJc w:val="left"/>
      <w:pPr>
        <w:ind w:left="10080" w:hanging="1080"/>
      </w:pPr>
      <w:rPr>
        <w:rFonts w:hint="default"/>
      </w:rPr>
    </w:lvl>
    <w:lvl w:ilvl="6">
      <w:start w:val="1"/>
      <w:numFmt w:val="decimal"/>
      <w:isLgl/>
      <w:lvlText w:val="%1.%2.%3.%4.%5.%6.%7"/>
      <w:lvlJc w:val="left"/>
      <w:pPr>
        <w:ind w:left="12240" w:hanging="1440"/>
      </w:pPr>
      <w:rPr>
        <w:rFonts w:hint="default"/>
      </w:rPr>
    </w:lvl>
    <w:lvl w:ilvl="7">
      <w:start w:val="1"/>
      <w:numFmt w:val="decimal"/>
      <w:isLgl/>
      <w:lvlText w:val="%1.%2.%3.%4.%5.%6.%7.%8"/>
      <w:lvlJc w:val="left"/>
      <w:pPr>
        <w:ind w:left="14040" w:hanging="1440"/>
      </w:pPr>
      <w:rPr>
        <w:rFonts w:hint="default"/>
      </w:rPr>
    </w:lvl>
    <w:lvl w:ilvl="8">
      <w:start w:val="1"/>
      <w:numFmt w:val="decimal"/>
      <w:isLgl/>
      <w:lvlText w:val="%1.%2.%3.%4.%5.%6.%7.%8.%9"/>
      <w:lvlJc w:val="left"/>
      <w:pPr>
        <w:ind w:left="16200" w:hanging="1800"/>
      </w:pPr>
      <w:rPr>
        <w:rFonts w:hint="default"/>
      </w:rPr>
    </w:lvl>
  </w:abstractNum>
  <w:abstractNum w:abstractNumId="112" w15:restartNumberingAfterBreak="0">
    <w:nsid w:val="719A712F"/>
    <w:multiLevelType w:val="hybridMultilevel"/>
    <w:tmpl w:val="29CE2084"/>
    <w:lvl w:ilvl="0" w:tplc="132CCF10">
      <w:start w:val="1"/>
      <w:numFmt w:val="decimal"/>
      <w:lvlText w:val="%1."/>
      <w:lvlJc w:val="left"/>
      <w:pPr>
        <w:ind w:left="720" w:hanging="360"/>
      </w:pPr>
      <w:rPr>
        <w:rFonts w:hint="default"/>
      </w:rPr>
    </w:lvl>
    <w:lvl w:ilvl="1" w:tplc="38090017">
      <w:start w:val="1"/>
      <w:numFmt w:val="lowerLetter"/>
      <w:lvlText w:val="%2)"/>
      <w:lvlJc w:val="left"/>
      <w:pPr>
        <w:ind w:left="72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3" w15:restartNumberingAfterBreak="0">
    <w:nsid w:val="71A515FC"/>
    <w:multiLevelType w:val="multilevel"/>
    <w:tmpl w:val="00BA556A"/>
    <w:lvl w:ilvl="0">
      <w:start w:val="1"/>
      <w:numFmt w:val="decimal"/>
      <w:lvlText w:val="%1."/>
      <w:lvlJc w:val="left"/>
      <w:pPr>
        <w:ind w:left="720" w:hanging="360"/>
      </w:pPr>
      <w:rPr>
        <w:rFonts w:hint="default"/>
        <w:b w:val="0"/>
        <w:bCs/>
        <w:i w:val="0"/>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114" w15:restartNumberingAfterBreak="0">
    <w:nsid w:val="72975A28"/>
    <w:multiLevelType w:val="hybridMultilevel"/>
    <w:tmpl w:val="F408690E"/>
    <w:lvl w:ilvl="0" w:tplc="FFFFFFFF">
      <w:start w:val="1"/>
      <w:numFmt w:val="decimal"/>
      <w:lvlText w:val="%1."/>
      <w:lvlJc w:val="left"/>
      <w:pPr>
        <w:ind w:left="1080" w:hanging="360"/>
      </w:pPr>
      <w:rPr>
        <w:b/>
        <w:b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5" w15:restartNumberingAfterBreak="0">
    <w:nsid w:val="73542EEF"/>
    <w:multiLevelType w:val="hybridMultilevel"/>
    <w:tmpl w:val="743A6114"/>
    <w:lvl w:ilvl="0" w:tplc="AEE04CD0">
      <w:start w:val="1"/>
      <w:numFmt w:val="decimal"/>
      <w:lvlText w:val="29%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6" w15:restartNumberingAfterBreak="0">
    <w:nsid w:val="742866C0"/>
    <w:multiLevelType w:val="hybridMultilevel"/>
    <w:tmpl w:val="280251C4"/>
    <w:lvl w:ilvl="0" w:tplc="1D0497F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7" w15:restartNumberingAfterBreak="0">
    <w:nsid w:val="755D3145"/>
    <w:multiLevelType w:val="hybridMultilevel"/>
    <w:tmpl w:val="6804FEB2"/>
    <w:lvl w:ilvl="0" w:tplc="30D014C8">
      <w:start w:val="1"/>
      <w:numFmt w:val="decimal"/>
      <w:lvlText w:val="%1."/>
      <w:lvlJc w:val="left"/>
      <w:pPr>
        <w:ind w:left="2880" w:hanging="360"/>
      </w:pPr>
      <w:rPr>
        <w:rFonts w:hint="default"/>
        <w:b w:val="0"/>
        <w:bCs/>
        <w:i w:val="0"/>
      </w:rPr>
    </w:lvl>
    <w:lvl w:ilvl="1" w:tplc="38090019" w:tentative="1">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118" w15:restartNumberingAfterBreak="0">
    <w:nsid w:val="77001D28"/>
    <w:multiLevelType w:val="hybridMultilevel"/>
    <w:tmpl w:val="C6D8D5BE"/>
    <w:lvl w:ilvl="0" w:tplc="3809000F">
      <w:start w:val="1"/>
      <w:numFmt w:val="decimal"/>
      <w:lvlText w:val="%1."/>
      <w:lvlJc w:val="left"/>
      <w:pPr>
        <w:ind w:left="72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9" w15:restartNumberingAfterBreak="0">
    <w:nsid w:val="77317563"/>
    <w:multiLevelType w:val="hybridMultilevel"/>
    <w:tmpl w:val="48728CA0"/>
    <w:lvl w:ilvl="0" w:tplc="DC625726">
      <w:start w:val="1"/>
      <w:numFmt w:val="lowerLetter"/>
      <w:lvlText w:val="%1."/>
      <w:lvlJc w:val="left"/>
      <w:pPr>
        <w:ind w:left="1440" w:hanging="360"/>
      </w:pPr>
      <w:rPr>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0" w15:restartNumberingAfterBreak="0">
    <w:nsid w:val="79AC0CC8"/>
    <w:multiLevelType w:val="hybridMultilevel"/>
    <w:tmpl w:val="0FB4EF8E"/>
    <w:lvl w:ilvl="0" w:tplc="FFFFFFFF">
      <w:start w:val="1"/>
      <w:numFmt w:val="decimal"/>
      <w:lvlText w:val="%1."/>
      <w:lvlJc w:val="left"/>
      <w:pPr>
        <w:ind w:left="1800" w:hanging="360"/>
      </w:pPr>
      <w:rPr>
        <w:rFonts w:hint="default"/>
        <w:b/>
        <w:bCs w:val="0"/>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1" w15:restartNumberingAfterBreak="0">
    <w:nsid w:val="7D7D007D"/>
    <w:multiLevelType w:val="multilevel"/>
    <w:tmpl w:val="61207344"/>
    <w:lvl w:ilvl="0">
      <w:start w:val="2"/>
      <w:numFmt w:val="decimal"/>
      <w:lvlText w:val="%1."/>
      <w:lvlJc w:val="left"/>
      <w:pPr>
        <w:ind w:left="1070" w:hanging="360"/>
      </w:pPr>
      <w:rPr>
        <w:rFonts w:hint="default"/>
        <w:sz w:val="24"/>
      </w:rPr>
    </w:lvl>
    <w:lvl w:ilvl="1">
      <w:start w:val="1"/>
      <w:numFmt w:val="lowerLetter"/>
      <w:lvlText w:val="%2."/>
      <w:lvlJc w:val="left"/>
      <w:pPr>
        <w:ind w:left="1790" w:hanging="360"/>
      </w:pPr>
      <w:rPr>
        <w:rFonts w:hint="default"/>
        <w:i w:val="0"/>
        <w:iCs w:val="0"/>
      </w:rPr>
    </w:lvl>
    <w:lvl w:ilvl="2">
      <w:start w:val="1"/>
      <w:numFmt w:val="lowerRoman"/>
      <w:lvlText w:val="%3."/>
      <w:lvlJc w:val="right"/>
      <w:pPr>
        <w:ind w:left="2510" w:hanging="180"/>
      </w:pPr>
      <w:rPr>
        <w:rFonts w:hint="default"/>
      </w:rPr>
    </w:lvl>
    <w:lvl w:ilvl="3">
      <w:start w:val="1"/>
      <w:numFmt w:val="decimal"/>
      <w:lvlText w:val="%4."/>
      <w:lvlJc w:val="left"/>
      <w:pPr>
        <w:ind w:left="3230" w:hanging="360"/>
      </w:pPr>
      <w:rPr>
        <w:rFonts w:hint="default"/>
      </w:rPr>
    </w:lvl>
    <w:lvl w:ilvl="4">
      <w:start w:val="1"/>
      <w:numFmt w:val="lowerLetter"/>
      <w:lvlText w:val="%5."/>
      <w:lvlJc w:val="left"/>
      <w:pPr>
        <w:ind w:left="3950" w:hanging="360"/>
      </w:pPr>
      <w:rPr>
        <w:rFonts w:hint="default"/>
      </w:rPr>
    </w:lvl>
    <w:lvl w:ilvl="5">
      <w:start w:val="1"/>
      <w:numFmt w:val="lowerRoman"/>
      <w:lvlText w:val="%6."/>
      <w:lvlJc w:val="right"/>
      <w:pPr>
        <w:ind w:left="4670" w:hanging="180"/>
      </w:pPr>
      <w:rPr>
        <w:rFonts w:hint="default"/>
      </w:rPr>
    </w:lvl>
    <w:lvl w:ilvl="6">
      <w:start w:val="1"/>
      <w:numFmt w:val="decimal"/>
      <w:lvlText w:val="%7."/>
      <w:lvlJc w:val="left"/>
      <w:pPr>
        <w:ind w:left="5390" w:hanging="360"/>
      </w:pPr>
      <w:rPr>
        <w:rFonts w:hint="default"/>
      </w:rPr>
    </w:lvl>
    <w:lvl w:ilvl="7">
      <w:start w:val="1"/>
      <w:numFmt w:val="lowerLetter"/>
      <w:lvlText w:val="%8."/>
      <w:lvlJc w:val="left"/>
      <w:pPr>
        <w:ind w:left="6110" w:hanging="360"/>
      </w:pPr>
      <w:rPr>
        <w:rFonts w:hint="default"/>
      </w:rPr>
    </w:lvl>
    <w:lvl w:ilvl="8">
      <w:start w:val="1"/>
      <w:numFmt w:val="lowerRoman"/>
      <w:lvlText w:val="%9."/>
      <w:lvlJc w:val="right"/>
      <w:pPr>
        <w:ind w:left="6830" w:hanging="180"/>
      </w:pPr>
      <w:rPr>
        <w:rFonts w:hint="default"/>
      </w:rPr>
    </w:lvl>
  </w:abstractNum>
  <w:abstractNum w:abstractNumId="122" w15:restartNumberingAfterBreak="0">
    <w:nsid w:val="7DB0165A"/>
    <w:multiLevelType w:val="hybridMultilevel"/>
    <w:tmpl w:val="74EE3A88"/>
    <w:lvl w:ilvl="0" w:tplc="5164E35E">
      <w:start w:val="1"/>
      <w:numFmt w:val="decimal"/>
      <w:lvlText w:val="4.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3" w15:restartNumberingAfterBreak="0">
    <w:nsid w:val="7FE011E7"/>
    <w:multiLevelType w:val="multilevel"/>
    <w:tmpl w:val="E7704096"/>
    <w:lvl w:ilvl="0">
      <w:start w:val="2"/>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i w:val="0"/>
        <w:iCs w:val="0"/>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num w:numId="1" w16cid:durableId="497769322">
    <w:abstractNumId w:val="80"/>
  </w:num>
  <w:num w:numId="2" w16cid:durableId="931476579">
    <w:abstractNumId w:val="5"/>
  </w:num>
  <w:num w:numId="3" w16cid:durableId="85928596">
    <w:abstractNumId w:val="34"/>
  </w:num>
  <w:num w:numId="4" w16cid:durableId="2107462964">
    <w:abstractNumId w:val="43"/>
  </w:num>
  <w:num w:numId="5" w16cid:durableId="768701930">
    <w:abstractNumId w:val="41"/>
  </w:num>
  <w:num w:numId="6" w16cid:durableId="1269196680">
    <w:abstractNumId w:val="95"/>
  </w:num>
  <w:num w:numId="7" w16cid:durableId="231234032">
    <w:abstractNumId w:val="106"/>
  </w:num>
  <w:num w:numId="8" w16cid:durableId="1683438138">
    <w:abstractNumId w:val="2"/>
  </w:num>
  <w:num w:numId="9" w16cid:durableId="82724459">
    <w:abstractNumId w:val="111"/>
  </w:num>
  <w:num w:numId="10" w16cid:durableId="303773675">
    <w:abstractNumId w:val="11"/>
  </w:num>
  <w:num w:numId="11" w16cid:durableId="350181015">
    <w:abstractNumId w:val="39"/>
  </w:num>
  <w:num w:numId="12" w16cid:durableId="1480537632">
    <w:abstractNumId w:val="40"/>
  </w:num>
  <w:num w:numId="13" w16cid:durableId="1427002175">
    <w:abstractNumId w:val="4"/>
  </w:num>
  <w:num w:numId="14" w16cid:durableId="1242105868">
    <w:abstractNumId w:val="60"/>
  </w:num>
  <w:num w:numId="15" w16cid:durableId="1743210739">
    <w:abstractNumId w:val="76"/>
  </w:num>
  <w:num w:numId="16" w16cid:durableId="1807434968">
    <w:abstractNumId w:val="12"/>
  </w:num>
  <w:num w:numId="17" w16cid:durableId="758142051">
    <w:abstractNumId w:val="52"/>
  </w:num>
  <w:num w:numId="18" w16cid:durableId="819349617">
    <w:abstractNumId w:val="89"/>
  </w:num>
  <w:num w:numId="19" w16cid:durableId="1671714236">
    <w:abstractNumId w:val="13"/>
  </w:num>
  <w:num w:numId="20" w16cid:durableId="1502156961">
    <w:abstractNumId w:val="56"/>
  </w:num>
  <w:num w:numId="21" w16cid:durableId="462432907">
    <w:abstractNumId w:val="79"/>
  </w:num>
  <w:num w:numId="22" w16cid:durableId="300506659">
    <w:abstractNumId w:val="5"/>
  </w:num>
  <w:num w:numId="23" w16cid:durableId="1328166717">
    <w:abstractNumId w:val="86"/>
  </w:num>
  <w:num w:numId="24" w16cid:durableId="1859612678">
    <w:abstractNumId w:val="84"/>
  </w:num>
  <w:num w:numId="25" w16cid:durableId="89084924">
    <w:abstractNumId w:val="65"/>
  </w:num>
  <w:num w:numId="26" w16cid:durableId="477697190">
    <w:abstractNumId w:val="94"/>
  </w:num>
  <w:num w:numId="27" w16cid:durableId="153374587">
    <w:abstractNumId w:val="118"/>
  </w:num>
  <w:num w:numId="28" w16cid:durableId="521164316">
    <w:abstractNumId w:val="71"/>
  </w:num>
  <w:num w:numId="29" w16cid:durableId="685058740">
    <w:abstractNumId w:val="112"/>
  </w:num>
  <w:num w:numId="30" w16cid:durableId="2000576561">
    <w:abstractNumId w:val="6"/>
  </w:num>
  <w:num w:numId="31" w16cid:durableId="905995014">
    <w:abstractNumId w:val="55"/>
  </w:num>
  <w:num w:numId="32" w16cid:durableId="112003477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572089338">
    <w:abstractNumId w:val="59"/>
  </w:num>
  <w:num w:numId="34" w16cid:durableId="1477330851">
    <w:abstractNumId w:val="38"/>
  </w:num>
  <w:num w:numId="35" w16cid:durableId="2142065689">
    <w:abstractNumId w:val="10"/>
  </w:num>
  <w:num w:numId="36" w16cid:durableId="942960796">
    <w:abstractNumId w:val="102"/>
  </w:num>
  <w:num w:numId="37" w16cid:durableId="835606388">
    <w:abstractNumId w:val="74"/>
  </w:num>
  <w:num w:numId="38" w16cid:durableId="590507112">
    <w:abstractNumId w:val="73"/>
  </w:num>
  <w:num w:numId="39" w16cid:durableId="443111248">
    <w:abstractNumId w:val="42"/>
  </w:num>
  <w:num w:numId="40" w16cid:durableId="1250852286">
    <w:abstractNumId w:val="104"/>
  </w:num>
  <w:num w:numId="41" w16cid:durableId="1854345695">
    <w:abstractNumId w:val="47"/>
  </w:num>
  <w:num w:numId="42" w16cid:durableId="1546526212">
    <w:abstractNumId w:val="58"/>
  </w:num>
  <w:num w:numId="43" w16cid:durableId="1116867165">
    <w:abstractNumId w:val="69"/>
  </w:num>
  <w:num w:numId="44" w16cid:durableId="1522164983">
    <w:abstractNumId w:val="12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761872583">
    <w:abstractNumId w:val="3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703821210">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659570808">
    <w:abstractNumId w:val="121"/>
  </w:num>
  <w:num w:numId="48" w16cid:durableId="888416736">
    <w:abstractNumId w:val="103"/>
  </w:num>
  <w:num w:numId="49" w16cid:durableId="1911429666">
    <w:abstractNumId w:val="66"/>
  </w:num>
  <w:num w:numId="50" w16cid:durableId="1732146678">
    <w:abstractNumId w:val="68"/>
  </w:num>
  <w:num w:numId="51" w16cid:durableId="1173839415">
    <w:abstractNumId w:val="51"/>
  </w:num>
  <w:num w:numId="52" w16cid:durableId="1091000726">
    <w:abstractNumId w:val="22"/>
  </w:num>
  <w:num w:numId="53" w16cid:durableId="1863283896">
    <w:abstractNumId w:val="97"/>
  </w:num>
  <w:num w:numId="54" w16cid:durableId="1328904019">
    <w:abstractNumId w:val="9"/>
  </w:num>
  <w:num w:numId="55" w16cid:durableId="495337977">
    <w:abstractNumId w:val="24"/>
  </w:num>
  <w:num w:numId="56" w16cid:durableId="1930692196">
    <w:abstractNumId w:val="100"/>
  </w:num>
  <w:num w:numId="57" w16cid:durableId="475880757">
    <w:abstractNumId w:val="50"/>
  </w:num>
  <w:num w:numId="58" w16cid:durableId="923799520">
    <w:abstractNumId w:val="44"/>
  </w:num>
  <w:num w:numId="59" w16cid:durableId="1090661754">
    <w:abstractNumId w:val="93"/>
  </w:num>
  <w:num w:numId="60" w16cid:durableId="946156599">
    <w:abstractNumId w:val="107"/>
  </w:num>
  <w:num w:numId="61" w16cid:durableId="1836266259">
    <w:abstractNumId w:val="30"/>
  </w:num>
  <w:num w:numId="62" w16cid:durableId="1941525894">
    <w:abstractNumId w:val="114"/>
  </w:num>
  <w:num w:numId="63" w16cid:durableId="778380916">
    <w:abstractNumId w:val="92"/>
  </w:num>
  <w:num w:numId="64" w16cid:durableId="2012368450">
    <w:abstractNumId w:val="27"/>
  </w:num>
  <w:num w:numId="65" w16cid:durableId="622348953">
    <w:abstractNumId w:val="31"/>
  </w:num>
  <w:num w:numId="66" w16cid:durableId="397634163">
    <w:abstractNumId w:val="1"/>
  </w:num>
  <w:num w:numId="67" w16cid:durableId="181361139">
    <w:abstractNumId w:val="32"/>
  </w:num>
  <w:num w:numId="68" w16cid:durableId="1927956633">
    <w:abstractNumId w:val="81"/>
  </w:num>
  <w:num w:numId="69" w16cid:durableId="208801964">
    <w:abstractNumId w:val="87"/>
  </w:num>
  <w:num w:numId="70" w16cid:durableId="1538809068">
    <w:abstractNumId w:val="57"/>
  </w:num>
  <w:num w:numId="71" w16cid:durableId="365908803">
    <w:abstractNumId w:val="96"/>
  </w:num>
  <w:num w:numId="72" w16cid:durableId="872428427">
    <w:abstractNumId w:val="21"/>
  </w:num>
  <w:num w:numId="73" w16cid:durableId="1309897281">
    <w:abstractNumId w:val="83"/>
  </w:num>
  <w:num w:numId="74" w16cid:durableId="337586273">
    <w:abstractNumId w:val="72"/>
  </w:num>
  <w:num w:numId="75" w16cid:durableId="1109161474">
    <w:abstractNumId w:val="117"/>
  </w:num>
  <w:num w:numId="76" w16cid:durableId="2066832413">
    <w:abstractNumId w:val="91"/>
  </w:num>
  <w:num w:numId="77" w16cid:durableId="285740086">
    <w:abstractNumId w:val="99"/>
  </w:num>
  <w:num w:numId="78" w16cid:durableId="1395817306">
    <w:abstractNumId w:val="62"/>
  </w:num>
  <w:num w:numId="79" w16cid:durableId="1941715051">
    <w:abstractNumId w:val="116"/>
  </w:num>
  <w:num w:numId="80" w16cid:durableId="298342185">
    <w:abstractNumId w:val="35"/>
  </w:num>
  <w:num w:numId="81" w16cid:durableId="1927152664">
    <w:abstractNumId w:val="20"/>
  </w:num>
  <w:num w:numId="82" w16cid:durableId="220873036">
    <w:abstractNumId w:val="4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16cid:durableId="1528330544">
    <w:abstractNumId w:val="5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1466897984">
    <w:abstractNumId w:val="113"/>
  </w:num>
  <w:num w:numId="85" w16cid:durableId="173617574">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1763992326">
    <w:abstractNumId w:val="37"/>
  </w:num>
  <w:num w:numId="87" w16cid:durableId="717975468">
    <w:abstractNumId w:val="88"/>
  </w:num>
  <w:num w:numId="88" w16cid:durableId="120332647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16cid:durableId="1355300183">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1200819464">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445851999">
    <w:abstractNumId w:val="90"/>
  </w:num>
  <w:num w:numId="92" w16cid:durableId="1555265657">
    <w:abstractNumId w:val="122"/>
  </w:num>
  <w:num w:numId="93" w16cid:durableId="1303458845">
    <w:abstractNumId w:val="0"/>
  </w:num>
  <w:num w:numId="94" w16cid:durableId="1416781523">
    <w:abstractNumId w:val="15"/>
  </w:num>
  <w:num w:numId="95" w16cid:durableId="1830366358">
    <w:abstractNumId w:val="61"/>
  </w:num>
  <w:num w:numId="96" w16cid:durableId="530991729">
    <w:abstractNumId w:val="46"/>
  </w:num>
  <w:num w:numId="97" w16cid:durableId="1269435537">
    <w:abstractNumId w:val="70"/>
  </w:num>
  <w:num w:numId="98" w16cid:durableId="1930651231">
    <w:abstractNumId w:val="18"/>
  </w:num>
  <w:num w:numId="99" w16cid:durableId="723262875">
    <w:abstractNumId w:val="3"/>
  </w:num>
  <w:num w:numId="100" w16cid:durableId="2111462002">
    <w:abstractNumId w:val="36"/>
  </w:num>
  <w:num w:numId="101" w16cid:durableId="47608736">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16cid:durableId="192545676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16cid:durableId="134509235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1281953901">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98568811">
    <w:abstractNumId w:val="17"/>
  </w:num>
  <w:num w:numId="106" w16cid:durableId="1160120849">
    <w:abstractNumId w:val="78"/>
  </w:num>
  <w:num w:numId="107" w16cid:durableId="1936405133">
    <w:abstractNumId w:val="120"/>
  </w:num>
  <w:num w:numId="108" w16cid:durableId="1336155966">
    <w:abstractNumId w:val="67"/>
  </w:num>
  <w:num w:numId="109" w16cid:durableId="1800300120">
    <w:abstractNumId w:val="19"/>
  </w:num>
  <w:num w:numId="110" w16cid:durableId="229078990">
    <w:abstractNumId w:val="115"/>
  </w:num>
  <w:num w:numId="111" w16cid:durableId="1363825602">
    <w:abstractNumId w:val="7"/>
  </w:num>
  <w:num w:numId="112" w16cid:durableId="1100299636">
    <w:abstractNumId w:val="64"/>
  </w:num>
  <w:num w:numId="113" w16cid:durableId="1917743624">
    <w:abstractNumId w:val="105"/>
  </w:num>
  <w:num w:numId="114" w16cid:durableId="637146602">
    <w:abstractNumId w:val="119"/>
  </w:num>
  <w:num w:numId="115" w16cid:durableId="50995374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16cid:durableId="1257523402">
    <w:abstractNumId w:val="54"/>
  </w:num>
  <w:num w:numId="117" w16cid:durableId="1255896360">
    <w:abstractNumId w:val="98"/>
  </w:num>
  <w:num w:numId="118" w16cid:durableId="585110066">
    <w:abstractNumId w:val="63"/>
  </w:num>
  <w:num w:numId="119" w16cid:durableId="106853056">
    <w:abstractNumId w:val="14"/>
  </w:num>
  <w:num w:numId="120" w16cid:durableId="767118030">
    <w:abstractNumId w:val="16"/>
  </w:num>
  <w:num w:numId="121" w16cid:durableId="807821434">
    <w:abstractNumId w:val="101"/>
  </w:num>
  <w:num w:numId="122" w16cid:durableId="1448501373">
    <w:abstractNumId w:val="110"/>
  </w:num>
  <w:num w:numId="123" w16cid:durableId="779883737">
    <w:abstractNumId w:val="26"/>
  </w:num>
  <w:num w:numId="124" w16cid:durableId="1937129681">
    <w:abstractNumId w:val="23"/>
  </w:num>
  <w:num w:numId="125" w16cid:durableId="1603301249">
    <w:abstractNumId w:val="108"/>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itaratnasari29@outlook.com">
    <w15:presenceInfo w15:providerId="Windows Live" w15:userId="9c61ffccf483c69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F9F"/>
    <w:rsid w:val="0000209F"/>
    <w:rsid w:val="000068AE"/>
    <w:rsid w:val="00010824"/>
    <w:rsid w:val="00015EDB"/>
    <w:rsid w:val="000228D8"/>
    <w:rsid w:val="0002617F"/>
    <w:rsid w:val="00032B60"/>
    <w:rsid w:val="000508D9"/>
    <w:rsid w:val="00051A52"/>
    <w:rsid w:val="000561DD"/>
    <w:rsid w:val="00066FD6"/>
    <w:rsid w:val="000719B3"/>
    <w:rsid w:val="00071EF2"/>
    <w:rsid w:val="000829A1"/>
    <w:rsid w:val="00087609"/>
    <w:rsid w:val="000926D9"/>
    <w:rsid w:val="000A46F1"/>
    <w:rsid w:val="000A6C43"/>
    <w:rsid w:val="000A794C"/>
    <w:rsid w:val="000B06EE"/>
    <w:rsid w:val="000B0EA7"/>
    <w:rsid w:val="000B72FD"/>
    <w:rsid w:val="000C39BA"/>
    <w:rsid w:val="000C40BB"/>
    <w:rsid w:val="000C4303"/>
    <w:rsid w:val="000D00F5"/>
    <w:rsid w:val="000D1AAC"/>
    <w:rsid w:val="000E0D04"/>
    <w:rsid w:val="000E4CEF"/>
    <w:rsid w:val="000E510E"/>
    <w:rsid w:val="000F2908"/>
    <w:rsid w:val="000F2EFE"/>
    <w:rsid w:val="000F3046"/>
    <w:rsid w:val="000F37B6"/>
    <w:rsid w:val="00102A85"/>
    <w:rsid w:val="001070CF"/>
    <w:rsid w:val="00107BBD"/>
    <w:rsid w:val="00110DB7"/>
    <w:rsid w:val="0012418F"/>
    <w:rsid w:val="00125D13"/>
    <w:rsid w:val="0013284D"/>
    <w:rsid w:val="0013370E"/>
    <w:rsid w:val="00135606"/>
    <w:rsid w:val="001410CF"/>
    <w:rsid w:val="00145757"/>
    <w:rsid w:val="00153ADA"/>
    <w:rsid w:val="00156DA7"/>
    <w:rsid w:val="00161B9C"/>
    <w:rsid w:val="00166D91"/>
    <w:rsid w:val="001707C7"/>
    <w:rsid w:val="00176D35"/>
    <w:rsid w:val="00182692"/>
    <w:rsid w:val="00182DE0"/>
    <w:rsid w:val="00190A9B"/>
    <w:rsid w:val="00195C3A"/>
    <w:rsid w:val="00197917"/>
    <w:rsid w:val="001A560B"/>
    <w:rsid w:val="001B0C1B"/>
    <w:rsid w:val="001B0F50"/>
    <w:rsid w:val="001B1F9F"/>
    <w:rsid w:val="001B7D38"/>
    <w:rsid w:val="001C62F7"/>
    <w:rsid w:val="001C70C7"/>
    <w:rsid w:val="001D249B"/>
    <w:rsid w:val="001E0E79"/>
    <w:rsid w:val="001E1C7E"/>
    <w:rsid w:val="001E2950"/>
    <w:rsid w:val="001F2671"/>
    <w:rsid w:val="001F61A5"/>
    <w:rsid w:val="001F6333"/>
    <w:rsid w:val="00201F99"/>
    <w:rsid w:val="00207ECE"/>
    <w:rsid w:val="00225E0F"/>
    <w:rsid w:val="00233B50"/>
    <w:rsid w:val="00240E9B"/>
    <w:rsid w:val="00250F33"/>
    <w:rsid w:val="002621DE"/>
    <w:rsid w:val="00264DA8"/>
    <w:rsid w:val="00271B5F"/>
    <w:rsid w:val="00276875"/>
    <w:rsid w:val="00277B18"/>
    <w:rsid w:val="00280A7E"/>
    <w:rsid w:val="0028202A"/>
    <w:rsid w:val="0028719C"/>
    <w:rsid w:val="00291F8D"/>
    <w:rsid w:val="00293882"/>
    <w:rsid w:val="00296CD5"/>
    <w:rsid w:val="002A136B"/>
    <w:rsid w:val="002A2AF5"/>
    <w:rsid w:val="002A37F2"/>
    <w:rsid w:val="002A4C0D"/>
    <w:rsid w:val="002A5FDC"/>
    <w:rsid w:val="002A63C0"/>
    <w:rsid w:val="002B3BB5"/>
    <w:rsid w:val="002C584D"/>
    <w:rsid w:val="002C6AE7"/>
    <w:rsid w:val="002D253B"/>
    <w:rsid w:val="002E31CF"/>
    <w:rsid w:val="002E66B7"/>
    <w:rsid w:val="002E7071"/>
    <w:rsid w:val="002F2028"/>
    <w:rsid w:val="00307A0F"/>
    <w:rsid w:val="003274F4"/>
    <w:rsid w:val="00334EE7"/>
    <w:rsid w:val="00335A5C"/>
    <w:rsid w:val="003379D4"/>
    <w:rsid w:val="0034114D"/>
    <w:rsid w:val="003430C2"/>
    <w:rsid w:val="0034410F"/>
    <w:rsid w:val="00352D37"/>
    <w:rsid w:val="00353A95"/>
    <w:rsid w:val="00355FA3"/>
    <w:rsid w:val="0036208B"/>
    <w:rsid w:val="00363325"/>
    <w:rsid w:val="00363760"/>
    <w:rsid w:val="00370687"/>
    <w:rsid w:val="00375863"/>
    <w:rsid w:val="00375A50"/>
    <w:rsid w:val="00375B52"/>
    <w:rsid w:val="003A70B4"/>
    <w:rsid w:val="003A78CA"/>
    <w:rsid w:val="003B01D7"/>
    <w:rsid w:val="003B0EC0"/>
    <w:rsid w:val="003B2769"/>
    <w:rsid w:val="003B2B54"/>
    <w:rsid w:val="003B4B47"/>
    <w:rsid w:val="003C7B2E"/>
    <w:rsid w:val="003D29AA"/>
    <w:rsid w:val="003E147D"/>
    <w:rsid w:val="003E733C"/>
    <w:rsid w:val="003E76A0"/>
    <w:rsid w:val="003F3871"/>
    <w:rsid w:val="003F54FE"/>
    <w:rsid w:val="003F7D25"/>
    <w:rsid w:val="00405EFE"/>
    <w:rsid w:val="004067B7"/>
    <w:rsid w:val="004244F0"/>
    <w:rsid w:val="0043023B"/>
    <w:rsid w:val="00431C06"/>
    <w:rsid w:val="004351CB"/>
    <w:rsid w:val="00437E34"/>
    <w:rsid w:val="004443E2"/>
    <w:rsid w:val="00445B42"/>
    <w:rsid w:val="004476CB"/>
    <w:rsid w:val="00451A69"/>
    <w:rsid w:val="0046608A"/>
    <w:rsid w:val="00466DDE"/>
    <w:rsid w:val="004772EB"/>
    <w:rsid w:val="004800F3"/>
    <w:rsid w:val="00480D0E"/>
    <w:rsid w:val="00482189"/>
    <w:rsid w:val="00483570"/>
    <w:rsid w:val="00484E34"/>
    <w:rsid w:val="00486372"/>
    <w:rsid w:val="00486BF5"/>
    <w:rsid w:val="004909E8"/>
    <w:rsid w:val="0049256A"/>
    <w:rsid w:val="0049673D"/>
    <w:rsid w:val="004A07A3"/>
    <w:rsid w:val="004A2AE5"/>
    <w:rsid w:val="004A30A0"/>
    <w:rsid w:val="004A34CD"/>
    <w:rsid w:val="004A5CFB"/>
    <w:rsid w:val="004A61F8"/>
    <w:rsid w:val="004B1D5A"/>
    <w:rsid w:val="004B59B7"/>
    <w:rsid w:val="004B6030"/>
    <w:rsid w:val="004C0159"/>
    <w:rsid w:val="004C0C0E"/>
    <w:rsid w:val="004C1E55"/>
    <w:rsid w:val="004D379B"/>
    <w:rsid w:val="004D3ACE"/>
    <w:rsid w:val="004D76A4"/>
    <w:rsid w:val="004E108E"/>
    <w:rsid w:val="004E50AB"/>
    <w:rsid w:val="004F4E79"/>
    <w:rsid w:val="004F6A45"/>
    <w:rsid w:val="004F7ADD"/>
    <w:rsid w:val="00501E8C"/>
    <w:rsid w:val="00505735"/>
    <w:rsid w:val="00506C4C"/>
    <w:rsid w:val="00510CF1"/>
    <w:rsid w:val="005143DE"/>
    <w:rsid w:val="0052085A"/>
    <w:rsid w:val="00522143"/>
    <w:rsid w:val="00531B22"/>
    <w:rsid w:val="005441C5"/>
    <w:rsid w:val="00544CC5"/>
    <w:rsid w:val="00544D95"/>
    <w:rsid w:val="00546DA0"/>
    <w:rsid w:val="00555062"/>
    <w:rsid w:val="00560391"/>
    <w:rsid w:val="00564910"/>
    <w:rsid w:val="00572948"/>
    <w:rsid w:val="0057532F"/>
    <w:rsid w:val="00577507"/>
    <w:rsid w:val="00580695"/>
    <w:rsid w:val="005848EF"/>
    <w:rsid w:val="0059562B"/>
    <w:rsid w:val="005A01DC"/>
    <w:rsid w:val="005A52E6"/>
    <w:rsid w:val="005A786A"/>
    <w:rsid w:val="005B0EDC"/>
    <w:rsid w:val="005B3F14"/>
    <w:rsid w:val="005B6E09"/>
    <w:rsid w:val="005C0E6D"/>
    <w:rsid w:val="005C1D9E"/>
    <w:rsid w:val="005D07A9"/>
    <w:rsid w:val="005E05DC"/>
    <w:rsid w:val="005E0D32"/>
    <w:rsid w:val="005F093F"/>
    <w:rsid w:val="005F29FC"/>
    <w:rsid w:val="005F348E"/>
    <w:rsid w:val="005F5936"/>
    <w:rsid w:val="005F5DC3"/>
    <w:rsid w:val="0060327D"/>
    <w:rsid w:val="00603FA1"/>
    <w:rsid w:val="00604BC0"/>
    <w:rsid w:val="00623C1D"/>
    <w:rsid w:val="0063020F"/>
    <w:rsid w:val="00633C52"/>
    <w:rsid w:val="006435E9"/>
    <w:rsid w:val="006537DE"/>
    <w:rsid w:val="00653921"/>
    <w:rsid w:val="00663A88"/>
    <w:rsid w:val="00664F19"/>
    <w:rsid w:val="00667286"/>
    <w:rsid w:val="0067116F"/>
    <w:rsid w:val="00671D1B"/>
    <w:rsid w:val="006753E1"/>
    <w:rsid w:val="006758E3"/>
    <w:rsid w:val="00676B71"/>
    <w:rsid w:val="00682F3D"/>
    <w:rsid w:val="00686FE9"/>
    <w:rsid w:val="00696F77"/>
    <w:rsid w:val="006A7350"/>
    <w:rsid w:val="006B1115"/>
    <w:rsid w:val="006B1DC8"/>
    <w:rsid w:val="006B5048"/>
    <w:rsid w:val="006C635A"/>
    <w:rsid w:val="006D5E03"/>
    <w:rsid w:val="006E7387"/>
    <w:rsid w:val="006F172A"/>
    <w:rsid w:val="006F5B91"/>
    <w:rsid w:val="006F6CB3"/>
    <w:rsid w:val="006F7339"/>
    <w:rsid w:val="00700B3F"/>
    <w:rsid w:val="00706A41"/>
    <w:rsid w:val="00710493"/>
    <w:rsid w:val="00714AEC"/>
    <w:rsid w:val="0071548A"/>
    <w:rsid w:val="0072596C"/>
    <w:rsid w:val="00730F67"/>
    <w:rsid w:val="00737262"/>
    <w:rsid w:val="007377F1"/>
    <w:rsid w:val="0075103B"/>
    <w:rsid w:val="007548F5"/>
    <w:rsid w:val="007616DE"/>
    <w:rsid w:val="0076241C"/>
    <w:rsid w:val="00766E98"/>
    <w:rsid w:val="007742E3"/>
    <w:rsid w:val="00776DA3"/>
    <w:rsid w:val="00785493"/>
    <w:rsid w:val="007854A5"/>
    <w:rsid w:val="00786667"/>
    <w:rsid w:val="0078719E"/>
    <w:rsid w:val="00796B5C"/>
    <w:rsid w:val="0079782D"/>
    <w:rsid w:val="007A236E"/>
    <w:rsid w:val="007B202D"/>
    <w:rsid w:val="007B266F"/>
    <w:rsid w:val="007B5AAE"/>
    <w:rsid w:val="007C3E6C"/>
    <w:rsid w:val="007C5429"/>
    <w:rsid w:val="007D237E"/>
    <w:rsid w:val="007D2C1F"/>
    <w:rsid w:val="007E55CE"/>
    <w:rsid w:val="007E66B1"/>
    <w:rsid w:val="0080113F"/>
    <w:rsid w:val="00802BE5"/>
    <w:rsid w:val="00803F00"/>
    <w:rsid w:val="00817373"/>
    <w:rsid w:val="00821A6D"/>
    <w:rsid w:val="008230BA"/>
    <w:rsid w:val="00824C34"/>
    <w:rsid w:val="00825462"/>
    <w:rsid w:val="00825BFA"/>
    <w:rsid w:val="008422DC"/>
    <w:rsid w:val="00845B4D"/>
    <w:rsid w:val="00847C12"/>
    <w:rsid w:val="0085114E"/>
    <w:rsid w:val="0085276A"/>
    <w:rsid w:val="00853286"/>
    <w:rsid w:val="008544F4"/>
    <w:rsid w:val="00854B21"/>
    <w:rsid w:val="008614D2"/>
    <w:rsid w:val="00864725"/>
    <w:rsid w:val="008652FA"/>
    <w:rsid w:val="008666B2"/>
    <w:rsid w:val="00867ACB"/>
    <w:rsid w:val="008702D0"/>
    <w:rsid w:val="008709B5"/>
    <w:rsid w:val="00871F4B"/>
    <w:rsid w:val="00877E9D"/>
    <w:rsid w:val="00880726"/>
    <w:rsid w:val="00880809"/>
    <w:rsid w:val="00882382"/>
    <w:rsid w:val="00882B7A"/>
    <w:rsid w:val="00893796"/>
    <w:rsid w:val="00896796"/>
    <w:rsid w:val="008A32BD"/>
    <w:rsid w:val="008A48E8"/>
    <w:rsid w:val="008A68EB"/>
    <w:rsid w:val="008B0767"/>
    <w:rsid w:val="008B2570"/>
    <w:rsid w:val="008B5D29"/>
    <w:rsid w:val="008B5D82"/>
    <w:rsid w:val="008C101B"/>
    <w:rsid w:val="008C1335"/>
    <w:rsid w:val="008C6D61"/>
    <w:rsid w:val="008C759C"/>
    <w:rsid w:val="008C7CAF"/>
    <w:rsid w:val="008D737D"/>
    <w:rsid w:val="008E30ED"/>
    <w:rsid w:val="008E4333"/>
    <w:rsid w:val="008F1DB3"/>
    <w:rsid w:val="008F38A7"/>
    <w:rsid w:val="0090245F"/>
    <w:rsid w:val="00907456"/>
    <w:rsid w:val="00926208"/>
    <w:rsid w:val="0093093B"/>
    <w:rsid w:val="00943F76"/>
    <w:rsid w:val="009461DF"/>
    <w:rsid w:val="009500B7"/>
    <w:rsid w:val="00950C12"/>
    <w:rsid w:val="009534F0"/>
    <w:rsid w:val="00962992"/>
    <w:rsid w:val="00964868"/>
    <w:rsid w:val="00972D82"/>
    <w:rsid w:val="00980251"/>
    <w:rsid w:val="00982A87"/>
    <w:rsid w:val="0099760B"/>
    <w:rsid w:val="009A2643"/>
    <w:rsid w:val="009A33CE"/>
    <w:rsid w:val="009A6D16"/>
    <w:rsid w:val="009B2D27"/>
    <w:rsid w:val="009B2FFA"/>
    <w:rsid w:val="009C61FF"/>
    <w:rsid w:val="009D43E4"/>
    <w:rsid w:val="009D4560"/>
    <w:rsid w:val="009D5E43"/>
    <w:rsid w:val="009E5BC0"/>
    <w:rsid w:val="009E61A0"/>
    <w:rsid w:val="009E72B4"/>
    <w:rsid w:val="009F23B8"/>
    <w:rsid w:val="009F2C69"/>
    <w:rsid w:val="00A033B8"/>
    <w:rsid w:val="00A178F1"/>
    <w:rsid w:val="00A17A6D"/>
    <w:rsid w:val="00A2046A"/>
    <w:rsid w:val="00A219B6"/>
    <w:rsid w:val="00A21FB9"/>
    <w:rsid w:val="00A247B7"/>
    <w:rsid w:val="00A25C6F"/>
    <w:rsid w:val="00A269D0"/>
    <w:rsid w:val="00A3292A"/>
    <w:rsid w:val="00A34010"/>
    <w:rsid w:val="00A46474"/>
    <w:rsid w:val="00A472CF"/>
    <w:rsid w:val="00A508C1"/>
    <w:rsid w:val="00A532DB"/>
    <w:rsid w:val="00A5668B"/>
    <w:rsid w:val="00A57A8F"/>
    <w:rsid w:val="00A67682"/>
    <w:rsid w:val="00A71B58"/>
    <w:rsid w:val="00A76C17"/>
    <w:rsid w:val="00A8085B"/>
    <w:rsid w:val="00A82B3D"/>
    <w:rsid w:val="00A84A4B"/>
    <w:rsid w:val="00A85684"/>
    <w:rsid w:val="00A940DC"/>
    <w:rsid w:val="00AA0E45"/>
    <w:rsid w:val="00AA10EC"/>
    <w:rsid w:val="00AA2DC8"/>
    <w:rsid w:val="00AB253D"/>
    <w:rsid w:val="00AB30B5"/>
    <w:rsid w:val="00AB5E62"/>
    <w:rsid w:val="00AC0C1C"/>
    <w:rsid w:val="00AC56F6"/>
    <w:rsid w:val="00AC68F3"/>
    <w:rsid w:val="00AC6A60"/>
    <w:rsid w:val="00AD27AE"/>
    <w:rsid w:val="00AE10FE"/>
    <w:rsid w:val="00AE370E"/>
    <w:rsid w:val="00AE3EFC"/>
    <w:rsid w:val="00AE516D"/>
    <w:rsid w:val="00AE69D2"/>
    <w:rsid w:val="00AF409D"/>
    <w:rsid w:val="00AF5739"/>
    <w:rsid w:val="00B056B7"/>
    <w:rsid w:val="00B2058A"/>
    <w:rsid w:val="00B20C5E"/>
    <w:rsid w:val="00B23328"/>
    <w:rsid w:val="00B2635D"/>
    <w:rsid w:val="00B3148E"/>
    <w:rsid w:val="00B349BA"/>
    <w:rsid w:val="00B359A0"/>
    <w:rsid w:val="00B427E3"/>
    <w:rsid w:val="00B468AF"/>
    <w:rsid w:val="00B56332"/>
    <w:rsid w:val="00B574C6"/>
    <w:rsid w:val="00B67708"/>
    <w:rsid w:val="00B71138"/>
    <w:rsid w:val="00B73182"/>
    <w:rsid w:val="00B825D9"/>
    <w:rsid w:val="00B84943"/>
    <w:rsid w:val="00B86E70"/>
    <w:rsid w:val="00B91AF7"/>
    <w:rsid w:val="00B9723B"/>
    <w:rsid w:val="00BA22F2"/>
    <w:rsid w:val="00BA2C26"/>
    <w:rsid w:val="00BA45B3"/>
    <w:rsid w:val="00BA66A8"/>
    <w:rsid w:val="00BA728A"/>
    <w:rsid w:val="00BB25A0"/>
    <w:rsid w:val="00BB41EC"/>
    <w:rsid w:val="00BB43D4"/>
    <w:rsid w:val="00BB48D5"/>
    <w:rsid w:val="00BB7459"/>
    <w:rsid w:val="00BC25BC"/>
    <w:rsid w:val="00BC3F4F"/>
    <w:rsid w:val="00BC452F"/>
    <w:rsid w:val="00BC79F0"/>
    <w:rsid w:val="00BD265C"/>
    <w:rsid w:val="00BE1877"/>
    <w:rsid w:val="00BE3DE9"/>
    <w:rsid w:val="00BE51E8"/>
    <w:rsid w:val="00BE64B8"/>
    <w:rsid w:val="00BE72ED"/>
    <w:rsid w:val="00BF3FCB"/>
    <w:rsid w:val="00BF4926"/>
    <w:rsid w:val="00BF4A11"/>
    <w:rsid w:val="00C01954"/>
    <w:rsid w:val="00C05B1C"/>
    <w:rsid w:val="00C0612A"/>
    <w:rsid w:val="00C06ABC"/>
    <w:rsid w:val="00C16BC8"/>
    <w:rsid w:val="00C206EC"/>
    <w:rsid w:val="00C21730"/>
    <w:rsid w:val="00C35815"/>
    <w:rsid w:val="00C451CF"/>
    <w:rsid w:val="00C509A7"/>
    <w:rsid w:val="00C548B0"/>
    <w:rsid w:val="00C6025D"/>
    <w:rsid w:val="00C66077"/>
    <w:rsid w:val="00C74357"/>
    <w:rsid w:val="00C80A5E"/>
    <w:rsid w:val="00C82030"/>
    <w:rsid w:val="00C84B43"/>
    <w:rsid w:val="00C91CDF"/>
    <w:rsid w:val="00C96D32"/>
    <w:rsid w:val="00CA0222"/>
    <w:rsid w:val="00CA455B"/>
    <w:rsid w:val="00CB38D4"/>
    <w:rsid w:val="00CB6521"/>
    <w:rsid w:val="00CB6614"/>
    <w:rsid w:val="00CC2CA8"/>
    <w:rsid w:val="00CD01D8"/>
    <w:rsid w:val="00CE1302"/>
    <w:rsid w:val="00CE548D"/>
    <w:rsid w:val="00CE5D13"/>
    <w:rsid w:val="00CF1793"/>
    <w:rsid w:val="00D00C5E"/>
    <w:rsid w:val="00D03784"/>
    <w:rsid w:val="00D137C4"/>
    <w:rsid w:val="00D23608"/>
    <w:rsid w:val="00D36D1C"/>
    <w:rsid w:val="00D41455"/>
    <w:rsid w:val="00D44C49"/>
    <w:rsid w:val="00D4576D"/>
    <w:rsid w:val="00D507E9"/>
    <w:rsid w:val="00D6233A"/>
    <w:rsid w:val="00D62F7A"/>
    <w:rsid w:val="00D763A1"/>
    <w:rsid w:val="00D839F5"/>
    <w:rsid w:val="00D847BE"/>
    <w:rsid w:val="00D851E6"/>
    <w:rsid w:val="00D90A49"/>
    <w:rsid w:val="00D940DC"/>
    <w:rsid w:val="00D968CC"/>
    <w:rsid w:val="00D97DC5"/>
    <w:rsid w:val="00DA150F"/>
    <w:rsid w:val="00DB1DB6"/>
    <w:rsid w:val="00DB5A1A"/>
    <w:rsid w:val="00DB5FED"/>
    <w:rsid w:val="00DB7D82"/>
    <w:rsid w:val="00DC53A5"/>
    <w:rsid w:val="00DC58B6"/>
    <w:rsid w:val="00DD6484"/>
    <w:rsid w:val="00DD6D94"/>
    <w:rsid w:val="00E01F6C"/>
    <w:rsid w:val="00E04ABA"/>
    <w:rsid w:val="00E0592D"/>
    <w:rsid w:val="00E066ED"/>
    <w:rsid w:val="00E12192"/>
    <w:rsid w:val="00E12F0A"/>
    <w:rsid w:val="00E1525F"/>
    <w:rsid w:val="00E159C4"/>
    <w:rsid w:val="00E15BBE"/>
    <w:rsid w:val="00E20833"/>
    <w:rsid w:val="00E20F69"/>
    <w:rsid w:val="00E21974"/>
    <w:rsid w:val="00E27129"/>
    <w:rsid w:val="00E300B8"/>
    <w:rsid w:val="00E3090A"/>
    <w:rsid w:val="00E315DD"/>
    <w:rsid w:val="00E35B32"/>
    <w:rsid w:val="00E44E41"/>
    <w:rsid w:val="00E51A66"/>
    <w:rsid w:val="00E5489F"/>
    <w:rsid w:val="00E54D73"/>
    <w:rsid w:val="00E6092A"/>
    <w:rsid w:val="00E6446A"/>
    <w:rsid w:val="00E6531A"/>
    <w:rsid w:val="00E65B3B"/>
    <w:rsid w:val="00E66910"/>
    <w:rsid w:val="00E67C95"/>
    <w:rsid w:val="00E802F8"/>
    <w:rsid w:val="00E81955"/>
    <w:rsid w:val="00E844F8"/>
    <w:rsid w:val="00E85341"/>
    <w:rsid w:val="00E878E9"/>
    <w:rsid w:val="00E95A70"/>
    <w:rsid w:val="00E96B39"/>
    <w:rsid w:val="00E9738A"/>
    <w:rsid w:val="00EA14D0"/>
    <w:rsid w:val="00EA1645"/>
    <w:rsid w:val="00EA201C"/>
    <w:rsid w:val="00EA473D"/>
    <w:rsid w:val="00EB07AC"/>
    <w:rsid w:val="00EB14E7"/>
    <w:rsid w:val="00EB1AA1"/>
    <w:rsid w:val="00EB1D22"/>
    <w:rsid w:val="00EB2AA0"/>
    <w:rsid w:val="00EB3E0B"/>
    <w:rsid w:val="00EB5910"/>
    <w:rsid w:val="00EC2740"/>
    <w:rsid w:val="00EC3461"/>
    <w:rsid w:val="00EC424A"/>
    <w:rsid w:val="00EC4C39"/>
    <w:rsid w:val="00EC5123"/>
    <w:rsid w:val="00EC6A68"/>
    <w:rsid w:val="00EC7C1A"/>
    <w:rsid w:val="00ED69C7"/>
    <w:rsid w:val="00EF2C4F"/>
    <w:rsid w:val="00F04893"/>
    <w:rsid w:val="00F05FC5"/>
    <w:rsid w:val="00F1207B"/>
    <w:rsid w:val="00F2236D"/>
    <w:rsid w:val="00F31844"/>
    <w:rsid w:val="00F330A5"/>
    <w:rsid w:val="00F35387"/>
    <w:rsid w:val="00F46154"/>
    <w:rsid w:val="00F47713"/>
    <w:rsid w:val="00F50EB6"/>
    <w:rsid w:val="00F519F0"/>
    <w:rsid w:val="00F51A0E"/>
    <w:rsid w:val="00F549B9"/>
    <w:rsid w:val="00F54ABB"/>
    <w:rsid w:val="00F57FD6"/>
    <w:rsid w:val="00F67B7A"/>
    <w:rsid w:val="00F73C7C"/>
    <w:rsid w:val="00F76D59"/>
    <w:rsid w:val="00F81B0D"/>
    <w:rsid w:val="00F84CB4"/>
    <w:rsid w:val="00F935DD"/>
    <w:rsid w:val="00F94F69"/>
    <w:rsid w:val="00FA2550"/>
    <w:rsid w:val="00FA46EA"/>
    <w:rsid w:val="00FA6A3B"/>
    <w:rsid w:val="00FB293A"/>
    <w:rsid w:val="00FB4BC0"/>
    <w:rsid w:val="00FC1439"/>
    <w:rsid w:val="00FC29D2"/>
    <w:rsid w:val="00FC6CE3"/>
    <w:rsid w:val="00FD08FC"/>
    <w:rsid w:val="00FD3D83"/>
    <w:rsid w:val="00FF3CAC"/>
    <w:rsid w:val="00FF45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2F1865"/>
  <w15:docId w15:val="{ED2794F2-6598-42CC-ADB2-DEB2F7BCE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lsdException w:name="index heading" w:semiHidden="1" w:unhideWhenUsed="1"/>
    <w:lsdException w:name="caption" w:semiHidden="1"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1F9F"/>
    <w:rPr>
      <w:rFonts w:eastAsiaTheme="minorEastAsia"/>
      <w:lang w:val="id-ID"/>
    </w:rPr>
  </w:style>
  <w:style w:type="paragraph" w:styleId="Heading1">
    <w:name w:val="heading 1"/>
    <w:basedOn w:val="Normal"/>
    <w:next w:val="Normal"/>
    <w:link w:val="Heading1Char"/>
    <w:uiPriority w:val="9"/>
    <w:qFormat/>
    <w:rsid w:val="00277B18"/>
    <w:pPr>
      <w:keepNext/>
      <w:keepLines/>
      <w:numPr>
        <w:numId w:val="2"/>
      </w:numPr>
      <w:spacing w:after="0" w:line="480" w:lineRule="auto"/>
      <w:contextualSpacing/>
      <w:jc w:val="both"/>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277B18"/>
    <w:pPr>
      <w:keepNext/>
      <w:keepLines/>
      <w:numPr>
        <w:ilvl w:val="1"/>
        <w:numId w:val="2"/>
      </w:numPr>
      <w:spacing w:before="240" w:after="0" w:line="480" w:lineRule="auto"/>
      <w:contextualSpacing/>
      <w:jc w:val="both"/>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277B18"/>
    <w:pPr>
      <w:keepNext/>
      <w:keepLines/>
      <w:numPr>
        <w:ilvl w:val="2"/>
        <w:numId w:val="2"/>
      </w:numPr>
      <w:spacing w:before="240" w:after="0" w:line="480" w:lineRule="auto"/>
      <w:contextualSpacing/>
      <w:jc w:val="both"/>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semiHidden/>
    <w:unhideWhenUsed/>
    <w:qFormat/>
    <w:rsid w:val="00277B18"/>
    <w:pPr>
      <w:keepNext/>
      <w:keepLines/>
      <w:numPr>
        <w:ilvl w:val="3"/>
        <w:numId w:val="2"/>
      </w:numPr>
      <w:spacing w:before="40" w:after="0" w:line="480" w:lineRule="auto"/>
      <w:contextualSpacing/>
      <w:jc w:val="both"/>
      <w:outlineLvl w:val="3"/>
    </w:pPr>
    <w:rPr>
      <w:rFonts w:asciiTheme="majorHAnsi" w:eastAsiaTheme="majorEastAsia" w:hAnsiTheme="majorHAnsi" w:cstheme="majorBidi"/>
      <w:i/>
      <w:iCs/>
      <w:color w:val="365F91" w:themeColor="accent1" w:themeShade="BF"/>
      <w:sz w:val="24"/>
    </w:rPr>
  </w:style>
  <w:style w:type="paragraph" w:styleId="Heading5">
    <w:name w:val="heading 5"/>
    <w:basedOn w:val="Normal"/>
    <w:next w:val="Normal"/>
    <w:link w:val="Heading5Char"/>
    <w:uiPriority w:val="9"/>
    <w:semiHidden/>
    <w:unhideWhenUsed/>
    <w:qFormat/>
    <w:rsid w:val="00277B18"/>
    <w:pPr>
      <w:keepNext/>
      <w:keepLines/>
      <w:numPr>
        <w:ilvl w:val="4"/>
        <w:numId w:val="2"/>
      </w:numPr>
      <w:spacing w:before="40" w:after="0" w:line="480" w:lineRule="auto"/>
      <w:contextualSpacing/>
      <w:jc w:val="both"/>
      <w:outlineLvl w:val="4"/>
    </w:pPr>
    <w:rPr>
      <w:rFonts w:asciiTheme="majorHAnsi" w:eastAsiaTheme="majorEastAsia" w:hAnsiTheme="majorHAnsi" w:cstheme="majorBidi"/>
      <w:color w:val="365F91" w:themeColor="accent1" w:themeShade="BF"/>
      <w:sz w:val="24"/>
    </w:rPr>
  </w:style>
  <w:style w:type="paragraph" w:styleId="Heading6">
    <w:name w:val="heading 6"/>
    <w:basedOn w:val="Normal"/>
    <w:next w:val="Normal"/>
    <w:link w:val="Heading6Char"/>
    <w:uiPriority w:val="9"/>
    <w:semiHidden/>
    <w:unhideWhenUsed/>
    <w:qFormat/>
    <w:rsid w:val="00277B18"/>
    <w:pPr>
      <w:keepNext/>
      <w:keepLines/>
      <w:numPr>
        <w:ilvl w:val="5"/>
        <w:numId w:val="2"/>
      </w:numPr>
      <w:spacing w:before="40" w:after="0" w:line="480" w:lineRule="auto"/>
      <w:contextualSpacing/>
      <w:jc w:val="both"/>
      <w:outlineLvl w:val="5"/>
    </w:pPr>
    <w:rPr>
      <w:rFonts w:asciiTheme="majorHAnsi" w:eastAsiaTheme="majorEastAsia" w:hAnsiTheme="majorHAnsi" w:cstheme="majorBidi"/>
      <w:color w:val="243F60" w:themeColor="accent1" w:themeShade="7F"/>
      <w:sz w:val="24"/>
    </w:rPr>
  </w:style>
  <w:style w:type="paragraph" w:styleId="Heading7">
    <w:name w:val="heading 7"/>
    <w:basedOn w:val="Normal"/>
    <w:next w:val="Normal"/>
    <w:link w:val="Heading7Char"/>
    <w:uiPriority w:val="9"/>
    <w:semiHidden/>
    <w:unhideWhenUsed/>
    <w:qFormat/>
    <w:rsid w:val="00277B18"/>
    <w:pPr>
      <w:keepNext/>
      <w:keepLines/>
      <w:numPr>
        <w:ilvl w:val="6"/>
        <w:numId w:val="2"/>
      </w:numPr>
      <w:spacing w:before="40" w:after="0" w:line="480" w:lineRule="auto"/>
      <w:contextualSpacing/>
      <w:jc w:val="both"/>
      <w:outlineLvl w:val="6"/>
    </w:pPr>
    <w:rPr>
      <w:rFonts w:asciiTheme="majorHAnsi" w:eastAsiaTheme="majorEastAsia" w:hAnsiTheme="majorHAnsi" w:cstheme="majorBidi"/>
      <w:i/>
      <w:iCs/>
      <w:color w:val="243F60" w:themeColor="accent1" w:themeShade="7F"/>
      <w:sz w:val="24"/>
    </w:rPr>
  </w:style>
  <w:style w:type="paragraph" w:styleId="Heading8">
    <w:name w:val="heading 8"/>
    <w:basedOn w:val="Normal"/>
    <w:next w:val="Normal"/>
    <w:link w:val="Heading8Char"/>
    <w:uiPriority w:val="9"/>
    <w:semiHidden/>
    <w:unhideWhenUsed/>
    <w:qFormat/>
    <w:rsid w:val="00277B18"/>
    <w:pPr>
      <w:keepNext/>
      <w:keepLines/>
      <w:numPr>
        <w:ilvl w:val="7"/>
        <w:numId w:val="2"/>
      </w:numPr>
      <w:spacing w:before="40" w:after="0" w:line="480" w:lineRule="auto"/>
      <w:contextualSpacing/>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77B18"/>
    <w:pPr>
      <w:keepNext/>
      <w:keepLines/>
      <w:numPr>
        <w:ilvl w:val="8"/>
        <w:numId w:val="2"/>
      </w:numPr>
      <w:spacing w:before="40" w:after="0" w:line="480" w:lineRule="auto"/>
      <w:contextualSpacing/>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qFormat/>
    <w:rsid w:val="001B1F9F"/>
    <w:pPr>
      <w:spacing w:after="0" w:line="240" w:lineRule="auto"/>
    </w:pPr>
    <w:rPr>
      <w:rFonts w:eastAsiaTheme="minorEastAsia"/>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link w:val="ListParagraphChar"/>
    <w:uiPriority w:val="99"/>
    <w:qFormat/>
    <w:rsid w:val="001B1F9F"/>
    <w:pPr>
      <w:ind w:left="720"/>
      <w:contextualSpacing/>
    </w:pPr>
  </w:style>
  <w:style w:type="paragraph" w:styleId="NoSpacing">
    <w:name w:val="No Spacing"/>
    <w:uiPriority w:val="99"/>
    <w:qFormat/>
    <w:rsid w:val="001B1F9F"/>
    <w:pPr>
      <w:spacing w:after="0" w:line="240" w:lineRule="auto"/>
    </w:pPr>
    <w:rPr>
      <w:rFonts w:eastAsiaTheme="minorEastAsia"/>
    </w:rPr>
  </w:style>
  <w:style w:type="paragraph" w:styleId="BalloonText">
    <w:name w:val="Balloon Text"/>
    <w:basedOn w:val="Normal"/>
    <w:link w:val="BalloonTextChar"/>
    <w:uiPriority w:val="99"/>
    <w:semiHidden/>
    <w:unhideWhenUsed/>
    <w:rsid w:val="001B1F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1F9F"/>
    <w:rPr>
      <w:rFonts w:ascii="Tahoma" w:eastAsiaTheme="minorEastAsia" w:hAnsi="Tahoma" w:cs="Tahoma"/>
      <w:sz w:val="16"/>
      <w:szCs w:val="16"/>
      <w:lang w:val="id-ID"/>
    </w:rPr>
  </w:style>
  <w:style w:type="paragraph" w:styleId="Header">
    <w:name w:val="header"/>
    <w:basedOn w:val="Normal"/>
    <w:link w:val="HeaderChar"/>
    <w:uiPriority w:val="99"/>
    <w:unhideWhenUsed/>
    <w:qFormat/>
    <w:rsid w:val="00943F76"/>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943F76"/>
    <w:rPr>
      <w:rFonts w:eastAsiaTheme="minorEastAsia"/>
      <w:lang w:val="id-ID"/>
    </w:rPr>
  </w:style>
  <w:style w:type="paragraph" w:styleId="Footer">
    <w:name w:val="footer"/>
    <w:basedOn w:val="Normal"/>
    <w:link w:val="FooterChar"/>
    <w:uiPriority w:val="99"/>
    <w:unhideWhenUsed/>
    <w:rsid w:val="00943F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3F76"/>
    <w:rPr>
      <w:rFonts w:eastAsiaTheme="minorEastAsia"/>
      <w:lang w:val="id-ID"/>
    </w:rPr>
  </w:style>
  <w:style w:type="character" w:customStyle="1" w:styleId="Heading1Char">
    <w:name w:val="Heading 1 Char"/>
    <w:basedOn w:val="DefaultParagraphFont"/>
    <w:link w:val="Heading1"/>
    <w:uiPriority w:val="9"/>
    <w:qFormat/>
    <w:rsid w:val="00277B18"/>
    <w:rPr>
      <w:rFonts w:ascii="Times New Roman" w:eastAsiaTheme="majorEastAsia" w:hAnsi="Times New Roman" w:cstheme="majorBidi"/>
      <w:b/>
      <w:sz w:val="28"/>
      <w:szCs w:val="32"/>
      <w:lang w:val="id-ID"/>
    </w:rPr>
  </w:style>
  <w:style w:type="character" w:customStyle="1" w:styleId="Heading2Char">
    <w:name w:val="Heading 2 Char"/>
    <w:basedOn w:val="DefaultParagraphFont"/>
    <w:link w:val="Heading2"/>
    <w:uiPriority w:val="9"/>
    <w:rsid w:val="00277B18"/>
    <w:rPr>
      <w:rFonts w:ascii="Times New Roman" w:eastAsiaTheme="majorEastAsia" w:hAnsi="Times New Roman" w:cstheme="majorBidi"/>
      <w:b/>
      <w:sz w:val="24"/>
      <w:szCs w:val="26"/>
      <w:lang w:val="id-ID"/>
    </w:rPr>
  </w:style>
  <w:style w:type="character" w:customStyle="1" w:styleId="Heading3Char">
    <w:name w:val="Heading 3 Char"/>
    <w:basedOn w:val="DefaultParagraphFont"/>
    <w:link w:val="Heading3"/>
    <w:uiPriority w:val="9"/>
    <w:rsid w:val="00277B18"/>
    <w:rPr>
      <w:rFonts w:ascii="Times New Roman" w:eastAsiaTheme="majorEastAsia" w:hAnsi="Times New Roman" w:cstheme="majorBidi"/>
      <w:b/>
      <w:sz w:val="24"/>
      <w:szCs w:val="24"/>
      <w:lang w:val="id-ID"/>
    </w:rPr>
  </w:style>
  <w:style w:type="character" w:customStyle="1" w:styleId="Heading4Char">
    <w:name w:val="Heading 4 Char"/>
    <w:basedOn w:val="DefaultParagraphFont"/>
    <w:link w:val="Heading4"/>
    <w:uiPriority w:val="9"/>
    <w:semiHidden/>
    <w:rsid w:val="00277B18"/>
    <w:rPr>
      <w:rFonts w:asciiTheme="majorHAnsi" w:eastAsiaTheme="majorEastAsia" w:hAnsiTheme="majorHAnsi" w:cstheme="majorBidi"/>
      <w:i/>
      <w:iCs/>
      <w:color w:val="365F91" w:themeColor="accent1" w:themeShade="BF"/>
      <w:sz w:val="24"/>
      <w:lang w:val="id-ID"/>
    </w:rPr>
  </w:style>
  <w:style w:type="character" w:customStyle="1" w:styleId="Heading5Char">
    <w:name w:val="Heading 5 Char"/>
    <w:basedOn w:val="DefaultParagraphFont"/>
    <w:link w:val="Heading5"/>
    <w:uiPriority w:val="9"/>
    <w:semiHidden/>
    <w:rsid w:val="00277B18"/>
    <w:rPr>
      <w:rFonts w:asciiTheme="majorHAnsi" w:eastAsiaTheme="majorEastAsia" w:hAnsiTheme="majorHAnsi" w:cstheme="majorBidi"/>
      <w:color w:val="365F91" w:themeColor="accent1" w:themeShade="BF"/>
      <w:sz w:val="24"/>
      <w:lang w:val="id-ID"/>
    </w:rPr>
  </w:style>
  <w:style w:type="character" w:customStyle="1" w:styleId="Heading6Char">
    <w:name w:val="Heading 6 Char"/>
    <w:basedOn w:val="DefaultParagraphFont"/>
    <w:link w:val="Heading6"/>
    <w:uiPriority w:val="9"/>
    <w:semiHidden/>
    <w:rsid w:val="00277B18"/>
    <w:rPr>
      <w:rFonts w:asciiTheme="majorHAnsi" w:eastAsiaTheme="majorEastAsia" w:hAnsiTheme="majorHAnsi" w:cstheme="majorBidi"/>
      <w:color w:val="243F60" w:themeColor="accent1" w:themeShade="7F"/>
      <w:sz w:val="24"/>
      <w:lang w:val="id-ID"/>
    </w:rPr>
  </w:style>
  <w:style w:type="character" w:customStyle="1" w:styleId="Heading7Char">
    <w:name w:val="Heading 7 Char"/>
    <w:basedOn w:val="DefaultParagraphFont"/>
    <w:link w:val="Heading7"/>
    <w:uiPriority w:val="9"/>
    <w:semiHidden/>
    <w:rsid w:val="00277B18"/>
    <w:rPr>
      <w:rFonts w:asciiTheme="majorHAnsi" w:eastAsiaTheme="majorEastAsia" w:hAnsiTheme="majorHAnsi" w:cstheme="majorBidi"/>
      <w:i/>
      <w:iCs/>
      <w:color w:val="243F60" w:themeColor="accent1" w:themeShade="7F"/>
      <w:sz w:val="24"/>
      <w:lang w:val="id-ID"/>
    </w:rPr>
  </w:style>
  <w:style w:type="character" w:customStyle="1" w:styleId="Heading8Char">
    <w:name w:val="Heading 8 Char"/>
    <w:basedOn w:val="DefaultParagraphFont"/>
    <w:link w:val="Heading8"/>
    <w:uiPriority w:val="9"/>
    <w:semiHidden/>
    <w:rsid w:val="00277B18"/>
    <w:rPr>
      <w:rFonts w:asciiTheme="majorHAnsi" w:eastAsiaTheme="majorEastAsia" w:hAnsiTheme="majorHAnsi" w:cstheme="majorBidi"/>
      <w:color w:val="272727" w:themeColor="text1" w:themeTint="D8"/>
      <w:sz w:val="21"/>
      <w:szCs w:val="21"/>
      <w:lang w:val="id-ID"/>
    </w:rPr>
  </w:style>
  <w:style w:type="character" w:customStyle="1" w:styleId="Heading9Char">
    <w:name w:val="Heading 9 Char"/>
    <w:basedOn w:val="DefaultParagraphFont"/>
    <w:link w:val="Heading9"/>
    <w:uiPriority w:val="9"/>
    <w:semiHidden/>
    <w:rsid w:val="00277B18"/>
    <w:rPr>
      <w:rFonts w:asciiTheme="majorHAnsi" w:eastAsiaTheme="majorEastAsia" w:hAnsiTheme="majorHAnsi" w:cstheme="majorBidi"/>
      <w:i/>
      <w:iCs/>
      <w:color w:val="272727" w:themeColor="text1" w:themeTint="D8"/>
      <w:sz w:val="21"/>
      <w:szCs w:val="21"/>
      <w:lang w:val="id-ID"/>
    </w:rPr>
  </w:style>
  <w:style w:type="character" w:customStyle="1" w:styleId="ListParagraphChar">
    <w:name w:val="List Paragraph Char"/>
    <w:basedOn w:val="DefaultParagraphFont"/>
    <w:link w:val="ListParagraph"/>
    <w:uiPriority w:val="99"/>
    <w:qFormat/>
    <w:rsid w:val="00277B18"/>
    <w:rPr>
      <w:rFonts w:eastAsiaTheme="minorEastAsia"/>
      <w:lang w:val="id-ID"/>
    </w:rPr>
  </w:style>
  <w:style w:type="character" w:styleId="Hyperlink">
    <w:name w:val="Hyperlink"/>
    <w:basedOn w:val="DefaultParagraphFont"/>
    <w:uiPriority w:val="99"/>
    <w:unhideWhenUsed/>
    <w:rsid w:val="00277B18"/>
    <w:rPr>
      <w:color w:val="0000FF" w:themeColor="hyperlink"/>
      <w:u w:val="single"/>
    </w:rPr>
  </w:style>
  <w:style w:type="paragraph" w:styleId="TOCHeading">
    <w:name w:val="TOC Heading"/>
    <w:basedOn w:val="Heading1"/>
    <w:next w:val="Normal"/>
    <w:uiPriority w:val="39"/>
    <w:unhideWhenUsed/>
    <w:qFormat/>
    <w:rsid w:val="00277B18"/>
    <w:pPr>
      <w:numPr>
        <w:numId w:val="0"/>
      </w:numPr>
      <w:spacing w:before="240" w:line="259" w:lineRule="auto"/>
      <w:jc w:val="left"/>
      <w:outlineLvl w:val="9"/>
    </w:pPr>
    <w:rPr>
      <w:rFonts w:asciiTheme="majorHAnsi" w:hAnsiTheme="majorHAnsi"/>
      <w:b w:val="0"/>
      <w:color w:val="365F91" w:themeColor="accent1" w:themeShade="BF"/>
      <w:sz w:val="32"/>
      <w:lang w:val="en-US"/>
    </w:rPr>
  </w:style>
  <w:style w:type="paragraph" w:styleId="TOC1">
    <w:name w:val="toc 1"/>
    <w:basedOn w:val="Normal"/>
    <w:next w:val="Normal"/>
    <w:autoRedefine/>
    <w:uiPriority w:val="39"/>
    <w:unhideWhenUsed/>
    <w:rsid w:val="00277B18"/>
    <w:pPr>
      <w:tabs>
        <w:tab w:val="right" w:leader="dot" w:pos="7927"/>
      </w:tabs>
      <w:spacing w:after="100" w:line="360" w:lineRule="auto"/>
      <w:contextualSpacing/>
      <w:jc w:val="both"/>
    </w:pPr>
    <w:rPr>
      <w:rFonts w:ascii="Times New Roman" w:eastAsiaTheme="minorHAnsi" w:hAnsi="Times New Roman"/>
      <w:sz w:val="24"/>
    </w:rPr>
  </w:style>
  <w:style w:type="paragraph" w:styleId="TOC2">
    <w:name w:val="toc 2"/>
    <w:basedOn w:val="Normal"/>
    <w:next w:val="Normal"/>
    <w:autoRedefine/>
    <w:uiPriority w:val="39"/>
    <w:unhideWhenUsed/>
    <w:rsid w:val="00277B18"/>
    <w:pPr>
      <w:tabs>
        <w:tab w:val="left" w:pos="851"/>
        <w:tab w:val="right" w:leader="dot" w:pos="7927"/>
      </w:tabs>
      <w:spacing w:after="100" w:line="360" w:lineRule="auto"/>
      <w:ind w:firstLine="284"/>
      <w:contextualSpacing/>
      <w:jc w:val="both"/>
    </w:pPr>
    <w:rPr>
      <w:rFonts w:ascii="Times New Roman" w:eastAsiaTheme="minorHAnsi" w:hAnsi="Times New Roman"/>
      <w:sz w:val="24"/>
    </w:rPr>
  </w:style>
  <w:style w:type="paragraph" w:styleId="TOC3">
    <w:name w:val="toc 3"/>
    <w:basedOn w:val="Normal"/>
    <w:next w:val="Normal"/>
    <w:autoRedefine/>
    <w:uiPriority w:val="39"/>
    <w:unhideWhenUsed/>
    <w:rsid w:val="00277B18"/>
    <w:pPr>
      <w:tabs>
        <w:tab w:val="left" w:pos="1320"/>
        <w:tab w:val="left" w:pos="1900"/>
        <w:tab w:val="right" w:leader="dot" w:pos="7927"/>
      </w:tabs>
      <w:spacing w:after="100" w:line="360" w:lineRule="auto"/>
      <w:ind w:firstLine="709"/>
      <w:contextualSpacing/>
      <w:jc w:val="both"/>
    </w:pPr>
    <w:rPr>
      <w:rFonts w:ascii="Times New Roman" w:eastAsiaTheme="minorHAnsi" w:hAnsi="Times New Roman"/>
      <w:sz w:val="24"/>
    </w:rPr>
  </w:style>
  <w:style w:type="character" w:styleId="Emphasis">
    <w:name w:val="Emphasis"/>
    <w:basedOn w:val="DefaultParagraphFont"/>
    <w:uiPriority w:val="20"/>
    <w:qFormat/>
    <w:rsid w:val="00D97DC5"/>
    <w:rPr>
      <w:i/>
      <w:iCs/>
    </w:rPr>
  </w:style>
  <w:style w:type="paragraph" w:styleId="Caption">
    <w:name w:val="caption"/>
    <w:basedOn w:val="Normal"/>
    <w:next w:val="Normal"/>
    <w:uiPriority w:val="99"/>
    <w:unhideWhenUsed/>
    <w:qFormat/>
    <w:rsid w:val="00980251"/>
    <w:pPr>
      <w:keepNext/>
      <w:tabs>
        <w:tab w:val="left" w:pos="1049"/>
        <w:tab w:val="left" w:pos="1418"/>
      </w:tabs>
      <w:spacing w:after="0" w:line="360" w:lineRule="auto"/>
      <w:jc w:val="center"/>
    </w:pPr>
    <w:rPr>
      <w:rFonts w:ascii="Times New Roman" w:eastAsia="Times New Roman" w:hAnsi="Times New Roman" w:cs="Times New Roman"/>
      <w:iCs/>
      <w:color w:val="000000"/>
      <w:sz w:val="24"/>
      <w:szCs w:val="18"/>
      <w:lang w:val="en-US"/>
    </w:rPr>
  </w:style>
  <w:style w:type="character" w:styleId="CommentReference">
    <w:name w:val="annotation reference"/>
    <w:basedOn w:val="DefaultParagraphFont"/>
    <w:uiPriority w:val="99"/>
    <w:semiHidden/>
    <w:unhideWhenUsed/>
    <w:qFormat/>
    <w:rsid w:val="002A37F2"/>
    <w:rPr>
      <w:sz w:val="16"/>
      <w:szCs w:val="16"/>
    </w:rPr>
  </w:style>
  <w:style w:type="paragraph" w:styleId="CommentText">
    <w:name w:val="annotation text"/>
    <w:basedOn w:val="Normal"/>
    <w:link w:val="CommentTextChar"/>
    <w:uiPriority w:val="99"/>
    <w:unhideWhenUsed/>
    <w:qFormat/>
    <w:rsid w:val="00505735"/>
    <w:pPr>
      <w:spacing w:line="240" w:lineRule="auto"/>
    </w:pPr>
    <w:rPr>
      <w:sz w:val="20"/>
      <w:szCs w:val="20"/>
    </w:rPr>
  </w:style>
  <w:style w:type="character" w:customStyle="1" w:styleId="CommentTextChar">
    <w:name w:val="Comment Text Char"/>
    <w:basedOn w:val="DefaultParagraphFont"/>
    <w:link w:val="CommentText"/>
    <w:uiPriority w:val="99"/>
    <w:qFormat/>
    <w:rsid w:val="00505735"/>
    <w:rPr>
      <w:rFonts w:eastAsiaTheme="minorEastAsia"/>
      <w:sz w:val="20"/>
      <w:szCs w:val="20"/>
      <w:lang w:val="id-ID"/>
    </w:rPr>
  </w:style>
  <w:style w:type="paragraph" w:customStyle="1" w:styleId="msolistparagraph0">
    <w:name w:val="msolistparagraph"/>
    <w:rsid w:val="00505735"/>
    <w:pPr>
      <w:ind w:left="720"/>
      <w:contextualSpacing/>
    </w:pPr>
    <w:rPr>
      <w:rFonts w:ascii="Calibri" w:hAnsi="Calibri" w:cs="Times New Roman"/>
      <w:lang w:eastAsia="zh-CN"/>
    </w:rPr>
  </w:style>
  <w:style w:type="paragraph" w:styleId="CommentSubject">
    <w:name w:val="annotation subject"/>
    <w:basedOn w:val="CommentText"/>
    <w:next w:val="CommentText"/>
    <w:link w:val="CommentSubjectChar"/>
    <w:uiPriority w:val="99"/>
    <w:semiHidden/>
    <w:unhideWhenUsed/>
    <w:rsid w:val="00250F33"/>
    <w:rPr>
      <w:b/>
      <w:bCs/>
    </w:rPr>
  </w:style>
  <w:style w:type="character" w:customStyle="1" w:styleId="CommentSubjectChar">
    <w:name w:val="Comment Subject Char"/>
    <w:basedOn w:val="CommentTextChar"/>
    <w:link w:val="CommentSubject"/>
    <w:uiPriority w:val="99"/>
    <w:semiHidden/>
    <w:rsid w:val="00250F33"/>
    <w:rPr>
      <w:rFonts w:eastAsiaTheme="minorEastAsia"/>
      <w:b/>
      <w:bCs/>
      <w:sz w:val="20"/>
      <w:szCs w:val="20"/>
      <w:lang w:val="id-ID"/>
    </w:rPr>
  </w:style>
  <w:style w:type="paragraph" w:styleId="TableofFigures">
    <w:name w:val="table of figures"/>
    <w:basedOn w:val="Normal"/>
    <w:next w:val="Normal"/>
    <w:uiPriority w:val="99"/>
    <w:unhideWhenUsed/>
    <w:qFormat/>
    <w:rsid w:val="00964868"/>
    <w:pPr>
      <w:spacing w:after="0"/>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83925">
      <w:bodyDiv w:val="1"/>
      <w:marLeft w:val="0"/>
      <w:marRight w:val="0"/>
      <w:marTop w:val="0"/>
      <w:marBottom w:val="0"/>
      <w:divBdr>
        <w:top w:val="none" w:sz="0" w:space="0" w:color="auto"/>
        <w:left w:val="none" w:sz="0" w:space="0" w:color="auto"/>
        <w:bottom w:val="none" w:sz="0" w:space="0" w:color="auto"/>
        <w:right w:val="none" w:sz="0" w:space="0" w:color="auto"/>
      </w:divBdr>
    </w:div>
    <w:div w:id="147866975">
      <w:bodyDiv w:val="1"/>
      <w:marLeft w:val="0"/>
      <w:marRight w:val="0"/>
      <w:marTop w:val="0"/>
      <w:marBottom w:val="0"/>
      <w:divBdr>
        <w:top w:val="none" w:sz="0" w:space="0" w:color="auto"/>
        <w:left w:val="none" w:sz="0" w:space="0" w:color="auto"/>
        <w:bottom w:val="none" w:sz="0" w:space="0" w:color="auto"/>
        <w:right w:val="none" w:sz="0" w:space="0" w:color="auto"/>
      </w:divBdr>
    </w:div>
    <w:div w:id="180631786">
      <w:bodyDiv w:val="1"/>
      <w:marLeft w:val="0"/>
      <w:marRight w:val="0"/>
      <w:marTop w:val="0"/>
      <w:marBottom w:val="0"/>
      <w:divBdr>
        <w:top w:val="none" w:sz="0" w:space="0" w:color="auto"/>
        <w:left w:val="none" w:sz="0" w:space="0" w:color="auto"/>
        <w:bottom w:val="none" w:sz="0" w:space="0" w:color="auto"/>
        <w:right w:val="none" w:sz="0" w:space="0" w:color="auto"/>
      </w:divBdr>
    </w:div>
    <w:div w:id="197354892">
      <w:bodyDiv w:val="1"/>
      <w:marLeft w:val="0"/>
      <w:marRight w:val="0"/>
      <w:marTop w:val="0"/>
      <w:marBottom w:val="0"/>
      <w:divBdr>
        <w:top w:val="none" w:sz="0" w:space="0" w:color="auto"/>
        <w:left w:val="none" w:sz="0" w:space="0" w:color="auto"/>
        <w:bottom w:val="none" w:sz="0" w:space="0" w:color="auto"/>
        <w:right w:val="none" w:sz="0" w:space="0" w:color="auto"/>
      </w:divBdr>
      <w:divsChild>
        <w:div w:id="49691822">
          <w:marLeft w:val="0"/>
          <w:marRight w:val="0"/>
          <w:marTop w:val="0"/>
          <w:marBottom w:val="0"/>
          <w:divBdr>
            <w:top w:val="none" w:sz="0" w:space="0" w:color="auto"/>
            <w:left w:val="none" w:sz="0" w:space="0" w:color="auto"/>
            <w:bottom w:val="none" w:sz="0" w:space="0" w:color="auto"/>
            <w:right w:val="none" w:sz="0" w:space="0" w:color="auto"/>
          </w:divBdr>
        </w:div>
        <w:div w:id="70473993">
          <w:marLeft w:val="0"/>
          <w:marRight w:val="0"/>
          <w:marTop w:val="0"/>
          <w:marBottom w:val="0"/>
          <w:divBdr>
            <w:top w:val="none" w:sz="0" w:space="0" w:color="auto"/>
            <w:left w:val="none" w:sz="0" w:space="0" w:color="auto"/>
            <w:bottom w:val="none" w:sz="0" w:space="0" w:color="auto"/>
            <w:right w:val="none" w:sz="0" w:space="0" w:color="auto"/>
          </w:divBdr>
        </w:div>
        <w:div w:id="1175652832">
          <w:marLeft w:val="0"/>
          <w:marRight w:val="0"/>
          <w:marTop w:val="0"/>
          <w:marBottom w:val="0"/>
          <w:divBdr>
            <w:top w:val="none" w:sz="0" w:space="0" w:color="auto"/>
            <w:left w:val="none" w:sz="0" w:space="0" w:color="auto"/>
            <w:bottom w:val="none" w:sz="0" w:space="0" w:color="auto"/>
            <w:right w:val="none" w:sz="0" w:space="0" w:color="auto"/>
          </w:divBdr>
        </w:div>
        <w:div w:id="1402823719">
          <w:marLeft w:val="0"/>
          <w:marRight w:val="0"/>
          <w:marTop w:val="0"/>
          <w:marBottom w:val="0"/>
          <w:divBdr>
            <w:top w:val="none" w:sz="0" w:space="0" w:color="auto"/>
            <w:left w:val="none" w:sz="0" w:space="0" w:color="auto"/>
            <w:bottom w:val="none" w:sz="0" w:space="0" w:color="auto"/>
            <w:right w:val="none" w:sz="0" w:space="0" w:color="auto"/>
          </w:divBdr>
        </w:div>
        <w:div w:id="1611469358">
          <w:marLeft w:val="0"/>
          <w:marRight w:val="0"/>
          <w:marTop w:val="0"/>
          <w:marBottom w:val="0"/>
          <w:divBdr>
            <w:top w:val="none" w:sz="0" w:space="0" w:color="auto"/>
            <w:left w:val="none" w:sz="0" w:space="0" w:color="auto"/>
            <w:bottom w:val="none" w:sz="0" w:space="0" w:color="auto"/>
            <w:right w:val="none" w:sz="0" w:space="0" w:color="auto"/>
          </w:divBdr>
        </w:div>
        <w:div w:id="1960448563">
          <w:marLeft w:val="0"/>
          <w:marRight w:val="0"/>
          <w:marTop w:val="0"/>
          <w:marBottom w:val="0"/>
          <w:divBdr>
            <w:top w:val="none" w:sz="0" w:space="0" w:color="auto"/>
            <w:left w:val="none" w:sz="0" w:space="0" w:color="auto"/>
            <w:bottom w:val="none" w:sz="0" w:space="0" w:color="auto"/>
            <w:right w:val="none" w:sz="0" w:space="0" w:color="auto"/>
          </w:divBdr>
        </w:div>
        <w:div w:id="2102793434">
          <w:marLeft w:val="0"/>
          <w:marRight w:val="0"/>
          <w:marTop w:val="0"/>
          <w:marBottom w:val="0"/>
          <w:divBdr>
            <w:top w:val="none" w:sz="0" w:space="0" w:color="auto"/>
            <w:left w:val="none" w:sz="0" w:space="0" w:color="auto"/>
            <w:bottom w:val="none" w:sz="0" w:space="0" w:color="auto"/>
            <w:right w:val="none" w:sz="0" w:space="0" w:color="auto"/>
          </w:divBdr>
        </w:div>
      </w:divsChild>
    </w:div>
    <w:div w:id="233400472">
      <w:bodyDiv w:val="1"/>
      <w:marLeft w:val="0"/>
      <w:marRight w:val="0"/>
      <w:marTop w:val="0"/>
      <w:marBottom w:val="0"/>
      <w:divBdr>
        <w:top w:val="none" w:sz="0" w:space="0" w:color="auto"/>
        <w:left w:val="none" w:sz="0" w:space="0" w:color="auto"/>
        <w:bottom w:val="none" w:sz="0" w:space="0" w:color="auto"/>
        <w:right w:val="none" w:sz="0" w:space="0" w:color="auto"/>
      </w:divBdr>
    </w:div>
    <w:div w:id="248663109">
      <w:bodyDiv w:val="1"/>
      <w:marLeft w:val="0"/>
      <w:marRight w:val="0"/>
      <w:marTop w:val="0"/>
      <w:marBottom w:val="0"/>
      <w:divBdr>
        <w:top w:val="none" w:sz="0" w:space="0" w:color="auto"/>
        <w:left w:val="none" w:sz="0" w:space="0" w:color="auto"/>
        <w:bottom w:val="none" w:sz="0" w:space="0" w:color="auto"/>
        <w:right w:val="none" w:sz="0" w:space="0" w:color="auto"/>
      </w:divBdr>
    </w:div>
    <w:div w:id="355810437">
      <w:bodyDiv w:val="1"/>
      <w:marLeft w:val="0"/>
      <w:marRight w:val="0"/>
      <w:marTop w:val="0"/>
      <w:marBottom w:val="0"/>
      <w:divBdr>
        <w:top w:val="none" w:sz="0" w:space="0" w:color="auto"/>
        <w:left w:val="none" w:sz="0" w:space="0" w:color="auto"/>
        <w:bottom w:val="none" w:sz="0" w:space="0" w:color="auto"/>
        <w:right w:val="none" w:sz="0" w:space="0" w:color="auto"/>
      </w:divBdr>
    </w:div>
    <w:div w:id="409279538">
      <w:bodyDiv w:val="1"/>
      <w:marLeft w:val="0"/>
      <w:marRight w:val="0"/>
      <w:marTop w:val="0"/>
      <w:marBottom w:val="0"/>
      <w:divBdr>
        <w:top w:val="none" w:sz="0" w:space="0" w:color="auto"/>
        <w:left w:val="none" w:sz="0" w:space="0" w:color="auto"/>
        <w:bottom w:val="none" w:sz="0" w:space="0" w:color="auto"/>
        <w:right w:val="none" w:sz="0" w:space="0" w:color="auto"/>
      </w:divBdr>
    </w:div>
    <w:div w:id="441653012">
      <w:bodyDiv w:val="1"/>
      <w:marLeft w:val="0"/>
      <w:marRight w:val="0"/>
      <w:marTop w:val="0"/>
      <w:marBottom w:val="0"/>
      <w:divBdr>
        <w:top w:val="none" w:sz="0" w:space="0" w:color="auto"/>
        <w:left w:val="none" w:sz="0" w:space="0" w:color="auto"/>
        <w:bottom w:val="none" w:sz="0" w:space="0" w:color="auto"/>
        <w:right w:val="none" w:sz="0" w:space="0" w:color="auto"/>
      </w:divBdr>
    </w:div>
    <w:div w:id="476656072">
      <w:bodyDiv w:val="1"/>
      <w:marLeft w:val="0"/>
      <w:marRight w:val="0"/>
      <w:marTop w:val="0"/>
      <w:marBottom w:val="0"/>
      <w:divBdr>
        <w:top w:val="none" w:sz="0" w:space="0" w:color="auto"/>
        <w:left w:val="none" w:sz="0" w:space="0" w:color="auto"/>
        <w:bottom w:val="none" w:sz="0" w:space="0" w:color="auto"/>
        <w:right w:val="none" w:sz="0" w:space="0" w:color="auto"/>
      </w:divBdr>
    </w:div>
    <w:div w:id="478771086">
      <w:bodyDiv w:val="1"/>
      <w:marLeft w:val="0"/>
      <w:marRight w:val="0"/>
      <w:marTop w:val="0"/>
      <w:marBottom w:val="0"/>
      <w:divBdr>
        <w:top w:val="none" w:sz="0" w:space="0" w:color="auto"/>
        <w:left w:val="none" w:sz="0" w:space="0" w:color="auto"/>
        <w:bottom w:val="none" w:sz="0" w:space="0" w:color="auto"/>
        <w:right w:val="none" w:sz="0" w:space="0" w:color="auto"/>
      </w:divBdr>
      <w:divsChild>
        <w:div w:id="784156844">
          <w:marLeft w:val="0"/>
          <w:marRight w:val="0"/>
          <w:marTop w:val="0"/>
          <w:marBottom w:val="0"/>
          <w:divBdr>
            <w:top w:val="none" w:sz="0" w:space="0" w:color="auto"/>
            <w:left w:val="none" w:sz="0" w:space="0" w:color="auto"/>
            <w:bottom w:val="none" w:sz="0" w:space="0" w:color="auto"/>
            <w:right w:val="none" w:sz="0" w:space="0" w:color="auto"/>
          </w:divBdr>
        </w:div>
        <w:div w:id="446312221">
          <w:marLeft w:val="0"/>
          <w:marRight w:val="0"/>
          <w:marTop w:val="0"/>
          <w:marBottom w:val="0"/>
          <w:divBdr>
            <w:top w:val="none" w:sz="0" w:space="0" w:color="auto"/>
            <w:left w:val="none" w:sz="0" w:space="0" w:color="auto"/>
            <w:bottom w:val="none" w:sz="0" w:space="0" w:color="auto"/>
            <w:right w:val="none" w:sz="0" w:space="0" w:color="auto"/>
          </w:divBdr>
        </w:div>
      </w:divsChild>
    </w:div>
    <w:div w:id="489635778">
      <w:bodyDiv w:val="1"/>
      <w:marLeft w:val="0"/>
      <w:marRight w:val="0"/>
      <w:marTop w:val="0"/>
      <w:marBottom w:val="0"/>
      <w:divBdr>
        <w:top w:val="none" w:sz="0" w:space="0" w:color="auto"/>
        <w:left w:val="none" w:sz="0" w:space="0" w:color="auto"/>
        <w:bottom w:val="none" w:sz="0" w:space="0" w:color="auto"/>
        <w:right w:val="none" w:sz="0" w:space="0" w:color="auto"/>
      </w:divBdr>
      <w:divsChild>
        <w:div w:id="373892299">
          <w:marLeft w:val="0"/>
          <w:marRight w:val="0"/>
          <w:marTop w:val="0"/>
          <w:marBottom w:val="0"/>
          <w:divBdr>
            <w:top w:val="none" w:sz="0" w:space="0" w:color="auto"/>
            <w:left w:val="none" w:sz="0" w:space="0" w:color="auto"/>
            <w:bottom w:val="none" w:sz="0" w:space="0" w:color="auto"/>
            <w:right w:val="none" w:sz="0" w:space="0" w:color="auto"/>
          </w:divBdr>
        </w:div>
        <w:div w:id="18703860">
          <w:marLeft w:val="0"/>
          <w:marRight w:val="0"/>
          <w:marTop w:val="0"/>
          <w:marBottom w:val="0"/>
          <w:divBdr>
            <w:top w:val="none" w:sz="0" w:space="0" w:color="auto"/>
            <w:left w:val="none" w:sz="0" w:space="0" w:color="auto"/>
            <w:bottom w:val="none" w:sz="0" w:space="0" w:color="auto"/>
            <w:right w:val="none" w:sz="0" w:space="0" w:color="auto"/>
          </w:divBdr>
        </w:div>
        <w:div w:id="1520124254">
          <w:marLeft w:val="0"/>
          <w:marRight w:val="0"/>
          <w:marTop w:val="0"/>
          <w:marBottom w:val="0"/>
          <w:divBdr>
            <w:top w:val="none" w:sz="0" w:space="0" w:color="auto"/>
            <w:left w:val="none" w:sz="0" w:space="0" w:color="auto"/>
            <w:bottom w:val="none" w:sz="0" w:space="0" w:color="auto"/>
            <w:right w:val="none" w:sz="0" w:space="0" w:color="auto"/>
          </w:divBdr>
        </w:div>
      </w:divsChild>
    </w:div>
    <w:div w:id="494423139">
      <w:bodyDiv w:val="1"/>
      <w:marLeft w:val="0"/>
      <w:marRight w:val="0"/>
      <w:marTop w:val="0"/>
      <w:marBottom w:val="0"/>
      <w:divBdr>
        <w:top w:val="none" w:sz="0" w:space="0" w:color="auto"/>
        <w:left w:val="none" w:sz="0" w:space="0" w:color="auto"/>
        <w:bottom w:val="none" w:sz="0" w:space="0" w:color="auto"/>
        <w:right w:val="none" w:sz="0" w:space="0" w:color="auto"/>
      </w:divBdr>
    </w:div>
    <w:div w:id="541287898">
      <w:bodyDiv w:val="1"/>
      <w:marLeft w:val="0"/>
      <w:marRight w:val="0"/>
      <w:marTop w:val="0"/>
      <w:marBottom w:val="0"/>
      <w:divBdr>
        <w:top w:val="none" w:sz="0" w:space="0" w:color="auto"/>
        <w:left w:val="none" w:sz="0" w:space="0" w:color="auto"/>
        <w:bottom w:val="none" w:sz="0" w:space="0" w:color="auto"/>
        <w:right w:val="none" w:sz="0" w:space="0" w:color="auto"/>
      </w:divBdr>
    </w:div>
    <w:div w:id="549656871">
      <w:bodyDiv w:val="1"/>
      <w:marLeft w:val="0"/>
      <w:marRight w:val="0"/>
      <w:marTop w:val="0"/>
      <w:marBottom w:val="0"/>
      <w:divBdr>
        <w:top w:val="none" w:sz="0" w:space="0" w:color="auto"/>
        <w:left w:val="none" w:sz="0" w:space="0" w:color="auto"/>
        <w:bottom w:val="none" w:sz="0" w:space="0" w:color="auto"/>
        <w:right w:val="none" w:sz="0" w:space="0" w:color="auto"/>
      </w:divBdr>
    </w:div>
    <w:div w:id="611859569">
      <w:bodyDiv w:val="1"/>
      <w:marLeft w:val="0"/>
      <w:marRight w:val="0"/>
      <w:marTop w:val="0"/>
      <w:marBottom w:val="0"/>
      <w:divBdr>
        <w:top w:val="none" w:sz="0" w:space="0" w:color="auto"/>
        <w:left w:val="none" w:sz="0" w:space="0" w:color="auto"/>
        <w:bottom w:val="none" w:sz="0" w:space="0" w:color="auto"/>
        <w:right w:val="none" w:sz="0" w:space="0" w:color="auto"/>
      </w:divBdr>
    </w:div>
    <w:div w:id="632752488">
      <w:bodyDiv w:val="1"/>
      <w:marLeft w:val="0"/>
      <w:marRight w:val="0"/>
      <w:marTop w:val="0"/>
      <w:marBottom w:val="0"/>
      <w:divBdr>
        <w:top w:val="none" w:sz="0" w:space="0" w:color="auto"/>
        <w:left w:val="none" w:sz="0" w:space="0" w:color="auto"/>
        <w:bottom w:val="none" w:sz="0" w:space="0" w:color="auto"/>
        <w:right w:val="none" w:sz="0" w:space="0" w:color="auto"/>
      </w:divBdr>
    </w:div>
    <w:div w:id="642079516">
      <w:bodyDiv w:val="1"/>
      <w:marLeft w:val="0"/>
      <w:marRight w:val="0"/>
      <w:marTop w:val="0"/>
      <w:marBottom w:val="0"/>
      <w:divBdr>
        <w:top w:val="none" w:sz="0" w:space="0" w:color="auto"/>
        <w:left w:val="none" w:sz="0" w:space="0" w:color="auto"/>
        <w:bottom w:val="none" w:sz="0" w:space="0" w:color="auto"/>
        <w:right w:val="none" w:sz="0" w:space="0" w:color="auto"/>
      </w:divBdr>
    </w:div>
    <w:div w:id="727991669">
      <w:bodyDiv w:val="1"/>
      <w:marLeft w:val="0"/>
      <w:marRight w:val="0"/>
      <w:marTop w:val="0"/>
      <w:marBottom w:val="0"/>
      <w:divBdr>
        <w:top w:val="none" w:sz="0" w:space="0" w:color="auto"/>
        <w:left w:val="none" w:sz="0" w:space="0" w:color="auto"/>
        <w:bottom w:val="none" w:sz="0" w:space="0" w:color="auto"/>
        <w:right w:val="none" w:sz="0" w:space="0" w:color="auto"/>
      </w:divBdr>
    </w:div>
    <w:div w:id="754742427">
      <w:bodyDiv w:val="1"/>
      <w:marLeft w:val="0"/>
      <w:marRight w:val="0"/>
      <w:marTop w:val="0"/>
      <w:marBottom w:val="0"/>
      <w:divBdr>
        <w:top w:val="none" w:sz="0" w:space="0" w:color="auto"/>
        <w:left w:val="none" w:sz="0" w:space="0" w:color="auto"/>
        <w:bottom w:val="none" w:sz="0" w:space="0" w:color="auto"/>
        <w:right w:val="none" w:sz="0" w:space="0" w:color="auto"/>
      </w:divBdr>
    </w:div>
    <w:div w:id="768696443">
      <w:bodyDiv w:val="1"/>
      <w:marLeft w:val="0"/>
      <w:marRight w:val="0"/>
      <w:marTop w:val="0"/>
      <w:marBottom w:val="0"/>
      <w:divBdr>
        <w:top w:val="none" w:sz="0" w:space="0" w:color="auto"/>
        <w:left w:val="none" w:sz="0" w:space="0" w:color="auto"/>
        <w:bottom w:val="none" w:sz="0" w:space="0" w:color="auto"/>
        <w:right w:val="none" w:sz="0" w:space="0" w:color="auto"/>
      </w:divBdr>
    </w:div>
    <w:div w:id="806094050">
      <w:bodyDiv w:val="1"/>
      <w:marLeft w:val="0"/>
      <w:marRight w:val="0"/>
      <w:marTop w:val="0"/>
      <w:marBottom w:val="0"/>
      <w:divBdr>
        <w:top w:val="none" w:sz="0" w:space="0" w:color="auto"/>
        <w:left w:val="none" w:sz="0" w:space="0" w:color="auto"/>
        <w:bottom w:val="none" w:sz="0" w:space="0" w:color="auto"/>
        <w:right w:val="none" w:sz="0" w:space="0" w:color="auto"/>
      </w:divBdr>
    </w:div>
    <w:div w:id="816343940">
      <w:bodyDiv w:val="1"/>
      <w:marLeft w:val="0"/>
      <w:marRight w:val="0"/>
      <w:marTop w:val="0"/>
      <w:marBottom w:val="0"/>
      <w:divBdr>
        <w:top w:val="none" w:sz="0" w:space="0" w:color="auto"/>
        <w:left w:val="none" w:sz="0" w:space="0" w:color="auto"/>
        <w:bottom w:val="none" w:sz="0" w:space="0" w:color="auto"/>
        <w:right w:val="none" w:sz="0" w:space="0" w:color="auto"/>
      </w:divBdr>
    </w:div>
    <w:div w:id="925920302">
      <w:bodyDiv w:val="1"/>
      <w:marLeft w:val="0"/>
      <w:marRight w:val="0"/>
      <w:marTop w:val="0"/>
      <w:marBottom w:val="0"/>
      <w:divBdr>
        <w:top w:val="none" w:sz="0" w:space="0" w:color="auto"/>
        <w:left w:val="none" w:sz="0" w:space="0" w:color="auto"/>
        <w:bottom w:val="none" w:sz="0" w:space="0" w:color="auto"/>
        <w:right w:val="none" w:sz="0" w:space="0" w:color="auto"/>
      </w:divBdr>
    </w:div>
    <w:div w:id="1015694771">
      <w:bodyDiv w:val="1"/>
      <w:marLeft w:val="0"/>
      <w:marRight w:val="0"/>
      <w:marTop w:val="0"/>
      <w:marBottom w:val="0"/>
      <w:divBdr>
        <w:top w:val="none" w:sz="0" w:space="0" w:color="auto"/>
        <w:left w:val="none" w:sz="0" w:space="0" w:color="auto"/>
        <w:bottom w:val="none" w:sz="0" w:space="0" w:color="auto"/>
        <w:right w:val="none" w:sz="0" w:space="0" w:color="auto"/>
      </w:divBdr>
    </w:div>
    <w:div w:id="1025785214">
      <w:bodyDiv w:val="1"/>
      <w:marLeft w:val="0"/>
      <w:marRight w:val="0"/>
      <w:marTop w:val="0"/>
      <w:marBottom w:val="0"/>
      <w:divBdr>
        <w:top w:val="none" w:sz="0" w:space="0" w:color="auto"/>
        <w:left w:val="none" w:sz="0" w:space="0" w:color="auto"/>
        <w:bottom w:val="none" w:sz="0" w:space="0" w:color="auto"/>
        <w:right w:val="none" w:sz="0" w:space="0" w:color="auto"/>
      </w:divBdr>
    </w:div>
    <w:div w:id="1036740207">
      <w:bodyDiv w:val="1"/>
      <w:marLeft w:val="0"/>
      <w:marRight w:val="0"/>
      <w:marTop w:val="0"/>
      <w:marBottom w:val="0"/>
      <w:divBdr>
        <w:top w:val="none" w:sz="0" w:space="0" w:color="auto"/>
        <w:left w:val="none" w:sz="0" w:space="0" w:color="auto"/>
        <w:bottom w:val="none" w:sz="0" w:space="0" w:color="auto"/>
        <w:right w:val="none" w:sz="0" w:space="0" w:color="auto"/>
      </w:divBdr>
    </w:div>
    <w:div w:id="1061906030">
      <w:bodyDiv w:val="1"/>
      <w:marLeft w:val="0"/>
      <w:marRight w:val="0"/>
      <w:marTop w:val="0"/>
      <w:marBottom w:val="0"/>
      <w:divBdr>
        <w:top w:val="none" w:sz="0" w:space="0" w:color="auto"/>
        <w:left w:val="none" w:sz="0" w:space="0" w:color="auto"/>
        <w:bottom w:val="none" w:sz="0" w:space="0" w:color="auto"/>
        <w:right w:val="none" w:sz="0" w:space="0" w:color="auto"/>
      </w:divBdr>
    </w:div>
    <w:div w:id="1066992134">
      <w:bodyDiv w:val="1"/>
      <w:marLeft w:val="0"/>
      <w:marRight w:val="0"/>
      <w:marTop w:val="0"/>
      <w:marBottom w:val="0"/>
      <w:divBdr>
        <w:top w:val="none" w:sz="0" w:space="0" w:color="auto"/>
        <w:left w:val="none" w:sz="0" w:space="0" w:color="auto"/>
        <w:bottom w:val="none" w:sz="0" w:space="0" w:color="auto"/>
        <w:right w:val="none" w:sz="0" w:space="0" w:color="auto"/>
      </w:divBdr>
    </w:div>
    <w:div w:id="1106460384">
      <w:bodyDiv w:val="1"/>
      <w:marLeft w:val="0"/>
      <w:marRight w:val="0"/>
      <w:marTop w:val="0"/>
      <w:marBottom w:val="0"/>
      <w:divBdr>
        <w:top w:val="none" w:sz="0" w:space="0" w:color="auto"/>
        <w:left w:val="none" w:sz="0" w:space="0" w:color="auto"/>
        <w:bottom w:val="none" w:sz="0" w:space="0" w:color="auto"/>
        <w:right w:val="none" w:sz="0" w:space="0" w:color="auto"/>
      </w:divBdr>
    </w:div>
    <w:div w:id="1122460582">
      <w:bodyDiv w:val="1"/>
      <w:marLeft w:val="0"/>
      <w:marRight w:val="0"/>
      <w:marTop w:val="0"/>
      <w:marBottom w:val="0"/>
      <w:divBdr>
        <w:top w:val="none" w:sz="0" w:space="0" w:color="auto"/>
        <w:left w:val="none" w:sz="0" w:space="0" w:color="auto"/>
        <w:bottom w:val="none" w:sz="0" w:space="0" w:color="auto"/>
        <w:right w:val="none" w:sz="0" w:space="0" w:color="auto"/>
      </w:divBdr>
    </w:div>
    <w:div w:id="1131366403">
      <w:bodyDiv w:val="1"/>
      <w:marLeft w:val="0"/>
      <w:marRight w:val="0"/>
      <w:marTop w:val="0"/>
      <w:marBottom w:val="0"/>
      <w:divBdr>
        <w:top w:val="none" w:sz="0" w:space="0" w:color="auto"/>
        <w:left w:val="none" w:sz="0" w:space="0" w:color="auto"/>
        <w:bottom w:val="none" w:sz="0" w:space="0" w:color="auto"/>
        <w:right w:val="none" w:sz="0" w:space="0" w:color="auto"/>
      </w:divBdr>
    </w:div>
    <w:div w:id="1188255412">
      <w:bodyDiv w:val="1"/>
      <w:marLeft w:val="0"/>
      <w:marRight w:val="0"/>
      <w:marTop w:val="0"/>
      <w:marBottom w:val="0"/>
      <w:divBdr>
        <w:top w:val="none" w:sz="0" w:space="0" w:color="auto"/>
        <w:left w:val="none" w:sz="0" w:space="0" w:color="auto"/>
        <w:bottom w:val="none" w:sz="0" w:space="0" w:color="auto"/>
        <w:right w:val="none" w:sz="0" w:space="0" w:color="auto"/>
      </w:divBdr>
      <w:divsChild>
        <w:div w:id="1078866279">
          <w:marLeft w:val="0"/>
          <w:marRight w:val="0"/>
          <w:marTop w:val="0"/>
          <w:marBottom w:val="0"/>
          <w:divBdr>
            <w:top w:val="none" w:sz="0" w:space="0" w:color="auto"/>
            <w:left w:val="none" w:sz="0" w:space="0" w:color="auto"/>
            <w:bottom w:val="none" w:sz="0" w:space="0" w:color="auto"/>
            <w:right w:val="none" w:sz="0" w:space="0" w:color="auto"/>
          </w:divBdr>
        </w:div>
      </w:divsChild>
    </w:div>
    <w:div w:id="1205799851">
      <w:bodyDiv w:val="1"/>
      <w:marLeft w:val="0"/>
      <w:marRight w:val="0"/>
      <w:marTop w:val="0"/>
      <w:marBottom w:val="0"/>
      <w:divBdr>
        <w:top w:val="none" w:sz="0" w:space="0" w:color="auto"/>
        <w:left w:val="none" w:sz="0" w:space="0" w:color="auto"/>
        <w:bottom w:val="none" w:sz="0" w:space="0" w:color="auto"/>
        <w:right w:val="none" w:sz="0" w:space="0" w:color="auto"/>
      </w:divBdr>
    </w:div>
    <w:div w:id="1217468911">
      <w:bodyDiv w:val="1"/>
      <w:marLeft w:val="0"/>
      <w:marRight w:val="0"/>
      <w:marTop w:val="0"/>
      <w:marBottom w:val="0"/>
      <w:divBdr>
        <w:top w:val="none" w:sz="0" w:space="0" w:color="auto"/>
        <w:left w:val="none" w:sz="0" w:space="0" w:color="auto"/>
        <w:bottom w:val="none" w:sz="0" w:space="0" w:color="auto"/>
        <w:right w:val="none" w:sz="0" w:space="0" w:color="auto"/>
      </w:divBdr>
    </w:div>
    <w:div w:id="1374764913">
      <w:bodyDiv w:val="1"/>
      <w:marLeft w:val="0"/>
      <w:marRight w:val="0"/>
      <w:marTop w:val="0"/>
      <w:marBottom w:val="0"/>
      <w:divBdr>
        <w:top w:val="none" w:sz="0" w:space="0" w:color="auto"/>
        <w:left w:val="none" w:sz="0" w:space="0" w:color="auto"/>
        <w:bottom w:val="none" w:sz="0" w:space="0" w:color="auto"/>
        <w:right w:val="none" w:sz="0" w:space="0" w:color="auto"/>
      </w:divBdr>
    </w:div>
    <w:div w:id="1409109412">
      <w:bodyDiv w:val="1"/>
      <w:marLeft w:val="0"/>
      <w:marRight w:val="0"/>
      <w:marTop w:val="0"/>
      <w:marBottom w:val="0"/>
      <w:divBdr>
        <w:top w:val="none" w:sz="0" w:space="0" w:color="auto"/>
        <w:left w:val="none" w:sz="0" w:space="0" w:color="auto"/>
        <w:bottom w:val="none" w:sz="0" w:space="0" w:color="auto"/>
        <w:right w:val="none" w:sz="0" w:space="0" w:color="auto"/>
      </w:divBdr>
    </w:div>
    <w:div w:id="1444812070">
      <w:bodyDiv w:val="1"/>
      <w:marLeft w:val="0"/>
      <w:marRight w:val="0"/>
      <w:marTop w:val="0"/>
      <w:marBottom w:val="0"/>
      <w:divBdr>
        <w:top w:val="none" w:sz="0" w:space="0" w:color="auto"/>
        <w:left w:val="none" w:sz="0" w:space="0" w:color="auto"/>
        <w:bottom w:val="none" w:sz="0" w:space="0" w:color="auto"/>
        <w:right w:val="none" w:sz="0" w:space="0" w:color="auto"/>
      </w:divBdr>
    </w:div>
    <w:div w:id="1476143741">
      <w:bodyDiv w:val="1"/>
      <w:marLeft w:val="0"/>
      <w:marRight w:val="0"/>
      <w:marTop w:val="0"/>
      <w:marBottom w:val="0"/>
      <w:divBdr>
        <w:top w:val="none" w:sz="0" w:space="0" w:color="auto"/>
        <w:left w:val="none" w:sz="0" w:space="0" w:color="auto"/>
        <w:bottom w:val="none" w:sz="0" w:space="0" w:color="auto"/>
        <w:right w:val="none" w:sz="0" w:space="0" w:color="auto"/>
      </w:divBdr>
    </w:div>
    <w:div w:id="1554585599">
      <w:bodyDiv w:val="1"/>
      <w:marLeft w:val="0"/>
      <w:marRight w:val="0"/>
      <w:marTop w:val="0"/>
      <w:marBottom w:val="0"/>
      <w:divBdr>
        <w:top w:val="none" w:sz="0" w:space="0" w:color="auto"/>
        <w:left w:val="none" w:sz="0" w:space="0" w:color="auto"/>
        <w:bottom w:val="none" w:sz="0" w:space="0" w:color="auto"/>
        <w:right w:val="none" w:sz="0" w:space="0" w:color="auto"/>
      </w:divBdr>
    </w:div>
    <w:div w:id="1562908787">
      <w:bodyDiv w:val="1"/>
      <w:marLeft w:val="0"/>
      <w:marRight w:val="0"/>
      <w:marTop w:val="0"/>
      <w:marBottom w:val="0"/>
      <w:divBdr>
        <w:top w:val="none" w:sz="0" w:space="0" w:color="auto"/>
        <w:left w:val="none" w:sz="0" w:space="0" w:color="auto"/>
        <w:bottom w:val="none" w:sz="0" w:space="0" w:color="auto"/>
        <w:right w:val="none" w:sz="0" w:space="0" w:color="auto"/>
      </w:divBdr>
    </w:div>
    <w:div w:id="1579905229">
      <w:bodyDiv w:val="1"/>
      <w:marLeft w:val="0"/>
      <w:marRight w:val="0"/>
      <w:marTop w:val="0"/>
      <w:marBottom w:val="0"/>
      <w:divBdr>
        <w:top w:val="none" w:sz="0" w:space="0" w:color="auto"/>
        <w:left w:val="none" w:sz="0" w:space="0" w:color="auto"/>
        <w:bottom w:val="none" w:sz="0" w:space="0" w:color="auto"/>
        <w:right w:val="none" w:sz="0" w:space="0" w:color="auto"/>
      </w:divBdr>
    </w:div>
    <w:div w:id="1597708224">
      <w:bodyDiv w:val="1"/>
      <w:marLeft w:val="0"/>
      <w:marRight w:val="0"/>
      <w:marTop w:val="0"/>
      <w:marBottom w:val="0"/>
      <w:divBdr>
        <w:top w:val="none" w:sz="0" w:space="0" w:color="auto"/>
        <w:left w:val="none" w:sz="0" w:space="0" w:color="auto"/>
        <w:bottom w:val="none" w:sz="0" w:space="0" w:color="auto"/>
        <w:right w:val="none" w:sz="0" w:space="0" w:color="auto"/>
      </w:divBdr>
    </w:div>
    <w:div w:id="1620409657">
      <w:bodyDiv w:val="1"/>
      <w:marLeft w:val="0"/>
      <w:marRight w:val="0"/>
      <w:marTop w:val="0"/>
      <w:marBottom w:val="0"/>
      <w:divBdr>
        <w:top w:val="none" w:sz="0" w:space="0" w:color="auto"/>
        <w:left w:val="none" w:sz="0" w:space="0" w:color="auto"/>
        <w:bottom w:val="none" w:sz="0" w:space="0" w:color="auto"/>
        <w:right w:val="none" w:sz="0" w:space="0" w:color="auto"/>
      </w:divBdr>
    </w:div>
    <w:div w:id="1692798219">
      <w:bodyDiv w:val="1"/>
      <w:marLeft w:val="0"/>
      <w:marRight w:val="0"/>
      <w:marTop w:val="0"/>
      <w:marBottom w:val="0"/>
      <w:divBdr>
        <w:top w:val="none" w:sz="0" w:space="0" w:color="auto"/>
        <w:left w:val="none" w:sz="0" w:space="0" w:color="auto"/>
        <w:bottom w:val="none" w:sz="0" w:space="0" w:color="auto"/>
        <w:right w:val="none" w:sz="0" w:space="0" w:color="auto"/>
      </w:divBdr>
    </w:div>
    <w:div w:id="1729105173">
      <w:bodyDiv w:val="1"/>
      <w:marLeft w:val="0"/>
      <w:marRight w:val="0"/>
      <w:marTop w:val="0"/>
      <w:marBottom w:val="0"/>
      <w:divBdr>
        <w:top w:val="none" w:sz="0" w:space="0" w:color="auto"/>
        <w:left w:val="none" w:sz="0" w:space="0" w:color="auto"/>
        <w:bottom w:val="none" w:sz="0" w:space="0" w:color="auto"/>
        <w:right w:val="none" w:sz="0" w:space="0" w:color="auto"/>
      </w:divBdr>
    </w:div>
    <w:div w:id="1884169788">
      <w:bodyDiv w:val="1"/>
      <w:marLeft w:val="0"/>
      <w:marRight w:val="0"/>
      <w:marTop w:val="0"/>
      <w:marBottom w:val="0"/>
      <w:divBdr>
        <w:top w:val="none" w:sz="0" w:space="0" w:color="auto"/>
        <w:left w:val="none" w:sz="0" w:space="0" w:color="auto"/>
        <w:bottom w:val="none" w:sz="0" w:space="0" w:color="auto"/>
        <w:right w:val="none" w:sz="0" w:space="0" w:color="auto"/>
      </w:divBdr>
    </w:div>
    <w:div w:id="1935893125">
      <w:bodyDiv w:val="1"/>
      <w:marLeft w:val="0"/>
      <w:marRight w:val="0"/>
      <w:marTop w:val="0"/>
      <w:marBottom w:val="0"/>
      <w:divBdr>
        <w:top w:val="none" w:sz="0" w:space="0" w:color="auto"/>
        <w:left w:val="none" w:sz="0" w:space="0" w:color="auto"/>
        <w:bottom w:val="none" w:sz="0" w:space="0" w:color="auto"/>
        <w:right w:val="none" w:sz="0" w:space="0" w:color="auto"/>
      </w:divBdr>
    </w:div>
    <w:div w:id="1950233135">
      <w:bodyDiv w:val="1"/>
      <w:marLeft w:val="0"/>
      <w:marRight w:val="0"/>
      <w:marTop w:val="0"/>
      <w:marBottom w:val="0"/>
      <w:divBdr>
        <w:top w:val="none" w:sz="0" w:space="0" w:color="auto"/>
        <w:left w:val="none" w:sz="0" w:space="0" w:color="auto"/>
        <w:bottom w:val="none" w:sz="0" w:space="0" w:color="auto"/>
        <w:right w:val="none" w:sz="0" w:space="0" w:color="auto"/>
      </w:divBdr>
    </w:div>
    <w:div w:id="1980837832">
      <w:bodyDiv w:val="1"/>
      <w:marLeft w:val="0"/>
      <w:marRight w:val="0"/>
      <w:marTop w:val="0"/>
      <w:marBottom w:val="0"/>
      <w:divBdr>
        <w:top w:val="none" w:sz="0" w:space="0" w:color="auto"/>
        <w:left w:val="none" w:sz="0" w:space="0" w:color="auto"/>
        <w:bottom w:val="none" w:sz="0" w:space="0" w:color="auto"/>
        <w:right w:val="none" w:sz="0" w:space="0" w:color="auto"/>
      </w:divBdr>
    </w:div>
    <w:div w:id="1986082231">
      <w:bodyDiv w:val="1"/>
      <w:marLeft w:val="0"/>
      <w:marRight w:val="0"/>
      <w:marTop w:val="0"/>
      <w:marBottom w:val="0"/>
      <w:divBdr>
        <w:top w:val="none" w:sz="0" w:space="0" w:color="auto"/>
        <w:left w:val="none" w:sz="0" w:space="0" w:color="auto"/>
        <w:bottom w:val="none" w:sz="0" w:space="0" w:color="auto"/>
        <w:right w:val="none" w:sz="0" w:space="0" w:color="auto"/>
      </w:divBdr>
    </w:div>
    <w:div w:id="2087913995">
      <w:bodyDiv w:val="1"/>
      <w:marLeft w:val="0"/>
      <w:marRight w:val="0"/>
      <w:marTop w:val="0"/>
      <w:marBottom w:val="0"/>
      <w:divBdr>
        <w:top w:val="none" w:sz="0" w:space="0" w:color="auto"/>
        <w:left w:val="none" w:sz="0" w:space="0" w:color="auto"/>
        <w:bottom w:val="none" w:sz="0" w:space="0" w:color="auto"/>
        <w:right w:val="none" w:sz="0" w:space="0" w:color="auto"/>
      </w:divBdr>
    </w:div>
    <w:div w:id="2118676372">
      <w:bodyDiv w:val="1"/>
      <w:marLeft w:val="0"/>
      <w:marRight w:val="0"/>
      <w:marTop w:val="0"/>
      <w:marBottom w:val="0"/>
      <w:divBdr>
        <w:top w:val="none" w:sz="0" w:space="0" w:color="auto"/>
        <w:left w:val="none" w:sz="0" w:space="0" w:color="auto"/>
        <w:bottom w:val="none" w:sz="0" w:space="0" w:color="auto"/>
        <w:right w:val="none" w:sz="0" w:space="0" w:color="auto"/>
      </w:divBdr>
    </w:div>
    <w:div w:id="21454167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jp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5.xm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20" Type="http://schemas.openxmlformats.org/officeDocument/2006/relationships/image" Target="media/image6.jpeg"/><Relationship Id="rId41" Type="http://schemas.openxmlformats.org/officeDocument/2006/relationships/image" Target="media/image26.png"/><Relationship Id="rId54" Type="http://schemas.openxmlformats.org/officeDocument/2006/relationships/image" Target="media/image39.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Mis17</b:Tag>
    <b:SourceType>Book</b:SourceType>
    <b:Guid>{158F9498-490E-2349-B856-168148181579}</b:Guid>
    <b:Author>
      <b:Author>
        <b:NameList>
          <b:Person>
            <b:Last>Missaoui</b:Last>
            <b:First>Rokia</b:First>
          </b:Person>
          <b:Person>
            <b:Last>Abdessalem</b:Last>
            <b:First>Talel</b:First>
          </b:Person>
        </b:NameList>
      </b:Author>
    </b:Author>
    <b:Title>Trends in Social Network Analysis</b:Title>
    <b:Year>2017</b:Year>
    <b:City>Switzerland</b:City>
    <b:Publisher>Springer</b:Publisher>
    <b:RefOrder>22</b:RefOrder>
  </b:Source>
  <b:Source xmlns:b="http://schemas.openxmlformats.org/officeDocument/2006/bibliography">
    <b:Tag>Ris231</b:Tag>
    <b:SourceType>JournalArticle</b:SourceType>
    <b:Guid>{88C1D327-E036-415B-B425-DDEA6A91894D}</b:Guid>
    <b:Author>
      <b:Author>
        <b:NameList>
          <b:Person>
            <b:Last>Riski </b:Last>
            <b:First>annisa</b:First>
          </b:Person>
          <b:Person>
            <b:Last>Panny </b:Last>
            <b:Middle>rahayunigsih</b:Middle>
            <b:First>agustia</b:First>
          </b:Person>
          <b:Person>
            <b:Last>Anna</b:Last>
          </b:Person>
        </b:NameList>
      </b:Author>
    </b:Author>
    <b:Title>Perancangan Sistem Informasi Inventaris Sarana dan Prasarana Sekolah Berbasis Web</b:Title>
    <b:JournalName>Jurnal Informatika dan Teknologi</b:JournalName>
    <b:Year>2023</b:Year>
    <b:Pages>2-3</b:Pages>
    <b:RefOrder>1</b:RefOrder>
  </b:Source>
</b:Sources>
</file>

<file path=customXml/itemProps1.xml><?xml version="1.0" encoding="utf-8"?>
<ds:datastoreItem xmlns:ds="http://schemas.openxmlformats.org/officeDocument/2006/customXml" ds:itemID="{35118F35-F4B1-4FCE-ACCF-1AE70C9C0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6358</TotalTime>
  <Pages>83</Pages>
  <Words>18680</Words>
  <Characters>106482</Characters>
  <Application>Microsoft Office Word</Application>
  <DocSecurity>0</DocSecurity>
  <Lines>887</Lines>
  <Paragraphs>249</Paragraphs>
  <ScaleCrop>false</ScaleCrop>
  <HeadingPairs>
    <vt:vector size="2" baseType="variant">
      <vt:variant>
        <vt:lpstr>Title</vt:lpstr>
      </vt:variant>
      <vt:variant>
        <vt:i4>1</vt:i4>
      </vt:variant>
    </vt:vector>
  </HeadingPairs>
  <TitlesOfParts>
    <vt:vector size="1" baseType="lpstr">
      <vt:lpstr/>
    </vt:vector>
  </TitlesOfParts>
  <Company>BLACK EDITION - tum0r</Company>
  <LinksUpToDate>false</LinksUpToDate>
  <CharactersWithSpaces>124913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Win7Pro</dc:creator>
  <cp:keywords/>
  <dc:description/>
  <cp:lastModifiedBy>ditaratnasari29@outlook.com</cp:lastModifiedBy>
  <cp:revision>5</cp:revision>
  <cp:lastPrinted>2024-05-13T07:59:00Z</cp:lastPrinted>
  <dcterms:created xsi:type="dcterms:W3CDTF">2024-05-14T10:57:00Z</dcterms:created>
  <dcterms:modified xsi:type="dcterms:W3CDTF">2024-05-26T16:48:00Z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4a333ecf-9b8d-3cc5-8d7d-e1b133697761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